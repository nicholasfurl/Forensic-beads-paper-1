
<file path=[Content_Types].xml><?xml version="1.0" encoding="utf-8"?>
<Types xmlns="http://schemas.openxmlformats.org/package/2006/content-types">
  <Default Extension="jpeg" ContentType="image/jpe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571CC3" w14:textId="37C460B5" w:rsidR="004E09F5" w:rsidRPr="00D61CE1" w:rsidRDefault="0055775D" w:rsidP="004F268C">
      <w:pPr>
        <w:spacing w:before="100" w:after="0" w:line="480" w:lineRule="auto"/>
        <w:rPr>
          <w:rFonts w:ascii="Arial" w:eastAsia="Times New Roman" w:hAnsi="Arial" w:cs="Arial"/>
          <w:color w:val="000000" w:themeColor="text1"/>
          <w:lang w:eastAsia="en-GB"/>
        </w:rPr>
      </w:pPr>
      <w:del w:id="0" w:author="Furl, Nicholas" w:date="2024-10-01T12:12:00Z" w16du:dateUtc="2024-10-01T11:12:00Z">
        <w:r w:rsidDel="00E1496C">
          <w:rPr>
            <w:rFonts w:ascii="Arial" w:eastAsia="Times New Roman" w:hAnsi="Arial" w:cs="Arial"/>
            <w:color w:val="000000" w:themeColor="text1"/>
            <w:lang w:eastAsia="en-GB"/>
          </w:rPr>
          <w:delText>;</w:delText>
        </w:r>
        <w:r w:rsidR="00517403" w:rsidDel="00E1496C">
          <w:rPr>
            <w:rFonts w:ascii="Arial" w:eastAsia="Times New Roman" w:hAnsi="Arial" w:cs="Arial"/>
            <w:color w:val="000000" w:themeColor="text1"/>
            <w:lang w:eastAsia="en-GB"/>
          </w:rPr>
          <w:delText>j</w:delText>
        </w:r>
      </w:del>
    </w:p>
    <w:p w14:paraId="2EF72BF3"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p>
    <w:p w14:paraId="5B5DCB37" w14:textId="77777777" w:rsidR="00F53EE9" w:rsidRPr="00D61CE1" w:rsidRDefault="00F53EE9" w:rsidP="004F268C">
      <w:pPr>
        <w:spacing w:before="100" w:after="0" w:line="480" w:lineRule="auto"/>
        <w:rPr>
          <w:rFonts w:ascii="Arial" w:eastAsia="Times New Roman" w:hAnsi="Arial" w:cs="Arial"/>
          <w:color w:val="000000" w:themeColor="text1"/>
          <w:lang w:eastAsia="en-GB"/>
        </w:rPr>
      </w:pPr>
    </w:p>
    <w:p w14:paraId="3849D0D3" w14:textId="31F8FBDE" w:rsidR="004E09F5" w:rsidRPr="00D61CE1" w:rsidRDefault="0010472D" w:rsidP="004F268C">
      <w:pPr>
        <w:spacing w:before="100" w:after="0" w:line="480" w:lineRule="auto"/>
        <w:jc w:val="center"/>
        <w:rPr>
          <w:rFonts w:ascii="Arial" w:eastAsia="Times New Roman" w:hAnsi="Arial" w:cs="Arial"/>
          <w:b/>
          <w:color w:val="000000" w:themeColor="text1"/>
          <w:lang w:eastAsia="en-GB"/>
        </w:rPr>
      </w:pPr>
      <w:ins w:id="1" w:author="Furl, Nicholas" w:date="2024-10-01T12:10:00Z" w16du:dateUtc="2024-10-01T11:10:00Z">
        <w:r>
          <w:rPr>
            <w:rFonts w:ascii="Arial" w:eastAsia="Times New Roman" w:hAnsi="Arial" w:cs="Arial"/>
            <w:b/>
            <w:color w:val="000000" w:themeColor="text1"/>
            <w:lang w:eastAsia="en-GB"/>
          </w:rPr>
          <w:t>H</w:t>
        </w:r>
      </w:ins>
      <w:ins w:id="2" w:author="Furl, Nicholas" w:date="2024-10-01T12:09:00Z" w16du:dateUtc="2024-10-01T11:09:00Z">
        <w:r>
          <w:rPr>
            <w:rFonts w:ascii="Arial" w:eastAsia="Times New Roman" w:hAnsi="Arial" w:cs="Arial"/>
            <w:b/>
            <w:color w:val="000000" w:themeColor="text1"/>
            <w:lang w:eastAsia="en-GB"/>
          </w:rPr>
          <w:t xml:space="preserve">euristic </w:t>
        </w:r>
      </w:ins>
      <w:ins w:id="3" w:author="Furl, Nicholas" w:date="2024-10-01T12:10:00Z" w16du:dateUtc="2024-10-01T11:10:00Z">
        <w:r>
          <w:rPr>
            <w:rFonts w:ascii="Arial" w:eastAsia="Times New Roman" w:hAnsi="Arial" w:cs="Arial"/>
            <w:b/>
            <w:color w:val="000000" w:themeColor="text1"/>
            <w:lang w:eastAsia="en-GB"/>
          </w:rPr>
          <w:t>B</w:t>
        </w:r>
      </w:ins>
      <w:ins w:id="4" w:author="Furl, Nicholas" w:date="2024-10-01T12:09:00Z" w16du:dateUtc="2024-10-01T11:09:00Z">
        <w:r>
          <w:rPr>
            <w:rFonts w:ascii="Arial" w:eastAsia="Times New Roman" w:hAnsi="Arial" w:cs="Arial"/>
            <w:b/>
            <w:color w:val="000000" w:themeColor="text1"/>
            <w:lang w:eastAsia="en-GB"/>
          </w:rPr>
          <w:t xml:space="preserve">elief </w:t>
        </w:r>
      </w:ins>
      <w:ins w:id="5" w:author="Furl, Nicholas" w:date="2024-10-01T12:10:00Z" w16du:dateUtc="2024-10-01T11:10:00Z">
        <w:r>
          <w:rPr>
            <w:rFonts w:ascii="Arial" w:eastAsia="Times New Roman" w:hAnsi="Arial" w:cs="Arial"/>
            <w:b/>
            <w:color w:val="000000" w:themeColor="text1"/>
            <w:lang w:eastAsia="en-GB"/>
          </w:rPr>
          <w:t>U</w:t>
        </w:r>
      </w:ins>
      <w:ins w:id="6" w:author="Furl, Nicholas" w:date="2024-10-01T12:09:00Z" w16du:dateUtc="2024-10-01T11:09:00Z">
        <w:r>
          <w:rPr>
            <w:rFonts w:ascii="Arial" w:eastAsia="Times New Roman" w:hAnsi="Arial" w:cs="Arial"/>
            <w:b/>
            <w:color w:val="000000" w:themeColor="text1"/>
            <w:lang w:eastAsia="en-GB"/>
          </w:rPr>
          <w:t xml:space="preserve">pdating </w:t>
        </w:r>
      </w:ins>
      <w:del w:id="7" w:author="Furl, Nicholas" w:date="2024-10-01T12:09:00Z" w16du:dateUtc="2024-10-01T11:09:00Z">
        <w:r w:rsidR="00C5137B" w:rsidRPr="00D61CE1" w:rsidDel="0010472D">
          <w:rPr>
            <w:rFonts w:ascii="Arial" w:eastAsia="Times New Roman" w:hAnsi="Arial" w:cs="Arial"/>
            <w:b/>
            <w:color w:val="000000" w:themeColor="text1"/>
            <w:lang w:eastAsia="en-GB"/>
          </w:rPr>
          <w:delText>H</w:delText>
        </w:r>
      </w:del>
      <w:del w:id="8" w:author="Furl, Nicholas" w:date="2024-10-01T12:10:00Z" w16du:dateUtc="2024-10-01T11:10:00Z">
        <w:r w:rsidR="00C5137B" w:rsidRPr="00D61CE1" w:rsidDel="0010472D">
          <w:rPr>
            <w:rFonts w:ascii="Arial" w:eastAsia="Times New Roman" w:hAnsi="Arial" w:cs="Arial"/>
            <w:b/>
            <w:color w:val="000000" w:themeColor="text1"/>
            <w:lang w:eastAsia="en-GB"/>
          </w:rPr>
          <w:delText>umans Form Biased Beliefs from S</w:delText>
        </w:r>
        <w:r w:rsidR="004E09F5" w:rsidRPr="00D61CE1" w:rsidDel="0010472D">
          <w:rPr>
            <w:rFonts w:ascii="Arial" w:eastAsia="Times New Roman" w:hAnsi="Arial" w:cs="Arial"/>
            <w:b/>
            <w:color w:val="000000" w:themeColor="text1"/>
            <w:lang w:eastAsia="en-GB"/>
          </w:rPr>
          <w:delText xml:space="preserve">amples of </w:delText>
        </w:r>
        <w:r w:rsidR="00C5137B" w:rsidRPr="00D61CE1" w:rsidDel="0010472D">
          <w:rPr>
            <w:rFonts w:ascii="Arial" w:eastAsia="Times New Roman" w:hAnsi="Arial" w:cs="Arial"/>
            <w:b/>
            <w:color w:val="000000" w:themeColor="text1"/>
            <w:lang w:eastAsia="en-GB"/>
          </w:rPr>
          <w:delText xml:space="preserve">Evidence </w:delText>
        </w:r>
      </w:del>
      <w:r w:rsidR="00C5137B" w:rsidRPr="00D61CE1">
        <w:rPr>
          <w:rFonts w:ascii="Arial" w:eastAsia="Times New Roman" w:hAnsi="Arial" w:cs="Arial"/>
          <w:b/>
          <w:color w:val="000000" w:themeColor="text1"/>
          <w:lang w:eastAsia="en-GB"/>
        </w:rPr>
        <w:t xml:space="preserve">in </w:t>
      </w:r>
      <w:ins w:id="9" w:author="Furl, Nicholas" w:date="2024-10-01T12:10:00Z" w16du:dateUtc="2024-10-01T11:10:00Z">
        <w:r>
          <w:rPr>
            <w:rFonts w:ascii="Arial" w:eastAsia="Times New Roman" w:hAnsi="Arial" w:cs="Arial"/>
            <w:b/>
            <w:color w:val="000000" w:themeColor="text1"/>
            <w:lang w:eastAsia="en-GB"/>
          </w:rPr>
          <w:t xml:space="preserve">Mock </w:t>
        </w:r>
      </w:ins>
      <w:r w:rsidR="00C5137B" w:rsidRPr="00D61CE1">
        <w:rPr>
          <w:rFonts w:ascii="Arial" w:eastAsia="Times New Roman" w:hAnsi="Arial" w:cs="Arial"/>
          <w:b/>
          <w:color w:val="000000" w:themeColor="text1"/>
          <w:lang w:eastAsia="en-GB"/>
        </w:rPr>
        <w:t>Forensic Scenarios</w:t>
      </w:r>
    </w:p>
    <w:p w14:paraId="02DD1250"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p>
    <w:p w14:paraId="76142A80" w14:textId="53FACC32" w:rsidR="004E09F5" w:rsidRPr="00D61CE1" w:rsidRDefault="004E09F5" w:rsidP="004F268C">
      <w:pPr>
        <w:spacing w:before="100" w:after="0" w:line="480" w:lineRule="auto"/>
        <w:jc w:val="center"/>
        <w:rPr>
          <w:rFonts w:ascii="Arial" w:eastAsia="Times New Roman" w:hAnsi="Arial" w:cs="Arial"/>
          <w:color w:val="000000" w:themeColor="text1"/>
          <w:vertAlign w:val="superscript"/>
          <w:lang w:eastAsia="en-GB"/>
        </w:rPr>
      </w:pPr>
      <w:r w:rsidRPr="00D61CE1">
        <w:rPr>
          <w:rFonts w:ascii="Arial" w:eastAsia="Times New Roman" w:hAnsi="Arial" w:cs="Arial"/>
          <w:color w:val="000000" w:themeColor="text1"/>
          <w:lang w:eastAsia="en-GB"/>
        </w:rPr>
        <w:t xml:space="preserve">Didrika S. van de Wouw, Natalia </w:t>
      </w:r>
      <w:proofErr w:type="spellStart"/>
      <w:r w:rsidRPr="00D61CE1">
        <w:rPr>
          <w:rFonts w:ascii="Arial" w:eastAsia="Times New Roman" w:hAnsi="Arial" w:cs="Arial"/>
          <w:color w:val="000000" w:themeColor="text1"/>
          <w:lang w:eastAsia="en-GB"/>
        </w:rPr>
        <w:t>Bogowicz</w:t>
      </w:r>
      <w:proofErr w:type="spellEnd"/>
      <w:r w:rsidRPr="00D61CE1">
        <w:rPr>
          <w:rFonts w:ascii="Arial" w:eastAsia="Times New Roman" w:hAnsi="Arial" w:cs="Arial"/>
          <w:color w:val="000000" w:themeColor="text1"/>
          <w:lang w:eastAsia="en-GB"/>
        </w:rPr>
        <w:t xml:space="preserve">, Sunaina Kanda, </w:t>
      </w:r>
      <w:proofErr w:type="spellStart"/>
      <w:r w:rsidRPr="00D61CE1">
        <w:rPr>
          <w:rFonts w:ascii="Arial" w:eastAsia="Times New Roman" w:hAnsi="Arial" w:cs="Arial"/>
          <w:color w:val="000000" w:themeColor="text1"/>
          <w:lang w:eastAsia="en-GB"/>
        </w:rPr>
        <w:t>Rujiba</w:t>
      </w:r>
      <w:proofErr w:type="spellEnd"/>
      <w:r w:rsidRPr="00D61CE1">
        <w:rPr>
          <w:rFonts w:ascii="Arial" w:eastAsia="Times New Roman" w:hAnsi="Arial" w:cs="Arial"/>
          <w:color w:val="000000" w:themeColor="text1"/>
          <w:lang w:eastAsia="en-GB"/>
        </w:rPr>
        <w:t xml:space="preserve"> Akthar, </w:t>
      </w:r>
      <w:ins w:id="10" w:author="Furl, Nicholas" w:date="2024-10-01T12:11:00Z" w16du:dateUtc="2024-10-01T11:11:00Z">
        <w:r w:rsidR="00E1496C">
          <w:rPr>
            <w:rFonts w:ascii="Arial" w:eastAsia="Times New Roman" w:hAnsi="Arial" w:cs="Arial"/>
            <w:color w:val="000000" w:themeColor="text1"/>
            <w:lang w:eastAsia="en-GB"/>
          </w:rPr>
          <w:t>Matteo Lisi</w:t>
        </w:r>
      </w:ins>
      <w:ins w:id="11" w:author="Furl, Nicholas" w:date="2024-10-01T12:12:00Z" w16du:dateUtc="2024-10-01T11:12:00Z">
        <w:r w:rsidR="00E1496C">
          <w:rPr>
            <w:rFonts w:ascii="Arial" w:eastAsia="Times New Roman" w:hAnsi="Arial" w:cs="Arial"/>
            <w:color w:val="000000" w:themeColor="text1"/>
            <w:lang w:eastAsia="en-GB"/>
          </w:rPr>
          <w:t xml:space="preserve">, </w:t>
        </w:r>
      </w:ins>
      <w:r w:rsidRPr="00D61CE1">
        <w:rPr>
          <w:rFonts w:ascii="Arial" w:eastAsia="Times New Roman" w:hAnsi="Arial" w:cs="Arial"/>
          <w:color w:val="000000" w:themeColor="text1"/>
          <w:lang w:eastAsia="en-GB"/>
        </w:rPr>
        <w:t>Ryan T. McKay</w:t>
      </w:r>
      <w:r w:rsidR="00C5137B" w:rsidRPr="00D61CE1">
        <w:rPr>
          <w:rFonts w:ascii="Arial" w:eastAsia="Times New Roman" w:hAnsi="Arial" w:cs="Arial"/>
          <w:color w:val="000000" w:themeColor="text1"/>
          <w:lang w:eastAsia="en-GB"/>
        </w:rPr>
        <w:t xml:space="preserve"> and</w:t>
      </w:r>
      <w:r w:rsidRPr="00D61CE1">
        <w:rPr>
          <w:rFonts w:ascii="Arial" w:eastAsia="Times New Roman" w:hAnsi="Arial" w:cs="Arial"/>
          <w:color w:val="000000" w:themeColor="text1"/>
          <w:lang w:eastAsia="en-GB"/>
        </w:rPr>
        <w:t xml:space="preserve"> Nicholas Furl</w:t>
      </w:r>
    </w:p>
    <w:p w14:paraId="7EAF6D7B" w14:textId="77777777" w:rsidR="004E09F5" w:rsidRPr="00D61CE1" w:rsidRDefault="004E09F5" w:rsidP="004F268C">
      <w:pPr>
        <w:spacing w:before="100" w:after="0" w:line="480" w:lineRule="auto"/>
        <w:jc w:val="center"/>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Department of Psychology, Royal Holloway, University of London</w:t>
      </w:r>
    </w:p>
    <w:p w14:paraId="2B07F7B4" w14:textId="77777777" w:rsidR="00F06F17" w:rsidRPr="00D61CE1" w:rsidRDefault="00F06F17" w:rsidP="004F268C">
      <w:pPr>
        <w:spacing w:before="100" w:after="0" w:line="480" w:lineRule="auto"/>
        <w:jc w:val="center"/>
        <w:rPr>
          <w:rFonts w:ascii="Arial" w:eastAsia="Times New Roman" w:hAnsi="Arial" w:cs="Arial"/>
          <w:b/>
          <w:color w:val="000000" w:themeColor="text1"/>
          <w:lang w:eastAsia="en-GB"/>
        </w:rPr>
      </w:pPr>
    </w:p>
    <w:p w14:paraId="6BB67D25" w14:textId="77777777" w:rsidR="00F06F17" w:rsidRPr="00D61CE1" w:rsidRDefault="00F06F17" w:rsidP="004F268C">
      <w:pPr>
        <w:spacing w:before="100" w:after="0" w:line="480" w:lineRule="auto"/>
        <w:jc w:val="center"/>
        <w:rPr>
          <w:rFonts w:ascii="Arial" w:eastAsia="Times New Roman" w:hAnsi="Arial" w:cs="Arial"/>
          <w:b/>
          <w:color w:val="000000" w:themeColor="text1"/>
          <w:lang w:eastAsia="en-GB"/>
        </w:rPr>
      </w:pPr>
    </w:p>
    <w:p w14:paraId="52EBDC97" w14:textId="77777777" w:rsidR="00AC206D" w:rsidRPr="00D61CE1" w:rsidRDefault="00AC206D" w:rsidP="004F268C">
      <w:pPr>
        <w:spacing w:before="100" w:after="0" w:line="480" w:lineRule="auto"/>
        <w:jc w:val="center"/>
        <w:rPr>
          <w:rFonts w:ascii="Arial" w:eastAsia="Times New Roman" w:hAnsi="Arial" w:cs="Arial"/>
          <w:b/>
          <w:color w:val="000000" w:themeColor="text1"/>
          <w:lang w:eastAsia="en-GB"/>
        </w:rPr>
      </w:pPr>
    </w:p>
    <w:p w14:paraId="3D7A7947" w14:textId="77777777" w:rsidR="00AC206D" w:rsidRPr="00D61CE1" w:rsidRDefault="00AC206D" w:rsidP="004F268C">
      <w:pPr>
        <w:spacing w:before="100" w:after="0" w:line="480" w:lineRule="auto"/>
        <w:jc w:val="center"/>
        <w:rPr>
          <w:rFonts w:ascii="Arial" w:eastAsia="Times New Roman" w:hAnsi="Arial" w:cs="Arial"/>
          <w:b/>
          <w:color w:val="000000" w:themeColor="text1"/>
          <w:lang w:eastAsia="en-GB"/>
        </w:rPr>
      </w:pPr>
    </w:p>
    <w:p w14:paraId="1E8B6C44" w14:textId="77777777" w:rsidR="00F06F17" w:rsidRPr="00D61CE1" w:rsidRDefault="00F06F17" w:rsidP="004F268C">
      <w:pPr>
        <w:spacing w:before="100" w:after="0" w:line="480" w:lineRule="auto"/>
        <w:jc w:val="center"/>
        <w:rPr>
          <w:rFonts w:ascii="Arial" w:eastAsia="Times New Roman" w:hAnsi="Arial" w:cs="Arial"/>
          <w:b/>
          <w:color w:val="000000" w:themeColor="text1"/>
          <w:lang w:eastAsia="en-GB"/>
        </w:rPr>
      </w:pPr>
      <w:r w:rsidRPr="00D61CE1">
        <w:rPr>
          <w:rFonts w:ascii="Arial" w:eastAsia="Times New Roman" w:hAnsi="Arial" w:cs="Arial"/>
          <w:b/>
          <w:color w:val="000000" w:themeColor="text1"/>
          <w:lang w:eastAsia="en-GB"/>
        </w:rPr>
        <w:t>Author Note</w:t>
      </w:r>
    </w:p>
    <w:p w14:paraId="65C52D84" w14:textId="04B3618E" w:rsidR="004E09F5" w:rsidRPr="00D61CE1" w:rsidRDefault="00520650" w:rsidP="004F268C">
      <w:pPr>
        <w:spacing w:before="100" w:after="0" w:line="480" w:lineRule="auto"/>
        <w:rPr>
          <w:rFonts w:ascii="Arial" w:eastAsia="Times New Roman" w:hAnsi="Arial" w:cs="Arial"/>
          <w:color w:val="000000" w:themeColor="text1"/>
          <w:lang w:eastAsia="en-GB"/>
        </w:rPr>
      </w:pPr>
      <w:r>
        <w:rPr>
          <w:rFonts w:ascii="Arial" w:eastAsia="Times New Roman" w:hAnsi="Arial" w:cs="Arial"/>
          <w:color w:val="000000" w:themeColor="text1"/>
          <w:lang w:eastAsia="en-GB"/>
        </w:rPr>
        <w:tab/>
        <w:t>Data</w:t>
      </w:r>
      <w:del w:id="12" w:author="Furl, Nicholas" w:date="2024-10-01T12:06:00Z" w16du:dateUtc="2024-10-01T11:06:00Z">
        <w:r w:rsidR="00227484" w:rsidDel="001213AA">
          <w:rPr>
            <w:rFonts w:ascii="Arial" w:eastAsia="Times New Roman" w:hAnsi="Arial" w:cs="Arial"/>
            <w:color w:val="000000" w:themeColor="text1"/>
            <w:lang w:eastAsia="en-GB"/>
          </w:rPr>
          <w:delText>,</w:delText>
        </w:r>
      </w:del>
      <w:r>
        <w:rPr>
          <w:rFonts w:ascii="Arial" w:eastAsia="Times New Roman" w:hAnsi="Arial" w:cs="Arial"/>
          <w:color w:val="000000" w:themeColor="text1"/>
          <w:lang w:eastAsia="en-GB"/>
        </w:rPr>
        <w:t xml:space="preserve"> </w:t>
      </w:r>
      <w:del w:id="13" w:author="Furl, Nicholas" w:date="2024-10-01T12:06:00Z" w16du:dateUtc="2024-10-01T11:06:00Z">
        <w:r w:rsidR="00227484" w:rsidDel="001213AA">
          <w:rPr>
            <w:rFonts w:ascii="Arial" w:eastAsia="Times New Roman" w:hAnsi="Arial" w:cs="Arial"/>
            <w:color w:val="000000" w:themeColor="text1"/>
            <w:lang w:eastAsia="en-GB"/>
          </w:rPr>
          <w:delText xml:space="preserve">study materials (stimuli) </w:delText>
        </w:r>
      </w:del>
      <w:r>
        <w:rPr>
          <w:rFonts w:ascii="Arial" w:eastAsia="Times New Roman" w:hAnsi="Arial" w:cs="Arial"/>
          <w:color w:val="000000" w:themeColor="text1"/>
          <w:lang w:eastAsia="en-GB"/>
        </w:rPr>
        <w:t xml:space="preserve">and code </w:t>
      </w:r>
      <w:ins w:id="14" w:author="Furl, Nicholas" w:date="2024-10-01T12:06:00Z" w16du:dateUtc="2024-10-01T11:06:00Z">
        <w:r w:rsidR="001213AA">
          <w:rPr>
            <w:rFonts w:ascii="Arial" w:eastAsia="Times New Roman" w:hAnsi="Arial" w:cs="Arial"/>
            <w:color w:val="000000" w:themeColor="text1"/>
            <w:lang w:eastAsia="en-GB"/>
          </w:rPr>
          <w:t xml:space="preserve">are available at </w:t>
        </w:r>
      </w:ins>
      <w:ins w:id="15" w:author="Furl, Nicholas" w:date="2024-10-01T12:08:00Z" w16du:dateUtc="2024-10-01T11:08:00Z">
        <w:r w:rsidR="008D5669">
          <w:rPr>
            <w:rFonts w:ascii="Arial" w:eastAsia="Times New Roman" w:hAnsi="Arial" w:cs="Arial"/>
            <w:color w:val="000000" w:themeColor="text1"/>
            <w:lang w:eastAsia="en-GB"/>
          </w:rPr>
          <w:fldChar w:fldCharType="begin"/>
        </w:r>
        <w:r w:rsidR="008D5669">
          <w:rPr>
            <w:rFonts w:ascii="Arial" w:eastAsia="Times New Roman" w:hAnsi="Arial" w:cs="Arial"/>
            <w:color w:val="000000" w:themeColor="text1"/>
            <w:lang w:eastAsia="en-GB"/>
          </w:rPr>
          <w:instrText>HYPERLINK "</w:instrText>
        </w:r>
        <w:r w:rsidR="008D5669" w:rsidRPr="008D5669">
          <w:rPr>
            <w:rFonts w:ascii="Arial" w:eastAsia="Times New Roman" w:hAnsi="Arial" w:cs="Arial"/>
            <w:color w:val="000000" w:themeColor="text1"/>
            <w:lang w:eastAsia="en-GB"/>
          </w:rPr>
          <w:instrText>https://github.com/nicholasfurl/Forensic-beads-paper-1</w:instrText>
        </w:r>
        <w:r w:rsidR="008D5669">
          <w:rPr>
            <w:rFonts w:ascii="Arial" w:eastAsia="Times New Roman" w:hAnsi="Arial" w:cs="Arial"/>
            <w:color w:val="000000" w:themeColor="text1"/>
            <w:lang w:eastAsia="en-GB"/>
          </w:rPr>
          <w:instrText>"</w:instrText>
        </w:r>
        <w:r w:rsidR="008D5669">
          <w:rPr>
            <w:rFonts w:ascii="Arial" w:eastAsia="Times New Roman" w:hAnsi="Arial" w:cs="Arial"/>
            <w:color w:val="000000" w:themeColor="text1"/>
            <w:lang w:eastAsia="en-GB"/>
          </w:rPr>
          <w:fldChar w:fldCharType="separate"/>
        </w:r>
        <w:r w:rsidR="008D5669" w:rsidRPr="00361D26">
          <w:rPr>
            <w:rStyle w:val="Hyperlink"/>
            <w:rFonts w:ascii="Arial" w:eastAsia="Times New Roman" w:hAnsi="Arial" w:cs="Arial"/>
            <w:lang w:eastAsia="en-GB"/>
          </w:rPr>
          <w:t>https://github.com/nicholasfurl/Forensic-beads-paper-1</w:t>
        </w:r>
        <w:r w:rsidR="008D5669">
          <w:rPr>
            <w:rFonts w:ascii="Arial" w:eastAsia="Times New Roman" w:hAnsi="Arial" w:cs="Arial"/>
            <w:color w:val="000000" w:themeColor="text1"/>
            <w:lang w:eastAsia="en-GB"/>
          </w:rPr>
          <w:fldChar w:fldCharType="end"/>
        </w:r>
        <w:r w:rsidR="008D5669">
          <w:rPr>
            <w:rFonts w:ascii="Arial" w:eastAsia="Times New Roman" w:hAnsi="Arial" w:cs="Arial"/>
            <w:color w:val="000000" w:themeColor="text1"/>
            <w:lang w:eastAsia="en-GB"/>
          </w:rPr>
          <w:t>.</w:t>
        </w:r>
      </w:ins>
      <w:ins w:id="16" w:author="Furl, Nicholas" w:date="2024-10-01T12:06:00Z" w16du:dateUtc="2024-10-01T11:06:00Z">
        <w:r w:rsidR="001213AA">
          <w:rPr>
            <w:rFonts w:ascii="Arial" w:eastAsia="Times New Roman" w:hAnsi="Arial" w:cs="Arial"/>
            <w:color w:val="000000" w:themeColor="text1"/>
            <w:lang w:eastAsia="en-GB"/>
          </w:rPr>
          <w:t xml:space="preserve"> S</w:t>
        </w:r>
        <w:r w:rsidR="001213AA">
          <w:rPr>
            <w:rFonts w:ascii="Arial" w:eastAsia="Times New Roman" w:hAnsi="Arial" w:cs="Arial"/>
            <w:color w:val="000000" w:themeColor="text1"/>
            <w:lang w:eastAsia="en-GB"/>
          </w:rPr>
          <w:t xml:space="preserve">tudy materials (stimuli) </w:t>
        </w:r>
      </w:ins>
      <w:r>
        <w:rPr>
          <w:rFonts w:ascii="Arial" w:eastAsia="Times New Roman" w:hAnsi="Arial" w:cs="Arial"/>
          <w:color w:val="000000" w:themeColor="text1"/>
          <w:lang w:eastAsia="en-GB"/>
        </w:rPr>
        <w:t>will be uploaded to a public archive following acceptance of the manuscript for publication and will be available for sharing by email request from the corresponding author in the meantime.</w:t>
      </w:r>
      <w:r w:rsidR="00227484">
        <w:rPr>
          <w:rFonts w:ascii="Arial" w:eastAsia="Times New Roman" w:hAnsi="Arial" w:cs="Arial"/>
          <w:color w:val="000000" w:themeColor="text1"/>
          <w:lang w:eastAsia="en-GB"/>
        </w:rPr>
        <w:t xml:space="preserve"> </w:t>
      </w:r>
    </w:p>
    <w:p w14:paraId="586FFF5D" w14:textId="212A9E1C" w:rsidR="00F06F17" w:rsidRPr="00D61CE1" w:rsidRDefault="00F06F17"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Word count:</w:t>
      </w:r>
      <w:r w:rsidR="00B96445">
        <w:rPr>
          <w:rFonts w:ascii="Arial" w:eastAsia="Times New Roman" w:hAnsi="Arial" w:cs="Arial"/>
          <w:color w:val="000000" w:themeColor="text1"/>
          <w:lang w:eastAsia="en-GB"/>
        </w:rPr>
        <w:t xml:space="preserve"> </w:t>
      </w:r>
      <w:del w:id="17" w:author="Furl, Nicholas" w:date="2024-10-01T12:08:00Z" w16du:dateUtc="2024-10-01T11:08:00Z">
        <w:r w:rsidR="00B96445" w:rsidDel="00F740C1">
          <w:rPr>
            <w:rFonts w:ascii="Arial" w:eastAsia="Times New Roman" w:hAnsi="Arial" w:cs="Arial"/>
            <w:color w:val="000000" w:themeColor="text1"/>
            <w:lang w:eastAsia="en-GB"/>
          </w:rPr>
          <w:delText>9,011</w:delText>
        </w:r>
      </w:del>
    </w:p>
    <w:p w14:paraId="5BA46787" w14:textId="12B52798" w:rsidR="00F06F17" w:rsidRPr="00D61CE1" w:rsidRDefault="00F06F17"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We have no </w:t>
      </w:r>
      <w:del w:id="18" w:author="Furl, Nicholas" w:date="2024-10-01T12:08:00Z" w16du:dateUtc="2024-10-01T11:08:00Z">
        <w:r w:rsidRPr="00D61CE1" w:rsidDel="00F740C1">
          <w:rPr>
            <w:rFonts w:ascii="Arial" w:eastAsia="Times New Roman" w:hAnsi="Arial" w:cs="Arial"/>
            <w:color w:val="000000" w:themeColor="text1"/>
            <w:lang w:eastAsia="en-GB"/>
          </w:rPr>
          <w:delText xml:space="preserve">known </w:delText>
        </w:r>
      </w:del>
      <w:r w:rsidRPr="00D61CE1">
        <w:rPr>
          <w:rFonts w:ascii="Arial" w:eastAsia="Times New Roman" w:hAnsi="Arial" w:cs="Arial"/>
          <w:color w:val="000000" w:themeColor="text1"/>
          <w:lang w:eastAsia="en-GB"/>
        </w:rPr>
        <w:t>conflicts of interest to disclose</w:t>
      </w:r>
    </w:p>
    <w:p w14:paraId="4D249097" w14:textId="680E3F22"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C</w:t>
      </w:r>
      <w:r w:rsidR="00F06F17" w:rsidRPr="00D61CE1">
        <w:rPr>
          <w:rFonts w:ascii="Arial" w:eastAsia="Times New Roman" w:hAnsi="Arial" w:cs="Arial"/>
          <w:color w:val="000000" w:themeColor="text1"/>
          <w:lang w:eastAsia="en-GB"/>
        </w:rPr>
        <w:t>orrespondence concerning this article should be addressed to</w:t>
      </w:r>
      <w:r w:rsidRPr="00D61CE1">
        <w:rPr>
          <w:rFonts w:ascii="Arial" w:eastAsia="Times New Roman" w:hAnsi="Arial" w:cs="Arial"/>
          <w:color w:val="000000" w:themeColor="text1"/>
          <w:lang w:eastAsia="en-GB"/>
        </w:rPr>
        <w:t>:</w:t>
      </w:r>
      <w:r w:rsidR="00F06F17"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Nicholas Furl</w:t>
      </w:r>
      <w:r w:rsidR="00F06F17"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Department of Psychology</w:t>
      </w:r>
      <w:r w:rsidR="00F06F17"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Royal Holloway, University of London</w:t>
      </w:r>
      <w:r w:rsidR="00F06F17" w:rsidRPr="00D61CE1">
        <w:rPr>
          <w:rFonts w:ascii="Arial" w:eastAsia="Times New Roman" w:hAnsi="Arial" w:cs="Arial"/>
          <w:color w:val="000000" w:themeColor="text1"/>
          <w:lang w:eastAsia="en-GB"/>
        </w:rPr>
        <w:t xml:space="preserve">, Egham Hill, </w:t>
      </w:r>
      <w:r w:rsidRPr="00D61CE1">
        <w:rPr>
          <w:rFonts w:ascii="Arial" w:eastAsia="Times New Roman" w:hAnsi="Arial" w:cs="Arial"/>
          <w:color w:val="000000" w:themeColor="text1"/>
          <w:lang w:eastAsia="en-GB"/>
        </w:rPr>
        <w:t>Egham TW20 0EX</w:t>
      </w:r>
      <w:r w:rsidR="00F06F17"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United Kingdom</w:t>
      </w:r>
      <w:r w:rsidR="00F06F17" w:rsidRPr="00D61CE1">
        <w:rPr>
          <w:rFonts w:ascii="Arial" w:eastAsia="Times New Roman" w:hAnsi="Arial" w:cs="Arial"/>
          <w:color w:val="000000" w:themeColor="text1"/>
          <w:lang w:eastAsia="en-GB"/>
        </w:rPr>
        <w:t xml:space="preserve">, </w:t>
      </w:r>
      <w:ins w:id="19" w:author="Furl, Nicholas" w:date="2024-10-01T12:08:00Z" w16du:dateUtc="2024-10-01T11:08:00Z">
        <w:r w:rsidR="00F740C1">
          <w:rPr>
            <w:rFonts w:ascii="Arial" w:eastAsia="Times New Roman" w:hAnsi="Arial" w:cs="Arial"/>
            <w:color w:val="000000" w:themeColor="text1"/>
            <w:lang w:eastAsia="en-GB"/>
          </w:rPr>
          <w:t>n</w:t>
        </w:r>
      </w:ins>
      <w:del w:id="20" w:author="Furl, Nicholas" w:date="2024-10-01T12:08:00Z" w16du:dateUtc="2024-10-01T11:08:00Z">
        <w:r w:rsidRPr="00D61CE1" w:rsidDel="00F740C1">
          <w:rPr>
            <w:rFonts w:ascii="Arial" w:eastAsia="Times New Roman" w:hAnsi="Arial" w:cs="Arial"/>
            <w:color w:val="000000" w:themeColor="text1"/>
            <w:lang w:eastAsia="en-GB"/>
          </w:rPr>
          <w:delText>N</w:delText>
        </w:r>
      </w:del>
      <w:r w:rsidRPr="00D61CE1">
        <w:rPr>
          <w:rFonts w:ascii="Arial" w:eastAsia="Times New Roman" w:hAnsi="Arial" w:cs="Arial"/>
          <w:color w:val="000000" w:themeColor="text1"/>
          <w:lang w:eastAsia="en-GB"/>
        </w:rPr>
        <w:t>icholas.furl@rhul.ac.uk</w:t>
      </w:r>
    </w:p>
    <w:p w14:paraId="0ECBD5F0"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p>
    <w:p w14:paraId="3CDB0CF0" w14:textId="16748D86" w:rsidR="004E09F5" w:rsidRPr="00D61CE1" w:rsidDel="00FD6880" w:rsidRDefault="004E09F5" w:rsidP="004F268C">
      <w:pPr>
        <w:spacing w:before="100" w:after="0" w:line="480" w:lineRule="auto"/>
        <w:rPr>
          <w:del w:id="21" w:author="Furl, Nicholas" w:date="2024-10-01T12:12:00Z" w16du:dateUtc="2024-10-01T11:12:00Z"/>
          <w:rFonts w:ascii="Arial" w:eastAsia="Times New Roman" w:hAnsi="Arial" w:cs="Arial"/>
          <w:b/>
          <w:bCs/>
          <w:color w:val="000000" w:themeColor="text1"/>
          <w:lang w:eastAsia="en-GB"/>
        </w:rPr>
      </w:pPr>
      <w:del w:id="22" w:author="Furl, Nicholas" w:date="2024-10-01T12:12:00Z" w16du:dateUtc="2024-10-01T11:12:00Z">
        <w:r w:rsidRPr="00D61CE1" w:rsidDel="00FD6880">
          <w:rPr>
            <w:rFonts w:ascii="Arial" w:eastAsia="Times New Roman" w:hAnsi="Arial" w:cs="Arial"/>
            <w:b/>
            <w:bCs/>
            <w:color w:val="000000" w:themeColor="text1"/>
            <w:lang w:eastAsia="en-GB"/>
          </w:rPr>
          <w:br w:type="page"/>
        </w:r>
      </w:del>
    </w:p>
    <w:p w14:paraId="3A8C283B" w14:textId="77777777" w:rsidR="004E09F5" w:rsidRPr="00D61CE1" w:rsidRDefault="004E09F5" w:rsidP="00FD6880">
      <w:pPr>
        <w:spacing w:before="100" w:after="0" w:line="480" w:lineRule="auto"/>
        <w:rPr>
          <w:rFonts w:ascii="Arial" w:eastAsia="Times New Roman" w:hAnsi="Arial" w:cs="Arial"/>
          <w:color w:val="000000" w:themeColor="text1"/>
          <w:lang w:eastAsia="en-GB"/>
        </w:rPr>
        <w:pPrChange w:id="23" w:author="Furl, Nicholas" w:date="2024-10-01T12:12:00Z" w16du:dateUtc="2024-10-01T11:12:00Z">
          <w:pPr>
            <w:spacing w:before="100" w:after="0" w:line="480" w:lineRule="auto"/>
            <w:jc w:val="center"/>
          </w:pPr>
        </w:pPrChange>
      </w:pPr>
      <w:r w:rsidRPr="00D61CE1">
        <w:rPr>
          <w:rFonts w:ascii="Arial" w:eastAsia="Times New Roman" w:hAnsi="Arial" w:cs="Arial"/>
          <w:b/>
          <w:bCs/>
          <w:color w:val="000000" w:themeColor="text1"/>
          <w:lang w:eastAsia="en-GB"/>
        </w:rPr>
        <w:t>Abstract</w:t>
      </w:r>
    </w:p>
    <w:p w14:paraId="2DF03F7E" w14:textId="2AE139A2" w:rsidR="0070379A" w:rsidRPr="00D61CE1" w:rsidRDefault="00807177"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 xml:space="preserve">A ubiquitous challenge </w:t>
      </w:r>
      <w:r w:rsidR="00C71CFB" w:rsidRPr="00D61CE1">
        <w:rPr>
          <w:rFonts w:ascii="Arial" w:eastAsia="Times New Roman" w:hAnsi="Arial" w:cs="Arial"/>
          <w:color w:val="000000" w:themeColor="text1"/>
          <w:lang w:eastAsia="en-GB"/>
        </w:rPr>
        <w:t xml:space="preserve">concerns </w:t>
      </w:r>
      <w:r w:rsidRPr="00D61CE1">
        <w:rPr>
          <w:rFonts w:ascii="Arial" w:eastAsia="Times New Roman" w:hAnsi="Arial" w:cs="Arial"/>
          <w:color w:val="000000" w:themeColor="text1"/>
          <w:lang w:eastAsia="en-GB"/>
        </w:rPr>
        <w:t xml:space="preserve">how to form accurate beliefs and choose rewarding actions, </w:t>
      </w:r>
      <w:r w:rsidR="00B25274" w:rsidRPr="00D61CE1">
        <w:rPr>
          <w:rFonts w:ascii="Arial" w:eastAsia="Times New Roman" w:hAnsi="Arial" w:cs="Arial"/>
          <w:color w:val="000000" w:themeColor="text1"/>
          <w:lang w:eastAsia="en-GB"/>
        </w:rPr>
        <w:t>despite</w:t>
      </w:r>
      <w:r w:rsidRPr="00D61CE1">
        <w:rPr>
          <w:rFonts w:ascii="Arial" w:eastAsia="Times New Roman" w:hAnsi="Arial" w:cs="Arial"/>
          <w:color w:val="000000" w:themeColor="text1"/>
          <w:lang w:eastAsia="en-GB"/>
        </w:rPr>
        <w:t xml:space="preserve"> access to only limited and </w:t>
      </w:r>
      <w:r w:rsidR="009C1A19" w:rsidRPr="00D61CE1">
        <w:rPr>
          <w:rFonts w:ascii="Arial" w:eastAsia="Times New Roman" w:hAnsi="Arial" w:cs="Arial"/>
          <w:color w:val="000000" w:themeColor="text1"/>
          <w:lang w:eastAsia="en-GB"/>
        </w:rPr>
        <w:t>noisy evidence.</w:t>
      </w:r>
      <w:r w:rsidRPr="00D61CE1">
        <w:rPr>
          <w:rFonts w:ascii="Arial" w:eastAsia="Times New Roman" w:hAnsi="Arial" w:cs="Arial"/>
          <w:color w:val="000000" w:themeColor="text1"/>
          <w:lang w:eastAsia="en-GB"/>
        </w:rPr>
        <w:t xml:space="preserve"> </w:t>
      </w:r>
      <w:r w:rsidR="00C71CFB" w:rsidRPr="00D61CE1">
        <w:rPr>
          <w:rFonts w:ascii="Arial" w:eastAsia="Times New Roman" w:hAnsi="Arial" w:cs="Arial"/>
          <w:color w:val="000000" w:themeColor="text1"/>
          <w:lang w:eastAsia="en-GB"/>
        </w:rPr>
        <w:t>Forensic</w:t>
      </w:r>
      <w:r w:rsidR="00203AA3" w:rsidRPr="00D61CE1">
        <w:rPr>
          <w:rFonts w:ascii="Arial" w:eastAsia="Times New Roman" w:hAnsi="Arial" w:cs="Arial"/>
          <w:color w:val="000000" w:themeColor="text1"/>
          <w:lang w:eastAsia="en-GB"/>
        </w:rPr>
        <w:t xml:space="preserve"> </w:t>
      </w:r>
      <w:r w:rsidR="006A16D1" w:rsidRPr="00D61CE1">
        <w:rPr>
          <w:rFonts w:ascii="Arial" w:eastAsia="Times New Roman" w:hAnsi="Arial" w:cs="Arial"/>
          <w:color w:val="000000" w:themeColor="text1"/>
          <w:lang w:eastAsia="en-GB"/>
        </w:rPr>
        <w:t>scenarios</w:t>
      </w:r>
      <w:r w:rsidRPr="00D61CE1">
        <w:rPr>
          <w:rFonts w:ascii="Arial" w:eastAsia="Times New Roman" w:hAnsi="Arial" w:cs="Arial"/>
          <w:color w:val="000000" w:themeColor="text1"/>
          <w:lang w:eastAsia="en-GB"/>
        </w:rPr>
        <w:t xml:space="preserve"> pose a notable example, where</w:t>
      </w:r>
      <w:r w:rsidR="00FB5A91" w:rsidRPr="00D61CE1">
        <w:rPr>
          <w:rFonts w:ascii="Arial" w:eastAsia="Times New Roman" w:hAnsi="Arial" w:cs="Arial"/>
          <w:color w:val="000000" w:themeColor="text1"/>
          <w:lang w:eastAsia="en-GB"/>
        </w:rPr>
        <w:t xml:space="preserve"> evidence favouring guilt or innocence can arise from only a few </w:t>
      </w:r>
      <w:r w:rsidR="003F5A7D" w:rsidRPr="00D61CE1">
        <w:rPr>
          <w:rFonts w:ascii="Arial" w:eastAsia="Times New Roman" w:hAnsi="Arial" w:cs="Arial"/>
          <w:color w:val="000000" w:themeColor="text1"/>
          <w:lang w:eastAsia="en-GB"/>
        </w:rPr>
        <w:t xml:space="preserve">potentially </w:t>
      </w:r>
      <w:r w:rsidR="00FB5A91" w:rsidRPr="00D61CE1">
        <w:rPr>
          <w:rFonts w:ascii="Arial" w:eastAsia="Times New Roman" w:hAnsi="Arial" w:cs="Arial"/>
          <w:color w:val="000000" w:themeColor="text1"/>
          <w:lang w:eastAsia="en-GB"/>
        </w:rPr>
        <w:t xml:space="preserve">unreliable </w:t>
      </w:r>
      <w:r w:rsidR="003F5A7D" w:rsidRPr="00D61CE1">
        <w:rPr>
          <w:rFonts w:ascii="Arial" w:eastAsia="Times New Roman" w:hAnsi="Arial" w:cs="Arial"/>
          <w:color w:val="000000" w:themeColor="text1"/>
          <w:lang w:eastAsia="en-GB"/>
        </w:rPr>
        <w:t>or even</w:t>
      </w:r>
      <w:r w:rsidR="00FB5A91" w:rsidRPr="00D61CE1">
        <w:rPr>
          <w:rFonts w:ascii="Arial" w:eastAsia="Times New Roman" w:hAnsi="Arial" w:cs="Arial"/>
          <w:color w:val="000000" w:themeColor="text1"/>
          <w:lang w:eastAsia="en-GB"/>
        </w:rPr>
        <w:t xml:space="preserve"> conflicting eyewitnesses</w:t>
      </w:r>
      <w:r w:rsidR="00F067DE" w:rsidRPr="00D61CE1">
        <w:rPr>
          <w:rFonts w:ascii="Arial" w:eastAsia="Times New Roman" w:hAnsi="Arial" w:cs="Arial"/>
          <w:color w:val="000000" w:themeColor="text1"/>
          <w:lang w:eastAsia="en-GB"/>
        </w:rPr>
        <w:t xml:space="preserve">. </w:t>
      </w:r>
      <w:r w:rsidR="00B427F6" w:rsidRPr="00D61CE1">
        <w:rPr>
          <w:rFonts w:ascii="Arial" w:eastAsia="Times New Roman" w:hAnsi="Arial" w:cs="Arial"/>
          <w:color w:val="000000" w:themeColor="text1"/>
          <w:lang w:eastAsia="en-GB"/>
        </w:rPr>
        <w:t xml:space="preserve">We </w:t>
      </w:r>
      <w:ins w:id="24" w:author="Furl, Nicholas" w:date="2024-10-06T11:20:00Z" w16du:dateUtc="2024-10-06T10:20:00Z">
        <w:r w:rsidR="005B720C">
          <w:rPr>
            <w:rFonts w:ascii="Arial" w:eastAsia="Times New Roman" w:hAnsi="Arial" w:cs="Arial"/>
            <w:color w:val="000000" w:themeColor="text1"/>
            <w:lang w:eastAsia="en-GB"/>
          </w:rPr>
          <w:t xml:space="preserve">adapted the beads task and computational modelling </w:t>
        </w:r>
      </w:ins>
      <w:ins w:id="25" w:author="Furl, Nicholas" w:date="2024-10-06T11:51:00Z" w16du:dateUtc="2024-10-06T10:51:00Z">
        <w:r w:rsidR="00D6274C">
          <w:rPr>
            <w:rFonts w:ascii="Arial" w:eastAsia="Times New Roman" w:hAnsi="Arial" w:cs="Arial"/>
            <w:color w:val="000000" w:themeColor="text1"/>
            <w:lang w:eastAsia="en-GB"/>
          </w:rPr>
          <w:t xml:space="preserve">to </w:t>
        </w:r>
      </w:ins>
      <w:r w:rsidR="00B427F6" w:rsidRPr="00D61CE1">
        <w:rPr>
          <w:rFonts w:ascii="Arial" w:eastAsia="Times New Roman" w:hAnsi="Arial" w:cs="Arial"/>
          <w:color w:val="000000" w:themeColor="text1"/>
          <w:lang w:eastAsia="en-GB"/>
        </w:rPr>
        <w:t>stud</w:t>
      </w:r>
      <w:ins w:id="26" w:author="Furl, Nicholas" w:date="2024-10-06T11:51:00Z" w16du:dateUtc="2024-10-06T10:51:00Z">
        <w:r w:rsidR="00D6274C">
          <w:rPr>
            <w:rFonts w:ascii="Arial" w:eastAsia="Times New Roman" w:hAnsi="Arial" w:cs="Arial"/>
            <w:color w:val="000000" w:themeColor="text1"/>
            <w:lang w:eastAsia="en-GB"/>
          </w:rPr>
          <w:t>y</w:t>
        </w:r>
      </w:ins>
      <w:del w:id="27" w:author="Furl, Nicholas" w:date="2024-10-06T11:51:00Z" w16du:dateUtc="2024-10-06T10:51:00Z">
        <w:r w:rsidR="00B427F6" w:rsidRPr="00D61CE1" w:rsidDel="00D6274C">
          <w:rPr>
            <w:rFonts w:ascii="Arial" w:eastAsia="Times New Roman" w:hAnsi="Arial" w:cs="Arial"/>
            <w:color w:val="000000" w:themeColor="text1"/>
            <w:lang w:eastAsia="en-GB"/>
          </w:rPr>
          <w:delText>ied</w:delText>
        </w:r>
      </w:del>
      <w:r w:rsidR="00B427F6" w:rsidRPr="00D61CE1">
        <w:rPr>
          <w:rFonts w:ascii="Arial" w:eastAsia="Times New Roman" w:hAnsi="Arial" w:cs="Arial"/>
          <w:color w:val="000000" w:themeColor="text1"/>
          <w:lang w:eastAsia="en-GB"/>
        </w:rPr>
        <w:t xml:space="preserve"> </w:t>
      </w:r>
      <w:del w:id="28" w:author="Furl, Nicholas" w:date="2024-10-06T11:22:00Z" w16du:dateUtc="2024-10-06T10:22:00Z">
        <w:r w:rsidR="00B427F6" w:rsidRPr="00D61CE1" w:rsidDel="005B720C">
          <w:rPr>
            <w:rFonts w:ascii="Arial" w:eastAsia="Times New Roman" w:hAnsi="Arial" w:cs="Arial"/>
            <w:color w:val="000000" w:themeColor="text1"/>
            <w:lang w:eastAsia="en-GB"/>
          </w:rPr>
          <w:delText xml:space="preserve">two </w:delText>
        </w:r>
      </w:del>
      <w:r w:rsidR="00B427F6" w:rsidRPr="00D61CE1">
        <w:rPr>
          <w:rFonts w:ascii="Arial" w:eastAsia="Times New Roman" w:hAnsi="Arial" w:cs="Arial"/>
          <w:color w:val="000000" w:themeColor="text1"/>
          <w:lang w:eastAsia="en-GB"/>
        </w:rPr>
        <w:t xml:space="preserve">probabilistic reasoning </w:t>
      </w:r>
      <w:del w:id="29" w:author="Furl, Nicholas" w:date="2024-10-06T11:20:00Z" w16du:dateUtc="2024-10-06T10:20:00Z">
        <w:r w:rsidR="00B427F6" w:rsidRPr="00D61CE1" w:rsidDel="005B720C">
          <w:rPr>
            <w:rFonts w:ascii="Arial" w:eastAsia="Times New Roman" w:hAnsi="Arial" w:cs="Arial"/>
            <w:color w:val="000000" w:themeColor="text1"/>
            <w:lang w:eastAsia="en-GB"/>
          </w:rPr>
          <w:delText xml:space="preserve">biases </w:delText>
        </w:r>
      </w:del>
      <w:ins w:id="30" w:author="Furl, Nicholas" w:date="2024-10-06T11:20:00Z" w16du:dateUtc="2024-10-06T10:20:00Z">
        <w:r w:rsidR="005B720C">
          <w:rPr>
            <w:rFonts w:ascii="Arial" w:eastAsia="Times New Roman" w:hAnsi="Arial" w:cs="Arial"/>
            <w:color w:val="000000" w:themeColor="text1"/>
            <w:lang w:eastAsia="en-GB"/>
          </w:rPr>
          <w:t>strategies</w:t>
        </w:r>
        <w:r w:rsidR="005B720C" w:rsidRPr="00D61CE1">
          <w:rPr>
            <w:rFonts w:ascii="Arial" w:eastAsia="Times New Roman" w:hAnsi="Arial" w:cs="Arial"/>
            <w:color w:val="000000" w:themeColor="text1"/>
            <w:lang w:eastAsia="en-GB"/>
          </w:rPr>
          <w:t xml:space="preserve"> </w:t>
        </w:r>
      </w:ins>
      <w:ins w:id="31" w:author="Furl, Nicholas" w:date="2024-10-06T11:22:00Z" w16du:dateUtc="2024-10-06T10:22:00Z">
        <w:r w:rsidR="005B720C">
          <w:rPr>
            <w:rFonts w:ascii="Arial" w:eastAsia="Times New Roman" w:hAnsi="Arial" w:cs="Arial"/>
            <w:color w:val="000000" w:themeColor="text1"/>
            <w:lang w:eastAsia="en-GB"/>
          </w:rPr>
          <w:t xml:space="preserve">that might arise in </w:t>
        </w:r>
        <w:r w:rsidR="005B720C">
          <w:rPr>
            <w:rFonts w:ascii="Arial" w:eastAsia="Times New Roman" w:hAnsi="Arial" w:cs="Arial"/>
            <w:color w:val="000000" w:themeColor="text1"/>
            <w:lang w:eastAsia="en-GB"/>
          </w:rPr>
          <w:t>forensic scenarios</w:t>
        </w:r>
      </w:ins>
      <w:del w:id="32" w:author="Furl, Nicholas" w:date="2024-10-06T11:22:00Z" w16du:dateUtc="2024-10-06T10:22:00Z">
        <w:r w:rsidR="00C71CFB" w:rsidRPr="00D61CE1" w:rsidDel="005B720C">
          <w:rPr>
            <w:rFonts w:ascii="Arial" w:eastAsia="Times New Roman" w:hAnsi="Arial" w:cs="Arial"/>
            <w:color w:val="000000" w:themeColor="text1"/>
            <w:lang w:eastAsia="en-GB"/>
          </w:rPr>
          <w:delText>using</w:delText>
        </w:r>
        <w:r w:rsidR="00B427F6" w:rsidRPr="00D61CE1" w:rsidDel="005B720C">
          <w:rPr>
            <w:rFonts w:ascii="Arial" w:eastAsia="Times New Roman" w:hAnsi="Arial" w:cs="Arial"/>
            <w:color w:val="000000" w:themeColor="text1"/>
            <w:lang w:eastAsia="en-GB"/>
          </w:rPr>
          <w:delText xml:space="preserve"> beads task</w:delText>
        </w:r>
        <w:r w:rsidR="00C71CFB" w:rsidRPr="00D61CE1" w:rsidDel="005B720C">
          <w:rPr>
            <w:rFonts w:ascii="Arial" w:eastAsia="Times New Roman" w:hAnsi="Arial" w:cs="Arial"/>
            <w:color w:val="000000" w:themeColor="text1"/>
            <w:lang w:eastAsia="en-GB"/>
          </w:rPr>
          <w:delText xml:space="preserve">s </w:delText>
        </w:r>
        <w:r w:rsidR="00FA6124" w:rsidDel="005B720C">
          <w:rPr>
            <w:rFonts w:ascii="Arial" w:eastAsia="Times New Roman" w:hAnsi="Arial" w:cs="Arial"/>
            <w:color w:val="000000" w:themeColor="text1"/>
            <w:lang w:eastAsia="en-GB"/>
          </w:rPr>
          <w:delText xml:space="preserve">and </w:delText>
        </w:r>
        <w:r w:rsidR="00B86D97" w:rsidRPr="00D61CE1" w:rsidDel="005B720C">
          <w:rPr>
            <w:rFonts w:ascii="Arial" w:eastAsia="Times New Roman" w:hAnsi="Arial" w:cs="Arial"/>
            <w:color w:val="000000" w:themeColor="text1"/>
            <w:lang w:eastAsia="en-GB"/>
          </w:rPr>
          <w:delText xml:space="preserve">computational </w:delText>
        </w:r>
      </w:del>
      <w:del w:id="33" w:author="Furl, Nicholas" w:date="2024-10-06T11:20:00Z" w16du:dateUtc="2024-10-06T10:20:00Z">
        <w:r w:rsidR="00B86D97" w:rsidRPr="00D61CE1" w:rsidDel="005B720C">
          <w:rPr>
            <w:rFonts w:ascii="Arial" w:eastAsia="Times New Roman" w:hAnsi="Arial" w:cs="Arial"/>
            <w:color w:val="000000" w:themeColor="text1"/>
            <w:lang w:eastAsia="en-GB"/>
          </w:rPr>
          <w:delText>measure</w:delText>
        </w:r>
        <w:r w:rsidR="00FA6124" w:rsidDel="005B720C">
          <w:rPr>
            <w:rFonts w:ascii="Arial" w:eastAsia="Times New Roman" w:hAnsi="Arial" w:cs="Arial"/>
            <w:color w:val="000000" w:themeColor="text1"/>
            <w:lang w:eastAsia="en-GB"/>
          </w:rPr>
          <w:delText>s</w:delText>
        </w:r>
        <w:r w:rsidR="00B86D97" w:rsidRPr="00D61CE1" w:rsidDel="005B720C">
          <w:rPr>
            <w:rFonts w:ascii="Arial" w:eastAsia="Times New Roman" w:hAnsi="Arial" w:cs="Arial"/>
            <w:color w:val="000000" w:themeColor="text1"/>
            <w:lang w:eastAsia="en-GB"/>
          </w:rPr>
          <w:delText xml:space="preserve"> of optimal performance</w:delText>
        </w:r>
      </w:del>
      <w:del w:id="34" w:author="Furl, Nicholas" w:date="2024-10-06T11:22:00Z" w16du:dateUtc="2024-10-06T10:22:00Z">
        <w:r w:rsidR="00B86D97" w:rsidRPr="00D61CE1" w:rsidDel="005B720C">
          <w:rPr>
            <w:rFonts w:ascii="Arial" w:eastAsia="Times New Roman" w:hAnsi="Arial" w:cs="Arial"/>
            <w:color w:val="000000" w:themeColor="text1"/>
            <w:lang w:eastAsia="en-GB"/>
          </w:rPr>
          <w:delText xml:space="preserve">, </w:delText>
        </w:r>
        <w:r w:rsidR="00C71CFB" w:rsidRPr="00D61CE1" w:rsidDel="005B720C">
          <w:rPr>
            <w:rFonts w:ascii="Arial" w:eastAsia="Times New Roman" w:hAnsi="Arial" w:cs="Arial"/>
            <w:color w:val="000000" w:themeColor="text1"/>
            <w:lang w:eastAsia="en-GB"/>
          </w:rPr>
          <w:delText>adapted for forensic scenarios</w:delText>
        </w:r>
      </w:del>
      <w:r w:rsidR="00D427EC" w:rsidRPr="00D61CE1">
        <w:rPr>
          <w:rFonts w:ascii="Arial" w:eastAsia="Times New Roman" w:hAnsi="Arial" w:cs="Arial"/>
          <w:color w:val="000000" w:themeColor="text1"/>
          <w:lang w:eastAsia="en-GB"/>
        </w:rPr>
        <w:t xml:space="preserve">. </w:t>
      </w:r>
      <w:ins w:id="35" w:author="Furl, Nicholas" w:date="2024-10-06T11:22:00Z" w16du:dateUtc="2024-10-06T10:22:00Z">
        <w:r w:rsidR="00D6274C">
          <w:rPr>
            <w:rFonts w:ascii="Arial" w:eastAsia="Times New Roman" w:hAnsi="Arial" w:cs="Arial"/>
            <w:color w:val="000000" w:themeColor="text1"/>
            <w:lang w:eastAsia="en-GB"/>
          </w:rPr>
          <w:t xml:space="preserve">For one such strategy, </w:t>
        </w:r>
      </w:ins>
      <w:ins w:id="36" w:author="Furl, Nicholas" w:date="2024-10-06T15:59:00Z" w16du:dateUtc="2024-10-06T14:59:00Z">
        <w:r w:rsidR="004A757A">
          <w:rPr>
            <w:rFonts w:ascii="Arial" w:eastAsia="Times New Roman" w:hAnsi="Arial" w:cs="Arial"/>
            <w:color w:val="000000" w:themeColor="text1"/>
            <w:lang w:eastAsia="en-GB"/>
          </w:rPr>
          <w:t>p</w:t>
        </w:r>
        <w:r w:rsidR="004A757A" w:rsidRPr="004A757A">
          <w:rPr>
            <w:rFonts w:ascii="Arial" w:eastAsia="Times New Roman" w:hAnsi="Arial" w:cs="Arial"/>
            <w:color w:val="000000" w:themeColor="text1"/>
            <w:lang w:eastAsia="en-GB"/>
          </w:rPr>
          <w:t xml:space="preserve">articipants </w:t>
        </w:r>
      </w:ins>
      <w:ins w:id="37" w:author="Furl, Nicholas" w:date="2024-10-06T16:00:00Z" w16du:dateUtc="2024-10-06T15:00:00Z">
        <w:r w:rsidR="004A757A">
          <w:rPr>
            <w:rFonts w:ascii="Arial" w:eastAsia="Times New Roman" w:hAnsi="Arial" w:cs="Arial"/>
            <w:color w:val="000000" w:themeColor="text1"/>
            <w:lang w:eastAsia="en-GB"/>
          </w:rPr>
          <w:t>rated</w:t>
        </w:r>
      </w:ins>
      <w:ins w:id="38" w:author="Furl, Nicholas" w:date="2024-10-06T15:59:00Z" w16du:dateUtc="2024-10-06T14:59:00Z">
        <w:r w:rsidR="004A757A" w:rsidRPr="004A757A">
          <w:rPr>
            <w:rFonts w:ascii="Arial" w:eastAsia="Times New Roman" w:hAnsi="Arial" w:cs="Arial"/>
            <w:color w:val="000000" w:themeColor="text1"/>
            <w:lang w:eastAsia="en-GB"/>
          </w:rPr>
          <w:t xml:space="preserve"> male (versus female) suspect</w:t>
        </w:r>
      </w:ins>
      <w:ins w:id="39" w:author="Furl, Nicholas" w:date="2024-10-06T16:00:00Z" w16du:dateUtc="2024-10-06T15:00:00Z">
        <w:r w:rsidR="004A757A">
          <w:rPr>
            <w:rFonts w:ascii="Arial" w:eastAsia="Times New Roman" w:hAnsi="Arial" w:cs="Arial"/>
            <w:color w:val="000000" w:themeColor="text1"/>
            <w:lang w:eastAsia="en-GB"/>
          </w:rPr>
          <w:t>s as more</w:t>
        </w:r>
      </w:ins>
      <w:ins w:id="40" w:author="Furl, Nicholas" w:date="2024-10-06T15:59:00Z" w16du:dateUtc="2024-10-06T14:59:00Z">
        <w:r w:rsidR="004A757A" w:rsidRPr="004A757A">
          <w:rPr>
            <w:rFonts w:ascii="Arial" w:eastAsia="Times New Roman" w:hAnsi="Arial" w:cs="Arial"/>
            <w:color w:val="000000" w:themeColor="text1"/>
            <w:lang w:eastAsia="en-GB"/>
          </w:rPr>
          <w:t xml:space="preserve"> guilty,</w:t>
        </w:r>
      </w:ins>
      <w:ins w:id="41" w:author="Furl, Nicholas" w:date="2024-10-06T16:00:00Z" w16du:dateUtc="2024-10-06T15:00:00Z">
        <w:r w:rsidR="004A757A">
          <w:rPr>
            <w:rFonts w:ascii="Arial" w:eastAsia="Times New Roman" w:hAnsi="Arial" w:cs="Arial"/>
            <w:color w:val="000000" w:themeColor="text1"/>
            <w:lang w:eastAsia="en-GB"/>
          </w:rPr>
          <w:t xml:space="preserve"> </w:t>
        </w:r>
        <w:r w:rsidR="004E4B68">
          <w:rPr>
            <w:rFonts w:ascii="Arial" w:eastAsia="Times New Roman" w:hAnsi="Arial" w:cs="Arial"/>
            <w:color w:val="000000" w:themeColor="text1"/>
            <w:lang w:eastAsia="en-GB"/>
          </w:rPr>
          <w:t>inco</w:t>
        </w:r>
      </w:ins>
      <w:ins w:id="42" w:author="Furl, Nicholas" w:date="2024-10-06T16:01:00Z" w16du:dateUtc="2024-10-06T15:01:00Z">
        <w:r w:rsidR="004E4B68">
          <w:rPr>
            <w:rFonts w:ascii="Arial" w:eastAsia="Times New Roman" w:hAnsi="Arial" w:cs="Arial"/>
            <w:color w:val="000000" w:themeColor="text1"/>
            <w:lang w:eastAsia="en-GB"/>
          </w:rPr>
          <w:t>rporating</w:t>
        </w:r>
      </w:ins>
      <w:ins w:id="43" w:author="Furl, Nicholas" w:date="2024-10-06T16:00:00Z" w16du:dateUtc="2024-10-06T15:00:00Z">
        <w:r w:rsidR="004A757A">
          <w:rPr>
            <w:rFonts w:ascii="Arial" w:eastAsia="Times New Roman" w:hAnsi="Arial" w:cs="Arial"/>
            <w:color w:val="000000" w:themeColor="text1"/>
            <w:lang w:eastAsia="en-GB"/>
          </w:rPr>
          <w:t xml:space="preserve"> their prior beliefs about males,</w:t>
        </w:r>
      </w:ins>
      <w:ins w:id="44" w:author="Furl, Nicholas" w:date="2024-10-06T15:59:00Z" w16du:dateUtc="2024-10-06T14:59:00Z">
        <w:r w:rsidR="004A757A" w:rsidRPr="004A757A">
          <w:rPr>
            <w:rFonts w:ascii="Arial" w:eastAsia="Times New Roman" w:hAnsi="Arial" w:cs="Arial"/>
            <w:color w:val="000000" w:themeColor="text1"/>
            <w:lang w:eastAsia="en-GB"/>
          </w:rPr>
          <w:t xml:space="preserve"> though we found negligible effect for suspects varying in religious or mental health status. </w:t>
        </w:r>
      </w:ins>
      <w:ins w:id="45" w:author="Furl, Nicholas" w:date="2024-10-06T16:01:00Z" w16du:dateUtc="2024-10-06T15:01:00Z">
        <w:r w:rsidR="006E0D53">
          <w:rPr>
            <w:rFonts w:ascii="Arial" w:eastAsia="Times New Roman" w:hAnsi="Arial" w:cs="Arial"/>
            <w:color w:val="000000" w:themeColor="text1"/>
            <w:lang w:eastAsia="en-GB"/>
          </w:rPr>
          <w:t xml:space="preserve">For the second strategy, </w:t>
        </w:r>
      </w:ins>
      <w:del w:id="46" w:author="Furl, Nicholas" w:date="2024-10-06T11:22:00Z" w16du:dateUtc="2024-10-06T10:22:00Z">
        <w:r w:rsidR="00A37AA8" w:rsidRPr="00D61CE1" w:rsidDel="00D6274C">
          <w:rPr>
            <w:rFonts w:ascii="Arial" w:eastAsia="Times New Roman" w:hAnsi="Arial" w:cs="Arial"/>
            <w:color w:val="000000" w:themeColor="text1"/>
            <w:lang w:eastAsia="en-GB"/>
          </w:rPr>
          <w:delText>For the first such bias</w:delText>
        </w:r>
        <w:r w:rsidR="00C33100" w:rsidRPr="00D61CE1" w:rsidDel="00D6274C">
          <w:rPr>
            <w:rFonts w:ascii="Arial" w:eastAsia="Times New Roman" w:hAnsi="Arial" w:cs="Arial"/>
            <w:color w:val="000000" w:themeColor="text1"/>
            <w:lang w:eastAsia="en-GB"/>
          </w:rPr>
          <w:delText>,</w:delText>
        </w:r>
        <w:r w:rsidR="00E608A9" w:rsidRPr="00D61CE1" w:rsidDel="00D6274C">
          <w:rPr>
            <w:rFonts w:ascii="Arial" w:eastAsia="Times New Roman" w:hAnsi="Arial" w:cs="Arial"/>
            <w:color w:val="000000" w:themeColor="text1"/>
            <w:lang w:eastAsia="en-GB"/>
          </w:rPr>
          <w:delText xml:space="preserve"> </w:delText>
        </w:r>
      </w:del>
      <w:r w:rsidR="004E09F5" w:rsidRPr="00D61CE1">
        <w:rPr>
          <w:rFonts w:ascii="Arial" w:eastAsia="Times New Roman" w:hAnsi="Arial" w:cs="Arial"/>
          <w:color w:val="000000" w:themeColor="text1"/>
          <w:lang w:eastAsia="en-GB"/>
        </w:rPr>
        <w:t>participants</w:t>
      </w:r>
      <w:r w:rsidR="00B427F6" w:rsidRPr="00D61CE1">
        <w:rPr>
          <w:rFonts w:ascii="Arial" w:eastAsia="Times New Roman" w:hAnsi="Arial" w:cs="Arial"/>
          <w:color w:val="000000" w:themeColor="text1"/>
          <w:lang w:eastAsia="en-GB"/>
        </w:rPr>
        <w:t xml:space="preserve"> </w:t>
      </w:r>
      <w:del w:id="47" w:author="Furl, Nicholas" w:date="2024-10-06T11:52:00Z" w16du:dateUtc="2024-10-06T10:52:00Z">
        <w:r w:rsidR="00B427F6" w:rsidRPr="00D61CE1" w:rsidDel="00D6274C">
          <w:rPr>
            <w:rFonts w:ascii="Arial" w:eastAsia="Times New Roman" w:hAnsi="Arial" w:cs="Arial"/>
            <w:color w:val="000000" w:themeColor="text1"/>
            <w:lang w:eastAsia="en-GB"/>
          </w:rPr>
          <w:delText>exhibited suboptimal</w:delText>
        </w:r>
        <w:r w:rsidR="00DA3AB4" w:rsidRPr="00D61CE1" w:rsidDel="00D6274C">
          <w:rPr>
            <w:rFonts w:ascii="Arial" w:eastAsia="Times New Roman" w:hAnsi="Arial" w:cs="Arial"/>
            <w:color w:val="000000" w:themeColor="text1"/>
            <w:lang w:eastAsia="en-GB"/>
          </w:rPr>
          <w:delText xml:space="preserve"> beliefs</w:delText>
        </w:r>
        <w:r w:rsidR="004E09F5" w:rsidRPr="00D61CE1" w:rsidDel="00D6274C">
          <w:rPr>
            <w:rFonts w:ascii="Arial" w:eastAsia="Times New Roman" w:hAnsi="Arial" w:cs="Arial"/>
            <w:color w:val="000000" w:themeColor="text1"/>
            <w:lang w:eastAsia="en-GB"/>
          </w:rPr>
          <w:delText xml:space="preserve"> </w:delText>
        </w:r>
        <w:r w:rsidR="003F25C6" w:rsidRPr="00D61CE1" w:rsidDel="00D6274C">
          <w:rPr>
            <w:rFonts w:ascii="Arial" w:eastAsia="Times New Roman" w:hAnsi="Arial" w:cs="Arial"/>
            <w:color w:val="000000" w:themeColor="text1"/>
            <w:lang w:eastAsia="en-GB"/>
          </w:rPr>
          <w:delText xml:space="preserve">about </w:delText>
        </w:r>
        <w:r w:rsidR="002F6E8D" w:rsidRPr="00D61CE1" w:rsidDel="00D6274C">
          <w:rPr>
            <w:rFonts w:ascii="Arial" w:eastAsia="Times New Roman" w:hAnsi="Arial" w:cs="Arial"/>
            <w:color w:val="000000" w:themeColor="text1"/>
            <w:lang w:eastAsia="en-GB"/>
          </w:rPr>
          <w:delText xml:space="preserve">the guilt of </w:delText>
        </w:r>
        <w:r w:rsidR="003F25C6" w:rsidRPr="00D61CE1" w:rsidDel="00D6274C">
          <w:rPr>
            <w:rFonts w:ascii="Arial" w:eastAsia="Times New Roman" w:hAnsi="Arial" w:cs="Arial"/>
            <w:color w:val="000000" w:themeColor="text1"/>
            <w:lang w:eastAsia="en-GB"/>
          </w:rPr>
          <w:delText>a fictitious suspect</w:delText>
        </w:r>
        <w:r w:rsidR="00B427F6" w:rsidRPr="00D61CE1" w:rsidDel="00D6274C">
          <w:rPr>
            <w:rFonts w:ascii="Arial" w:eastAsia="Times New Roman" w:hAnsi="Arial" w:cs="Arial"/>
            <w:color w:val="000000" w:themeColor="text1"/>
            <w:lang w:eastAsia="en-GB"/>
          </w:rPr>
          <w:delText xml:space="preserve">, because they </w:delText>
        </w:r>
      </w:del>
      <w:r w:rsidR="009C1A19" w:rsidRPr="00D61CE1">
        <w:rPr>
          <w:rFonts w:ascii="Arial" w:eastAsia="Times New Roman" w:hAnsi="Arial" w:cs="Arial"/>
          <w:color w:val="000000" w:themeColor="text1"/>
          <w:lang w:eastAsia="en-GB"/>
        </w:rPr>
        <w:t>gave more weight to “</w:t>
      </w:r>
      <w:r w:rsidR="00B427F6" w:rsidRPr="00D61CE1">
        <w:rPr>
          <w:rFonts w:ascii="Arial" w:eastAsia="Times New Roman" w:hAnsi="Arial" w:cs="Arial"/>
          <w:color w:val="000000" w:themeColor="text1"/>
          <w:lang w:eastAsia="en-GB"/>
        </w:rPr>
        <w:t xml:space="preserve">oddball” </w:t>
      </w:r>
      <w:r w:rsidR="00857FEA" w:rsidRPr="00D61CE1">
        <w:rPr>
          <w:rFonts w:ascii="Arial" w:eastAsia="Times New Roman" w:hAnsi="Arial" w:cs="Arial"/>
          <w:color w:val="000000" w:themeColor="text1"/>
          <w:lang w:eastAsia="en-GB"/>
        </w:rPr>
        <w:t>w</w:t>
      </w:r>
      <w:r w:rsidR="001D73E2" w:rsidRPr="00D61CE1">
        <w:rPr>
          <w:rFonts w:ascii="Arial" w:eastAsia="Times New Roman" w:hAnsi="Arial" w:cs="Arial"/>
          <w:color w:val="000000" w:themeColor="text1"/>
          <w:lang w:eastAsia="en-GB"/>
        </w:rPr>
        <w:t>itness</w:t>
      </w:r>
      <w:ins w:id="48" w:author="Furl, Nicholas" w:date="2024-10-06T11:52:00Z" w16du:dateUtc="2024-10-06T10:52:00Z">
        <w:r w:rsidR="00D6274C">
          <w:rPr>
            <w:rFonts w:ascii="Arial" w:eastAsia="Times New Roman" w:hAnsi="Arial" w:cs="Arial"/>
            <w:color w:val="000000" w:themeColor="text1"/>
            <w:lang w:eastAsia="en-GB"/>
          </w:rPr>
          <w:t xml:space="preserve"> claims</w:t>
        </w:r>
      </w:ins>
      <w:del w:id="49" w:author="Furl, Nicholas" w:date="2024-10-06T11:52:00Z" w16du:dateUtc="2024-10-06T10:52:00Z">
        <w:r w:rsidR="001D73E2" w:rsidRPr="00D61CE1" w:rsidDel="00D6274C">
          <w:rPr>
            <w:rFonts w:ascii="Arial" w:eastAsia="Times New Roman" w:hAnsi="Arial" w:cs="Arial"/>
            <w:color w:val="000000" w:themeColor="text1"/>
            <w:lang w:eastAsia="en-GB"/>
          </w:rPr>
          <w:delText>es</w:delText>
        </w:r>
      </w:del>
      <w:ins w:id="50" w:author="Furl, Nicholas" w:date="2024-10-06T16:01:00Z" w16du:dateUtc="2024-10-06T15:01:00Z">
        <w:r w:rsidR="006E0D53">
          <w:rPr>
            <w:rFonts w:ascii="Arial" w:eastAsia="Times New Roman" w:hAnsi="Arial" w:cs="Arial"/>
            <w:color w:val="000000" w:themeColor="text1"/>
            <w:lang w:eastAsia="en-GB"/>
          </w:rPr>
          <w:t xml:space="preserve"> (</w:t>
        </w:r>
      </w:ins>
      <w:del w:id="51" w:author="Furl, Nicholas" w:date="2024-10-06T16:01:00Z" w16du:dateUtc="2024-10-06T15:01:00Z">
        <w:r w:rsidR="00B86D97" w:rsidRPr="00D61CE1" w:rsidDel="006E0D53">
          <w:rPr>
            <w:rFonts w:ascii="Arial" w:eastAsia="Times New Roman" w:hAnsi="Arial" w:cs="Arial"/>
            <w:color w:val="000000" w:themeColor="text1"/>
            <w:lang w:eastAsia="en-GB"/>
          </w:rPr>
          <w:delText xml:space="preserve">, </w:delText>
        </w:r>
      </w:del>
      <w:ins w:id="52" w:author="Furl, Nicholas" w:date="2024-10-06T11:53:00Z" w16du:dateUtc="2024-10-06T10:53:00Z">
        <w:r w:rsidR="00D6274C">
          <w:rPr>
            <w:rFonts w:ascii="Arial" w:eastAsia="Times New Roman" w:hAnsi="Arial" w:cs="Arial"/>
            <w:color w:val="000000" w:themeColor="text1"/>
            <w:lang w:eastAsia="en-GB"/>
          </w:rPr>
          <w:t xml:space="preserve">which conflicted with </w:t>
        </w:r>
      </w:ins>
      <w:ins w:id="53" w:author="Furl, Nicholas" w:date="2024-10-06T16:01:00Z" w16du:dateUtc="2024-10-06T15:01:00Z">
        <w:r w:rsidR="006E0D53">
          <w:rPr>
            <w:rFonts w:ascii="Arial" w:eastAsia="Times New Roman" w:hAnsi="Arial" w:cs="Arial"/>
            <w:color w:val="000000" w:themeColor="text1"/>
            <w:lang w:eastAsia="en-GB"/>
          </w:rPr>
          <w:t xml:space="preserve">preceding witness </w:t>
        </w:r>
      </w:ins>
      <w:ins w:id="54" w:author="Furl, Nicholas" w:date="2024-10-06T11:53:00Z" w16du:dateUtc="2024-10-06T10:53:00Z">
        <w:r w:rsidR="00D6274C">
          <w:rPr>
            <w:rFonts w:ascii="Arial" w:eastAsia="Times New Roman" w:hAnsi="Arial" w:cs="Arial"/>
            <w:color w:val="000000" w:themeColor="text1"/>
            <w:lang w:eastAsia="en-GB"/>
          </w:rPr>
          <w:t>claims</w:t>
        </w:r>
      </w:ins>
      <w:ins w:id="55" w:author="Furl, Nicholas" w:date="2024-10-06T16:01:00Z" w16du:dateUtc="2024-10-06T15:01:00Z">
        <w:r w:rsidR="006E0D53">
          <w:rPr>
            <w:rFonts w:ascii="Arial" w:eastAsia="Times New Roman" w:hAnsi="Arial" w:cs="Arial"/>
            <w:color w:val="000000" w:themeColor="text1"/>
            <w:lang w:eastAsia="en-GB"/>
          </w:rPr>
          <w:t>)</w:t>
        </w:r>
      </w:ins>
      <w:ins w:id="56" w:author="Furl, Nicholas" w:date="2024-10-06T11:53:00Z" w16du:dateUtc="2024-10-06T10:53:00Z">
        <w:r w:rsidR="00D6274C">
          <w:rPr>
            <w:rFonts w:ascii="Arial" w:eastAsia="Times New Roman" w:hAnsi="Arial" w:cs="Arial"/>
            <w:color w:val="000000" w:themeColor="text1"/>
            <w:lang w:eastAsia="en-GB"/>
          </w:rPr>
          <w:t xml:space="preserve">, and gave less weight to </w:t>
        </w:r>
      </w:ins>
      <w:del w:id="57" w:author="Furl, Nicholas" w:date="2024-10-06T11:52:00Z" w16du:dateUtc="2024-10-06T10:52:00Z">
        <w:r w:rsidR="00B86D97" w:rsidRPr="00D61CE1" w:rsidDel="00D6274C">
          <w:rPr>
            <w:rFonts w:ascii="Arial" w:eastAsia="Times New Roman" w:hAnsi="Arial" w:cs="Arial"/>
            <w:color w:val="000000" w:themeColor="text1"/>
            <w:lang w:eastAsia="en-GB"/>
          </w:rPr>
          <w:delText>while neglecting</w:delText>
        </w:r>
        <w:r w:rsidR="009C1A19" w:rsidRPr="00D61CE1" w:rsidDel="00D6274C">
          <w:rPr>
            <w:rFonts w:ascii="Arial" w:eastAsia="Times New Roman" w:hAnsi="Arial" w:cs="Arial"/>
            <w:color w:val="000000" w:themeColor="text1"/>
            <w:lang w:eastAsia="en-GB"/>
          </w:rPr>
          <w:delText xml:space="preserve"> </w:delText>
        </w:r>
      </w:del>
      <w:r w:rsidR="009C1A19" w:rsidRPr="00D61CE1">
        <w:rPr>
          <w:rFonts w:ascii="Arial" w:eastAsia="Times New Roman" w:hAnsi="Arial" w:cs="Arial"/>
          <w:color w:val="000000" w:themeColor="text1"/>
          <w:lang w:eastAsia="en-GB"/>
        </w:rPr>
        <w:t xml:space="preserve">claims </w:t>
      </w:r>
      <w:r w:rsidR="00B86D97" w:rsidRPr="00D61CE1">
        <w:rPr>
          <w:rFonts w:ascii="Arial" w:eastAsia="Times New Roman" w:hAnsi="Arial" w:cs="Arial"/>
          <w:color w:val="000000" w:themeColor="text1"/>
          <w:lang w:eastAsia="en-GB"/>
        </w:rPr>
        <w:t xml:space="preserve">that </w:t>
      </w:r>
      <w:del w:id="58" w:author="Furl, Nicholas" w:date="2024-10-06T11:53:00Z" w16du:dateUtc="2024-10-06T10:53:00Z">
        <w:r w:rsidR="00B86D97" w:rsidRPr="00D61CE1" w:rsidDel="00D6274C">
          <w:rPr>
            <w:rFonts w:ascii="Arial" w:eastAsia="Times New Roman" w:hAnsi="Arial" w:cs="Arial"/>
            <w:color w:val="000000" w:themeColor="text1"/>
            <w:lang w:eastAsia="en-GB"/>
          </w:rPr>
          <w:delText>are</w:delText>
        </w:r>
        <w:r w:rsidR="009C1A19" w:rsidRPr="00D61CE1" w:rsidDel="00D6274C">
          <w:rPr>
            <w:rFonts w:ascii="Arial" w:eastAsia="Times New Roman" w:hAnsi="Arial" w:cs="Arial"/>
            <w:color w:val="000000" w:themeColor="text1"/>
            <w:lang w:eastAsia="en-GB"/>
          </w:rPr>
          <w:delText xml:space="preserve"> </w:delText>
        </w:r>
      </w:del>
      <w:ins w:id="59" w:author="Furl, Nicholas" w:date="2024-10-06T11:53:00Z" w16du:dateUtc="2024-10-06T10:53:00Z">
        <w:r w:rsidR="00D6274C">
          <w:rPr>
            <w:rFonts w:ascii="Arial" w:eastAsia="Times New Roman" w:hAnsi="Arial" w:cs="Arial"/>
            <w:color w:val="000000" w:themeColor="text1"/>
            <w:lang w:eastAsia="en-GB"/>
          </w:rPr>
          <w:t>were more</w:t>
        </w:r>
        <w:r w:rsidR="00D6274C" w:rsidRPr="00D61CE1">
          <w:rPr>
            <w:rFonts w:ascii="Arial" w:eastAsia="Times New Roman" w:hAnsi="Arial" w:cs="Arial"/>
            <w:color w:val="000000" w:themeColor="text1"/>
            <w:lang w:eastAsia="en-GB"/>
          </w:rPr>
          <w:t xml:space="preserve"> </w:t>
        </w:r>
      </w:ins>
      <w:r w:rsidR="009C1A19" w:rsidRPr="00D61CE1">
        <w:rPr>
          <w:rFonts w:ascii="Arial" w:eastAsia="Times New Roman" w:hAnsi="Arial" w:cs="Arial"/>
          <w:color w:val="000000" w:themeColor="text1"/>
          <w:lang w:eastAsia="en-GB"/>
        </w:rPr>
        <w:t xml:space="preserve">consistent with </w:t>
      </w:r>
      <w:del w:id="60" w:author="Furl, Nicholas" w:date="2024-10-06T16:02:00Z" w16du:dateUtc="2024-10-06T15:02:00Z">
        <w:r w:rsidR="009C1A19" w:rsidRPr="00D61CE1" w:rsidDel="006E0D53">
          <w:rPr>
            <w:rFonts w:ascii="Arial" w:eastAsia="Times New Roman" w:hAnsi="Arial" w:cs="Arial"/>
            <w:color w:val="000000" w:themeColor="text1"/>
            <w:lang w:eastAsia="en-GB"/>
          </w:rPr>
          <w:delText xml:space="preserve">other </w:delText>
        </w:r>
      </w:del>
      <w:ins w:id="61" w:author="Furl, Nicholas" w:date="2024-10-06T16:02:00Z" w16du:dateUtc="2024-10-06T15:02:00Z">
        <w:r w:rsidR="006E0D53">
          <w:rPr>
            <w:rFonts w:ascii="Arial" w:eastAsia="Times New Roman" w:hAnsi="Arial" w:cs="Arial"/>
            <w:color w:val="000000" w:themeColor="text1"/>
            <w:lang w:eastAsia="en-GB"/>
          </w:rPr>
          <w:t>preceding</w:t>
        </w:r>
        <w:r w:rsidR="006E0D53" w:rsidRPr="00D61CE1">
          <w:rPr>
            <w:rFonts w:ascii="Arial" w:eastAsia="Times New Roman" w:hAnsi="Arial" w:cs="Arial"/>
            <w:color w:val="000000" w:themeColor="text1"/>
            <w:lang w:eastAsia="en-GB"/>
          </w:rPr>
          <w:t xml:space="preserve"> </w:t>
        </w:r>
      </w:ins>
      <w:r w:rsidR="009C1A19" w:rsidRPr="00D61CE1">
        <w:rPr>
          <w:rFonts w:ascii="Arial" w:eastAsia="Times New Roman" w:hAnsi="Arial" w:cs="Arial"/>
          <w:color w:val="000000" w:themeColor="text1"/>
          <w:lang w:eastAsia="en-GB"/>
        </w:rPr>
        <w:t xml:space="preserve">witnesses. </w:t>
      </w:r>
      <w:del w:id="62" w:author="Furl, Nicholas" w:date="2024-10-06T11:53:00Z" w16du:dateUtc="2024-10-06T10:53:00Z">
        <w:r w:rsidR="00C87B85" w:rsidDel="00D6274C">
          <w:rPr>
            <w:rFonts w:ascii="Arial" w:eastAsia="Times New Roman" w:hAnsi="Arial" w:cs="Arial"/>
            <w:color w:val="000000" w:themeColor="text1"/>
            <w:lang w:eastAsia="en-GB"/>
          </w:rPr>
          <w:delText>T</w:delText>
        </w:r>
        <w:r w:rsidR="00C24B47" w:rsidRPr="00D61CE1" w:rsidDel="00D6274C">
          <w:rPr>
            <w:rFonts w:ascii="Arial" w:eastAsia="Times New Roman" w:hAnsi="Arial" w:cs="Arial"/>
            <w:color w:val="000000" w:themeColor="text1"/>
            <w:lang w:eastAsia="en-GB"/>
          </w:rPr>
          <w:delText xml:space="preserve">he general population </w:delText>
        </w:r>
        <w:r w:rsidR="00C87B85" w:rsidDel="00D6274C">
          <w:rPr>
            <w:rFonts w:ascii="Arial" w:eastAsia="Times New Roman" w:hAnsi="Arial" w:cs="Arial"/>
            <w:color w:val="000000" w:themeColor="text1"/>
            <w:lang w:eastAsia="en-GB"/>
          </w:rPr>
          <w:delText xml:space="preserve">may </w:delText>
        </w:r>
        <w:r w:rsidR="00C24B47" w:rsidRPr="00D61CE1" w:rsidDel="00D6274C">
          <w:rPr>
            <w:rFonts w:ascii="Arial" w:eastAsia="Times New Roman" w:hAnsi="Arial" w:cs="Arial"/>
            <w:color w:val="000000" w:themeColor="text1"/>
            <w:lang w:eastAsia="en-GB"/>
          </w:rPr>
          <w:delText xml:space="preserve">exhibit </w:delText>
        </w:r>
        <w:r w:rsidR="00C87B85" w:rsidRPr="00C87B85" w:rsidDel="00D6274C">
          <w:rPr>
            <w:rFonts w:ascii="Arial" w:eastAsia="Times New Roman" w:hAnsi="Arial" w:cs="Arial"/>
            <w:color w:val="000000" w:themeColor="text1"/>
            <w:lang w:eastAsia="en-GB"/>
          </w:rPr>
          <w:delText xml:space="preserve">to some degree </w:delText>
        </w:r>
        <w:r w:rsidR="00C24B47" w:rsidRPr="00D61CE1" w:rsidDel="00D6274C">
          <w:rPr>
            <w:rFonts w:ascii="Arial" w:eastAsia="Times New Roman" w:hAnsi="Arial" w:cs="Arial"/>
            <w:color w:val="000000" w:themeColor="text1"/>
            <w:lang w:eastAsia="en-GB"/>
          </w:rPr>
          <w:delText xml:space="preserve">the </w:delText>
        </w:r>
        <w:r w:rsidR="0094349A" w:rsidDel="00D6274C">
          <w:rPr>
            <w:rFonts w:ascii="Arial" w:eastAsia="Times New Roman" w:hAnsi="Arial" w:cs="Arial"/>
            <w:color w:val="000000" w:themeColor="text1"/>
            <w:lang w:eastAsia="en-GB"/>
          </w:rPr>
          <w:delText xml:space="preserve">disconfirmatory evidence </w:delText>
        </w:r>
        <w:r w:rsidR="00A40DCD" w:rsidRPr="00D61CE1" w:rsidDel="00D6274C">
          <w:rPr>
            <w:rFonts w:ascii="Arial" w:eastAsia="Times New Roman" w:hAnsi="Arial" w:cs="Arial"/>
            <w:color w:val="000000" w:themeColor="text1"/>
            <w:lang w:eastAsia="en-GB"/>
          </w:rPr>
          <w:delText>bias</w:delText>
        </w:r>
        <w:r w:rsidR="004869C7" w:rsidRPr="00D61CE1" w:rsidDel="00D6274C">
          <w:rPr>
            <w:rFonts w:ascii="Arial" w:eastAsia="Times New Roman" w:hAnsi="Arial" w:cs="Arial"/>
            <w:color w:val="000000" w:themeColor="text1"/>
            <w:lang w:eastAsia="en-GB"/>
          </w:rPr>
          <w:delText>,</w:delText>
        </w:r>
        <w:r w:rsidR="00F87400" w:rsidRPr="00D61CE1" w:rsidDel="00D6274C">
          <w:rPr>
            <w:rFonts w:ascii="Arial" w:eastAsia="Times New Roman" w:hAnsi="Arial" w:cs="Arial"/>
            <w:color w:val="000000" w:themeColor="text1"/>
            <w:lang w:eastAsia="en-GB"/>
          </w:rPr>
          <w:delText xml:space="preserve"> </w:delText>
        </w:r>
        <w:r w:rsidR="00A40DCD" w:rsidRPr="00D61CE1" w:rsidDel="00D6274C">
          <w:rPr>
            <w:rFonts w:ascii="Arial" w:eastAsia="Times New Roman" w:hAnsi="Arial" w:cs="Arial"/>
            <w:color w:val="000000" w:themeColor="text1"/>
            <w:lang w:eastAsia="en-GB"/>
          </w:rPr>
          <w:delText xml:space="preserve">previously associated with </w:delText>
        </w:r>
        <w:r w:rsidR="00C24B47" w:rsidRPr="00D61CE1" w:rsidDel="00D6274C">
          <w:rPr>
            <w:rFonts w:ascii="Arial" w:eastAsia="Times New Roman" w:hAnsi="Arial" w:cs="Arial"/>
            <w:color w:val="000000" w:themeColor="text1"/>
            <w:lang w:eastAsia="en-GB"/>
          </w:rPr>
          <w:delText>psychosis</w:delText>
        </w:r>
        <w:r w:rsidR="00245772" w:rsidRPr="00D61CE1" w:rsidDel="00D6274C">
          <w:rPr>
            <w:rFonts w:ascii="Arial" w:eastAsia="Times New Roman" w:hAnsi="Arial" w:cs="Arial"/>
            <w:color w:val="000000" w:themeColor="text1"/>
            <w:lang w:eastAsia="en-GB"/>
          </w:rPr>
          <w:delText xml:space="preserve">. </w:delText>
        </w:r>
      </w:del>
      <w:del w:id="63" w:author="Furl, Nicholas" w:date="2024-10-06T11:54:00Z" w16du:dateUtc="2024-10-06T10:54:00Z">
        <w:r w:rsidR="00245772" w:rsidRPr="00D61CE1" w:rsidDel="00D6274C">
          <w:rPr>
            <w:rFonts w:ascii="Arial" w:eastAsia="Times New Roman" w:hAnsi="Arial" w:cs="Arial"/>
            <w:color w:val="000000" w:themeColor="text1"/>
            <w:lang w:eastAsia="en-GB"/>
          </w:rPr>
          <w:delText>We</w:delText>
        </w:r>
        <w:r w:rsidR="009C1A19" w:rsidRPr="00D61CE1" w:rsidDel="00D6274C">
          <w:rPr>
            <w:rFonts w:ascii="Arial" w:eastAsia="Times New Roman" w:hAnsi="Arial" w:cs="Arial"/>
            <w:color w:val="000000" w:themeColor="text1"/>
            <w:lang w:eastAsia="en-GB"/>
          </w:rPr>
          <w:delText xml:space="preserve"> also hypothesised a </w:delText>
        </w:r>
        <w:r w:rsidR="008A7AA5" w:rsidRPr="00D61CE1" w:rsidDel="00D6274C">
          <w:rPr>
            <w:rFonts w:ascii="Arial" w:eastAsia="Times New Roman" w:hAnsi="Arial" w:cs="Arial"/>
            <w:color w:val="000000" w:themeColor="text1"/>
            <w:lang w:eastAsia="en-GB"/>
          </w:rPr>
          <w:delText xml:space="preserve">second bias, </w:delText>
        </w:r>
        <w:r w:rsidR="00245772" w:rsidRPr="00D61CE1" w:rsidDel="00D6274C">
          <w:rPr>
            <w:rFonts w:ascii="Arial" w:eastAsia="Times New Roman" w:hAnsi="Arial" w:cs="Arial"/>
            <w:color w:val="000000" w:themeColor="text1"/>
            <w:lang w:eastAsia="en-GB"/>
          </w:rPr>
          <w:delText>where</w:delText>
        </w:r>
        <w:r w:rsidR="008A7AA5" w:rsidRPr="00D61CE1" w:rsidDel="00D6274C">
          <w:rPr>
            <w:rFonts w:ascii="Arial" w:eastAsia="Times New Roman" w:hAnsi="Arial" w:cs="Arial"/>
            <w:color w:val="000000" w:themeColor="text1"/>
            <w:lang w:eastAsia="en-GB"/>
          </w:rPr>
          <w:delText xml:space="preserve"> participants </w:delText>
        </w:r>
        <w:r w:rsidR="003D2372" w:rsidRPr="00D61CE1" w:rsidDel="00D6274C">
          <w:rPr>
            <w:rFonts w:ascii="Arial" w:eastAsia="Times New Roman" w:hAnsi="Arial" w:cs="Arial"/>
            <w:color w:val="000000" w:themeColor="text1"/>
            <w:lang w:eastAsia="en-GB"/>
          </w:rPr>
          <w:delText xml:space="preserve">prejudicially </w:delText>
        </w:r>
        <w:r w:rsidR="008A7AA5" w:rsidRPr="00D61CE1" w:rsidDel="00D6274C">
          <w:rPr>
            <w:rFonts w:ascii="Arial" w:eastAsia="Times New Roman" w:hAnsi="Arial" w:cs="Arial"/>
            <w:color w:val="000000" w:themeColor="text1"/>
            <w:lang w:eastAsia="en-GB"/>
          </w:rPr>
          <w:delText>weight</w:delText>
        </w:r>
        <w:r w:rsidR="003D2372" w:rsidRPr="00D61CE1" w:rsidDel="00D6274C">
          <w:rPr>
            <w:color w:val="000000" w:themeColor="text1"/>
          </w:rPr>
          <w:delText xml:space="preserve"> </w:delText>
        </w:r>
        <w:r w:rsidR="008A7AA5" w:rsidRPr="00D61CE1" w:rsidDel="00D6274C">
          <w:rPr>
            <w:rFonts w:ascii="Arial" w:eastAsia="Times New Roman" w:hAnsi="Arial" w:cs="Arial"/>
            <w:color w:val="000000" w:themeColor="text1"/>
            <w:lang w:eastAsia="en-GB"/>
          </w:rPr>
          <w:delText xml:space="preserve">evidence </w:delText>
        </w:r>
        <w:r w:rsidR="003D2372" w:rsidRPr="00D61CE1" w:rsidDel="00D6274C">
          <w:rPr>
            <w:rFonts w:ascii="Arial" w:eastAsia="Times New Roman" w:hAnsi="Arial" w:cs="Arial"/>
            <w:color w:val="000000" w:themeColor="text1"/>
            <w:lang w:eastAsia="en-GB"/>
          </w:rPr>
          <w:delText>against</w:delText>
        </w:r>
        <w:r w:rsidR="00222745" w:rsidDel="00D6274C">
          <w:rPr>
            <w:rFonts w:ascii="Arial" w:eastAsia="Times New Roman" w:hAnsi="Arial" w:cs="Arial"/>
            <w:color w:val="000000" w:themeColor="text1"/>
            <w:lang w:eastAsia="en-GB"/>
          </w:rPr>
          <w:delText xml:space="preserve"> certain</w:delText>
        </w:r>
        <w:r w:rsidR="003D2372" w:rsidRPr="00D61CE1" w:rsidDel="00D6274C">
          <w:rPr>
            <w:rFonts w:ascii="Arial" w:eastAsia="Times New Roman" w:hAnsi="Arial" w:cs="Arial"/>
            <w:color w:val="000000" w:themeColor="text1"/>
            <w:lang w:eastAsia="en-GB"/>
          </w:rPr>
          <w:delText xml:space="preserve"> </w:delText>
        </w:r>
        <w:r w:rsidR="008A7AA5" w:rsidRPr="00D61CE1" w:rsidDel="00D6274C">
          <w:rPr>
            <w:rFonts w:ascii="Arial" w:eastAsia="Times New Roman" w:hAnsi="Arial" w:cs="Arial"/>
            <w:color w:val="000000" w:themeColor="text1"/>
            <w:lang w:eastAsia="en-GB"/>
          </w:rPr>
          <w:delText xml:space="preserve">suspects. </w:delText>
        </w:r>
        <w:r w:rsidR="00245772" w:rsidRPr="00D61CE1" w:rsidDel="00D6274C">
          <w:rPr>
            <w:rFonts w:ascii="Arial" w:eastAsia="Times New Roman" w:hAnsi="Arial" w:cs="Arial"/>
            <w:color w:val="000000" w:themeColor="text1"/>
            <w:lang w:eastAsia="en-GB"/>
          </w:rPr>
          <w:delText>We de</w:delText>
        </w:r>
      </w:del>
      <w:del w:id="64" w:author="Furl, Nicholas" w:date="2024-10-06T11:55:00Z" w16du:dateUtc="2024-10-06T10:55:00Z">
        <w:r w:rsidR="00245772" w:rsidRPr="00D61CE1" w:rsidDel="00D6274C">
          <w:rPr>
            <w:rFonts w:ascii="Arial" w:eastAsia="Times New Roman" w:hAnsi="Arial" w:cs="Arial"/>
            <w:color w:val="000000" w:themeColor="text1"/>
            <w:lang w:eastAsia="en-GB"/>
          </w:rPr>
          <w:delText>tected s</w:delText>
        </w:r>
        <w:r w:rsidR="009C1A19" w:rsidRPr="00D61CE1" w:rsidDel="00D6274C">
          <w:rPr>
            <w:rFonts w:ascii="Arial" w:eastAsia="Times New Roman" w:hAnsi="Arial" w:cs="Arial"/>
            <w:color w:val="000000" w:themeColor="text1"/>
            <w:lang w:eastAsia="en-GB"/>
          </w:rPr>
          <w:delText>uch a bias against male suspect</w:delText>
        </w:r>
        <w:r w:rsidR="00245772" w:rsidRPr="00D61CE1" w:rsidDel="00D6274C">
          <w:rPr>
            <w:rFonts w:ascii="Arial" w:eastAsia="Times New Roman" w:hAnsi="Arial" w:cs="Arial"/>
            <w:color w:val="000000" w:themeColor="text1"/>
            <w:lang w:eastAsia="en-GB"/>
          </w:rPr>
          <w:delText>s</w:delText>
        </w:r>
        <w:r w:rsidR="009C1A19" w:rsidRPr="00D61CE1" w:rsidDel="00D6274C">
          <w:rPr>
            <w:rFonts w:ascii="Arial" w:eastAsia="Times New Roman" w:hAnsi="Arial" w:cs="Arial"/>
            <w:color w:val="000000" w:themeColor="text1"/>
            <w:lang w:eastAsia="en-GB"/>
          </w:rPr>
          <w:delText xml:space="preserve">, but we found </w:delText>
        </w:r>
        <w:r w:rsidR="00245772" w:rsidRPr="00D61CE1" w:rsidDel="00D6274C">
          <w:rPr>
            <w:rFonts w:ascii="Arial" w:eastAsia="Times New Roman" w:hAnsi="Arial" w:cs="Arial"/>
            <w:color w:val="000000" w:themeColor="text1"/>
            <w:lang w:eastAsia="en-GB"/>
          </w:rPr>
          <w:delText>negligible</w:delText>
        </w:r>
        <w:r w:rsidR="008A7AA5" w:rsidRPr="00D61CE1" w:rsidDel="00D6274C">
          <w:rPr>
            <w:rFonts w:ascii="Arial" w:eastAsia="Times New Roman" w:hAnsi="Arial" w:cs="Arial"/>
            <w:color w:val="000000" w:themeColor="text1"/>
            <w:lang w:eastAsia="en-GB"/>
          </w:rPr>
          <w:delText xml:space="preserve"> </w:delText>
        </w:r>
        <w:r w:rsidR="00030544" w:rsidRPr="00D61CE1" w:rsidDel="00D6274C">
          <w:rPr>
            <w:rFonts w:ascii="Arial" w:eastAsia="Times New Roman" w:hAnsi="Arial" w:cs="Arial"/>
            <w:color w:val="000000" w:themeColor="text1"/>
            <w:lang w:eastAsia="en-GB"/>
          </w:rPr>
          <w:delText xml:space="preserve">bias </w:delText>
        </w:r>
        <w:r w:rsidR="00BC3451" w:rsidDel="00D6274C">
          <w:rPr>
            <w:rFonts w:ascii="Arial" w:eastAsia="Times New Roman" w:hAnsi="Arial" w:cs="Arial"/>
            <w:color w:val="000000" w:themeColor="text1"/>
            <w:lang w:eastAsia="en-GB"/>
          </w:rPr>
          <w:delText>about</w:delText>
        </w:r>
        <w:r w:rsidR="001D73E2" w:rsidRPr="00D61CE1" w:rsidDel="00D6274C">
          <w:rPr>
            <w:rFonts w:ascii="Arial" w:eastAsia="Times New Roman" w:hAnsi="Arial" w:cs="Arial"/>
            <w:color w:val="000000" w:themeColor="text1"/>
            <w:lang w:eastAsia="en-GB"/>
          </w:rPr>
          <w:delText xml:space="preserve"> </w:delText>
        </w:r>
      </w:del>
      <w:del w:id="65" w:author="Furl, Nicholas" w:date="2024-10-06T15:59:00Z" w16du:dateUtc="2024-10-06T14:59:00Z">
        <w:r w:rsidR="001D73E2" w:rsidRPr="00D61CE1" w:rsidDel="004A757A">
          <w:rPr>
            <w:rFonts w:ascii="Arial" w:eastAsia="Times New Roman" w:hAnsi="Arial" w:cs="Arial"/>
            <w:color w:val="000000" w:themeColor="text1"/>
            <w:lang w:eastAsia="en-GB"/>
          </w:rPr>
          <w:delText>religious</w:delText>
        </w:r>
        <w:r w:rsidR="004E09F5" w:rsidRPr="00D61CE1" w:rsidDel="004A757A">
          <w:rPr>
            <w:rFonts w:ascii="Arial" w:eastAsia="Times New Roman" w:hAnsi="Arial" w:cs="Arial"/>
            <w:color w:val="000000" w:themeColor="text1"/>
            <w:lang w:eastAsia="en-GB"/>
          </w:rPr>
          <w:delText xml:space="preserve"> </w:delText>
        </w:r>
        <w:r w:rsidR="00E2431D" w:rsidRPr="00D61CE1" w:rsidDel="004A757A">
          <w:rPr>
            <w:rFonts w:ascii="Arial" w:eastAsia="Times New Roman" w:hAnsi="Arial" w:cs="Arial"/>
            <w:color w:val="000000" w:themeColor="text1"/>
            <w:lang w:eastAsia="en-GB"/>
          </w:rPr>
          <w:delText xml:space="preserve">or </w:delText>
        </w:r>
        <w:r w:rsidR="004E09F5" w:rsidRPr="00D61CE1" w:rsidDel="004A757A">
          <w:rPr>
            <w:rFonts w:ascii="Arial" w:eastAsia="Times New Roman" w:hAnsi="Arial" w:cs="Arial"/>
            <w:color w:val="000000" w:themeColor="text1"/>
            <w:lang w:eastAsia="en-GB"/>
          </w:rPr>
          <w:delText xml:space="preserve">mental health </w:delText>
        </w:r>
        <w:r w:rsidR="00E2431D" w:rsidRPr="00D61CE1" w:rsidDel="004A757A">
          <w:rPr>
            <w:rFonts w:ascii="Arial" w:eastAsia="Times New Roman" w:hAnsi="Arial" w:cs="Arial"/>
            <w:color w:val="000000" w:themeColor="text1"/>
            <w:lang w:eastAsia="en-GB"/>
          </w:rPr>
          <w:delText xml:space="preserve">status. </w:delText>
        </w:r>
      </w:del>
      <w:ins w:id="66" w:author="Furl, Nicholas" w:date="2024-10-06T11:56:00Z" w16du:dateUtc="2024-10-06T10:56:00Z">
        <w:r w:rsidR="00015EE5">
          <w:rPr>
            <w:rFonts w:ascii="Arial" w:eastAsia="Times New Roman" w:hAnsi="Arial" w:cs="Arial"/>
            <w:color w:val="000000" w:themeColor="text1"/>
            <w:lang w:eastAsia="en-GB"/>
          </w:rPr>
          <w:t xml:space="preserve">We </w:t>
        </w:r>
      </w:ins>
      <w:ins w:id="67" w:author="Furl, Nicholas" w:date="2024-10-06T11:59:00Z" w16du:dateUtc="2024-10-06T10:59:00Z">
        <w:r w:rsidR="00015EE5">
          <w:rPr>
            <w:rFonts w:ascii="Arial" w:eastAsia="Times New Roman" w:hAnsi="Arial" w:cs="Arial"/>
            <w:color w:val="000000" w:themeColor="text1"/>
            <w:lang w:eastAsia="en-GB"/>
          </w:rPr>
          <w:t>demonstrate</w:t>
        </w:r>
      </w:ins>
      <w:ins w:id="68" w:author="Furl, Nicholas" w:date="2024-10-06T11:56:00Z" w16du:dateUtc="2024-10-06T10:56:00Z">
        <w:r w:rsidR="00015EE5">
          <w:rPr>
            <w:rFonts w:ascii="Arial" w:eastAsia="Times New Roman" w:hAnsi="Arial" w:cs="Arial"/>
            <w:color w:val="000000" w:themeColor="text1"/>
            <w:lang w:eastAsia="en-GB"/>
          </w:rPr>
          <w:t xml:space="preserve"> a heuristic</w:t>
        </w:r>
      </w:ins>
      <w:ins w:id="69" w:author="Furl, Nicholas" w:date="2024-10-06T11:59:00Z" w16du:dateUtc="2024-10-06T10:59:00Z">
        <w:r w:rsidR="00015EE5">
          <w:rPr>
            <w:rFonts w:ascii="Arial" w:eastAsia="Times New Roman" w:hAnsi="Arial" w:cs="Arial"/>
            <w:color w:val="000000" w:themeColor="text1"/>
            <w:lang w:eastAsia="en-GB"/>
          </w:rPr>
          <w:t xml:space="preserve"> which can explain</w:t>
        </w:r>
      </w:ins>
      <w:ins w:id="70" w:author="Furl, Nicholas" w:date="2024-10-06T16:02:00Z" w16du:dateUtc="2024-10-06T15:02:00Z">
        <w:r w:rsidR="00DD799D">
          <w:rPr>
            <w:rFonts w:ascii="Arial" w:eastAsia="Times New Roman" w:hAnsi="Arial" w:cs="Arial"/>
            <w:color w:val="000000" w:themeColor="text1"/>
            <w:lang w:eastAsia="en-GB"/>
          </w:rPr>
          <w:t xml:space="preserve"> both of</w:t>
        </w:r>
      </w:ins>
      <w:ins w:id="71" w:author="Furl, Nicholas" w:date="2024-10-06T11:59:00Z" w16du:dateUtc="2024-10-06T10:59:00Z">
        <w:r w:rsidR="00015EE5">
          <w:rPr>
            <w:rFonts w:ascii="Arial" w:eastAsia="Times New Roman" w:hAnsi="Arial" w:cs="Arial"/>
            <w:color w:val="000000" w:themeColor="text1"/>
            <w:lang w:eastAsia="en-GB"/>
          </w:rPr>
          <w:t xml:space="preserve"> these</w:t>
        </w:r>
      </w:ins>
      <w:ins w:id="72" w:author="Furl, Nicholas" w:date="2024-10-06T12:00:00Z" w16du:dateUtc="2024-10-06T11:00:00Z">
        <w:r w:rsidR="00015EE5">
          <w:rPr>
            <w:rFonts w:ascii="Arial" w:eastAsia="Times New Roman" w:hAnsi="Arial" w:cs="Arial"/>
            <w:color w:val="000000" w:themeColor="text1"/>
            <w:lang w:eastAsia="en-GB"/>
          </w:rPr>
          <w:t xml:space="preserve"> effects and which better fits participants’ behaviour than </w:t>
        </w:r>
      </w:ins>
      <w:ins w:id="73" w:author="Furl, Nicholas" w:date="2024-10-06T15:58:00Z" w16du:dateUtc="2024-10-06T14:58:00Z">
        <w:r w:rsidR="00405AEE">
          <w:rPr>
            <w:rFonts w:ascii="Arial" w:eastAsia="Times New Roman" w:hAnsi="Arial" w:cs="Arial"/>
            <w:color w:val="000000" w:themeColor="text1"/>
            <w:lang w:eastAsia="en-GB"/>
          </w:rPr>
          <w:t xml:space="preserve">the </w:t>
        </w:r>
      </w:ins>
      <w:ins w:id="74" w:author="Furl, Nicholas" w:date="2024-10-06T12:00:00Z" w16du:dateUtc="2024-10-06T11:00:00Z">
        <w:r w:rsidR="00015EE5">
          <w:rPr>
            <w:rFonts w:ascii="Arial" w:eastAsia="Times New Roman" w:hAnsi="Arial" w:cs="Arial"/>
            <w:color w:val="000000" w:themeColor="text1"/>
            <w:lang w:eastAsia="en-GB"/>
          </w:rPr>
          <w:t>three Bayes</w:t>
        </w:r>
      </w:ins>
      <w:ins w:id="75" w:author="Furl, Nicholas" w:date="2024-10-06T15:58:00Z" w16du:dateUtc="2024-10-06T14:58:00Z">
        <w:r w:rsidR="004F2A64">
          <w:rPr>
            <w:rFonts w:ascii="Arial" w:eastAsia="Times New Roman" w:hAnsi="Arial" w:cs="Arial"/>
            <w:color w:val="000000" w:themeColor="text1"/>
            <w:lang w:eastAsia="en-GB"/>
          </w:rPr>
          <w:t xml:space="preserve"> </w:t>
        </w:r>
        <w:proofErr w:type="gramStart"/>
        <w:r w:rsidR="004F2A64">
          <w:rPr>
            <w:rFonts w:ascii="Arial" w:eastAsia="Times New Roman" w:hAnsi="Arial" w:cs="Arial"/>
            <w:color w:val="000000" w:themeColor="text1"/>
            <w:lang w:eastAsia="en-GB"/>
          </w:rPr>
          <w:t>rule based</w:t>
        </w:r>
      </w:ins>
      <w:proofErr w:type="gramEnd"/>
      <w:ins w:id="76" w:author="Furl, Nicholas" w:date="2024-10-06T12:00:00Z" w16du:dateUtc="2024-10-06T11:00:00Z">
        <w:r w:rsidR="00015EE5">
          <w:rPr>
            <w:rFonts w:ascii="Arial" w:eastAsia="Times New Roman" w:hAnsi="Arial" w:cs="Arial"/>
            <w:color w:val="000000" w:themeColor="text1"/>
            <w:lang w:eastAsia="en-GB"/>
          </w:rPr>
          <w:t xml:space="preserve"> models</w:t>
        </w:r>
      </w:ins>
      <w:ins w:id="77" w:author="Furl, Nicholas" w:date="2024-10-06T15:58:00Z" w16du:dateUtc="2024-10-06T14:58:00Z">
        <w:r w:rsidR="00405AEE">
          <w:rPr>
            <w:rFonts w:ascii="Arial" w:eastAsia="Times New Roman" w:hAnsi="Arial" w:cs="Arial"/>
            <w:color w:val="000000" w:themeColor="text1"/>
            <w:lang w:eastAsia="en-GB"/>
          </w:rPr>
          <w:t xml:space="preserve"> we tested</w:t>
        </w:r>
      </w:ins>
      <w:ins w:id="78" w:author="Furl, Nicholas" w:date="2024-10-06T12:00:00Z" w16du:dateUtc="2024-10-06T11:00:00Z">
        <w:r w:rsidR="00015EE5">
          <w:rPr>
            <w:rFonts w:ascii="Arial" w:eastAsia="Times New Roman" w:hAnsi="Arial" w:cs="Arial"/>
            <w:color w:val="000000" w:themeColor="text1"/>
            <w:lang w:eastAsia="en-GB"/>
          </w:rPr>
          <w:t>. In this heuristic, p</w:t>
        </w:r>
      </w:ins>
      <w:ins w:id="79" w:author="Furl, Nicholas" w:date="2024-10-06T11:56:00Z" w16du:dateUtc="2024-10-06T10:56:00Z">
        <w:r w:rsidR="00015EE5">
          <w:rPr>
            <w:rFonts w:ascii="Arial" w:eastAsia="Times New Roman" w:hAnsi="Arial" w:cs="Arial"/>
            <w:color w:val="000000" w:themeColor="text1"/>
            <w:lang w:eastAsia="en-GB"/>
          </w:rPr>
          <w:t>articipants</w:t>
        </w:r>
      </w:ins>
      <w:ins w:id="80" w:author="Furl, Nicholas" w:date="2024-10-06T11:58:00Z" w16du:dateUtc="2024-10-06T10:58:00Z">
        <w:r w:rsidR="00015EE5">
          <w:rPr>
            <w:rFonts w:ascii="Arial" w:eastAsia="Times New Roman" w:hAnsi="Arial" w:cs="Arial"/>
            <w:color w:val="000000" w:themeColor="text1"/>
            <w:lang w:eastAsia="en-GB"/>
          </w:rPr>
          <w:t>’ estimates of the probability of guilt depend</w:t>
        </w:r>
      </w:ins>
      <w:ins w:id="81" w:author="Furl, Nicholas" w:date="2024-10-06T12:00:00Z" w16du:dateUtc="2024-10-06T11:00:00Z">
        <w:r w:rsidR="00015EE5">
          <w:rPr>
            <w:rFonts w:ascii="Arial" w:eastAsia="Times New Roman" w:hAnsi="Arial" w:cs="Arial"/>
            <w:color w:val="000000" w:themeColor="text1"/>
            <w:lang w:eastAsia="en-GB"/>
          </w:rPr>
          <w:t>s</w:t>
        </w:r>
      </w:ins>
      <w:ins w:id="82" w:author="Furl, Nicholas" w:date="2024-10-06T11:58:00Z" w16du:dateUtc="2024-10-06T10:58:00Z">
        <w:r w:rsidR="00015EE5">
          <w:rPr>
            <w:rFonts w:ascii="Arial" w:eastAsia="Times New Roman" w:hAnsi="Arial" w:cs="Arial"/>
            <w:color w:val="000000" w:themeColor="text1"/>
            <w:lang w:eastAsia="en-GB"/>
          </w:rPr>
          <w:t xml:space="preserve"> on a suspect-specific prior probability, which participants then update </w:t>
        </w:r>
      </w:ins>
      <w:ins w:id="83" w:author="Furl, Nicholas" w:date="2024-10-06T11:59:00Z" w16du:dateUtc="2024-10-06T10:59:00Z">
        <w:r w:rsidR="00015EE5">
          <w:rPr>
            <w:rFonts w:ascii="Arial" w:eastAsia="Times New Roman" w:hAnsi="Arial" w:cs="Arial"/>
            <w:color w:val="000000" w:themeColor="text1"/>
            <w:lang w:eastAsia="en-GB"/>
          </w:rPr>
          <w:t xml:space="preserve">based on the prediction error associated with each new witness claim. </w:t>
        </w:r>
      </w:ins>
      <w:del w:id="84" w:author="Furl, Nicholas" w:date="2024-10-06T11:55:00Z" w16du:dateUtc="2024-10-06T10:55:00Z">
        <w:r w:rsidR="00222745" w:rsidDel="00D6274C">
          <w:rPr>
            <w:rFonts w:ascii="Arial" w:eastAsia="Times New Roman" w:hAnsi="Arial" w:cs="Arial"/>
            <w:color w:val="000000" w:themeColor="text1"/>
            <w:lang w:eastAsia="en-GB"/>
          </w:rPr>
          <w:delText>T</w:delText>
        </w:r>
        <w:r w:rsidR="00245772" w:rsidRPr="00D61CE1" w:rsidDel="00D6274C">
          <w:rPr>
            <w:rFonts w:ascii="Arial" w:eastAsia="Times New Roman" w:hAnsi="Arial" w:cs="Arial"/>
            <w:color w:val="000000" w:themeColor="text1"/>
            <w:lang w:eastAsia="en-GB"/>
          </w:rPr>
          <w:delText xml:space="preserve">he strongest evidence </w:delText>
        </w:r>
        <w:r w:rsidR="00BC3451" w:rsidDel="00D6274C">
          <w:rPr>
            <w:rFonts w:ascii="Arial" w:eastAsia="Times New Roman" w:hAnsi="Arial" w:cs="Arial"/>
            <w:color w:val="000000" w:themeColor="text1"/>
            <w:lang w:eastAsia="en-GB"/>
          </w:rPr>
          <w:delText xml:space="preserve">for these biases </w:delText>
        </w:r>
        <w:r w:rsidR="00222745" w:rsidDel="00D6274C">
          <w:rPr>
            <w:rFonts w:ascii="Arial" w:eastAsia="Times New Roman" w:hAnsi="Arial" w:cs="Arial"/>
            <w:color w:val="000000" w:themeColor="text1"/>
            <w:lang w:eastAsia="en-GB"/>
          </w:rPr>
          <w:delText>came from</w:delText>
        </w:r>
        <w:r w:rsidR="00245772" w:rsidRPr="00D61CE1" w:rsidDel="00D6274C">
          <w:rPr>
            <w:rFonts w:ascii="Arial" w:eastAsia="Times New Roman" w:hAnsi="Arial" w:cs="Arial"/>
            <w:color w:val="000000" w:themeColor="text1"/>
            <w:lang w:eastAsia="en-GB"/>
          </w:rPr>
          <w:delText xml:space="preserve"> </w:delText>
        </w:r>
        <w:r w:rsidR="00222745" w:rsidDel="00D6274C">
          <w:rPr>
            <w:rFonts w:ascii="Arial" w:eastAsia="Times New Roman" w:hAnsi="Arial" w:cs="Arial"/>
            <w:color w:val="000000" w:themeColor="text1"/>
            <w:lang w:eastAsia="en-GB"/>
          </w:rPr>
          <w:delText>a measure of probability ratings</w:delText>
        </w:r>
        <w:r w:rsidR="00245772" w:rsidRPr="00D61CE1" w:rsidDel="00D6274C">
          <w:rPr>
            <w:rFonts w:ascii="Arial" w:eastAsia="Times New Roman" w:hAnsi="Arial" w:cs="Arial"/>
            <w:color w:val="000000" w:themeColor="text1"/>
            <w:lang w:eastAsia="en-GB"/>
          </w:rPr>
          <w:delText xml:space="preserve">, </w:delText>
        </w:r>
        <w:r w:rsidR="00BC3451" w:rsidDel="00D6274C">
          <w:rPr>
            <w:rFonts w:ascii="Arial" w:eastAsia="Times New Roman" w:hAnsi="Arial" w:cs="Arial"/>
            <w:color w:val="000000" w:themeColor="text1"/>
            <w:lang w:eastAsia="en-GB"/>
          </w:rPr>
          <w:delText>rather than</w:delText>
        </w:r>
        <w:r w:rsidR="009C0D21" w:rsidRPr="00D61CE1" w:rsidDel="00D6274C">
          <w:rPr>
            <w:rFonts w:ascii="Arial" w:eastAsia="Times New Roman" w:hAnsi="Arial" w:cs="Arial"/>
            <w:color w:val="000000" w:themeColor="text1"/>
            <w:lang w:eastAsia="en-GB"/>
          </w:rPr>
          <w:delText xml:space="preserve"> adjustment</w:delText>
        </w:r>
        <w:r w:rsidR="00222745" w:rsidDel="00D6274C">
          <w:rPr>
            <w:rFonts w:ascii="Arial" w:eastAsia="Times New Roman" w:hAnsi="Arial" w:cs="Arial"/>
            <w:color w:val="000000" w:themeColor="text1"/>
            <w:lang w:eastAsia="en-GB"/>
          </w:rPr>
          <w:delText>s</w:delText>
        </w:r>
        <w:r w:rsidR="009C0D21" w:rsidRPr="00D61CE1" w:rsidDel="00D6274C">
          <w:rPr>
            <w:rFonts w:ascii="Arial" w:eastAsia="Times New Roman" w:hAnsi="Arial" w:cs="Arial"/>
            <w:color w:val="000000" w:themeColor="text1"/>
            <w:lang w:eastAsia="en-GB"/>
          </w:rPr>
          <w:delText xml:space="preserve"> or draws to decision. </w:delText>
        </w:r>
      </w:del>
      <w:r w:rsidR="00B253C9" w:rsidRPr="00D61CE1">
        <w:rPr>
          <w:rFonts w:ascii="Arial" w:eastAsia="Times New Roman" w:hAnsi="Arial" w:cs="Arial"/>
          <w:color w:val="000000" w:themeColor="text1"/>
          <w:lang w:eastAsia="en-GB"/>
        </w:rPr>
        <w:t>Our</w:t>
      </w:r>
      <w:r w:rsidR="00E2431D" w:rsidRPr="00D61CE1">
        <w:rPr>
          <w:rFonts w:ascii="Arial" w:eastAsia="Times New Roman" w:hAnsi="Arial" w:cs="Arial"/>
          <w:color w:val="000000" w:themeColor="text1"/>
          <w:lang w:eastAsia="en-GB"/>
        </w:rPr>
        <w:t xml:space="preserve"> new </w:t>
      </w:r>
      <w:ins w:id="85" w:author="Furl, Nicholas" w:date="2024-10-06T12:01:00Z" w16du:dateUtc="2024-10-06T11:01:00Z">
        <w:r w:rsidR="00015EE5">
          <w:rPr>
            <w:rFonts w:ascii="Arial" w:eastAsia="Times New Roman" w:hAnsi="Arial" w:cs="Arial"/>
            <w:color w:val="000000" w:themeColor="text1"/>
            <w:lang w:eastAsia="en-GB"/>
          </w:rPr>
          <w:t>behav</w:t>
        </w:r>
      </w:ins>
      <w:ins w:id="86" w:author="Furl, Nicholas" w:date="2024-10-06T12:02:00Z" w16du:dateUtc="2024-10-06T11:02:00Z">
        <w:r w:rsidR="00015EE5">
          <w:rPr>
            <w:rFonts w:ascii="Arial" w:eastAsia="Times New Roman" w:hAnsi="Arial" w:cs="Arial"/>
            <w:color w:val="000000" w:themeColor="text1"/>
            <w:lang w:eastAsia="en-GB"/>
          </w:rPr>
          <w:t xml:space="preserve">ioural </w:t>
        </w:r>
      </w:ins>
      <w:r w:rsidR="00E2431D" w:rsidRPr="00D61CE1">
        <w:rPr>
          <w:rFonts w:ascii="Arial" w:eastAsia="Times New Roman" w:hAnsi="Arial" w:cs="Arial"/>
          <w:color w:val="000000" w:themeColor="text1"/>
          <w:lang w:eastAsia="en-GB"/>
        </w:rPr>
        <w:t>paradigm</w:t>
      </w:r>
      <w:r w:rsidR="0070379A" w:rsidRPr="00D61CE1">
        <w:rPr>
          <w:rFonts w:ascii="Arial" w:eastAsia="Times New Roman" w:hAnsi="Arial" w:cs="Arial"/>
          <w:color w:val="000000" w:themeColor="text1"/>
          <w:lang w:eastAsia="en-GB"/>
        </w:rPr>
        <w:t xml:space="preserve"> and associated computational approach</w:t>
      </w:r>
      <w:r w:rsidR="00E2431D" w:rsidRPr="00D61CE1">
        <w:rPr>
          <w:rFonts w:ascii="Arial" w:eastAsia="Times New Roman" w:hAnsi="Arial" w:cs="Arial"/>
          <w:color w:val="000000" w:themeColor="text1"/>
          <w:lang w:eastAsia="en-GB"/>
        </w:rPr>
        <w:t xml:space="preserve"> </w:t>
      </w:r>
      <w:del w:id="87" w:author="Furl, Nicholas" w:date="2024-10-06T12:01:00Z" w16du:dateUtc="2024-10-06T11:01:00Z">
        <w:r w:rsidR="00E2431D" w:rsidRPr="00D61CE1" w:rsidDel="00015EE5">
          <w:rPr>
            <w:rFonts w:ascii="Arial" w:eastAsia="Times New Roman" w:hAnsi="Arial" w:cs="Arial"/>
            <w:color w:val="000000" w:themeColor="text1"/>
            <w:lang w:eastAsia="en-GB"/>
          </w:rPr>
          <w:delText>detect</w:delText>
        </w:r>
        <w:r w:rsidR="00B253C9" w:rsidRPr="00D61CE1" w:rsidDel="00015EE5">
          <w:rPr>
            <w:rFonts w:ascii="Arial" w:eastAsia="Times New Roman" w:hAnsi="Arial" w:cs="Arial"/>
            <w:color w:val="000000" w:themeColor="text1"/>
            <w:lang w:eastAsia="en-GB"/>
          </w:rPr>
          <w:delText>s</w:delText>
        </w:r>
        <w:r w:rsidR="0070379A" w:rsidRPr="00D61CE1" w:rsidDel="00015EE5">
          <w:rPr>
            <w:rFonts w:ascii="Arial" w:eastAsia="Times New Roman" w:hAnsi="Arial" w:cs="Arial"/>
            <w:color w:val="000000" w:themeColor="text1"/>
            <w:lang w:eastAsia="en-GB"/>
          </w:rPr>
          <w:delText xml:space="preserve"> biased</w:delText>
        </w:r>
      </w:del>
      <w:ins w:id="88" w:author="Furl, Nicholas" w:date="2024-10-06T12:01:00Z" w16du:dateUtc="2024-10-06T11:01:00Z">
        <w:r w:rsidR="00015EE5">
          <w:rPr>
            <w:rFonts w:ascii="Arial" w:eastAsia="Times New Roman" w:hAnsi="Arial" w:cs="Arial"/>
            <w:color w:val="000000" w:themeColor="text1"/>
            <w:lang w:eastAsia="en-GB"/>
          </w:rPr>
          <w:t>could be extended to predict choices in</w:t>
        </w:r>
      </w:ins>
      <w:del w:id="89" w:author="Furl, Nicholas" w:date="2024-10-06T12:01:00Z" w16du:dateUtc="2024-10-06T11:01:00Z">
        <w:r w:rsidR="0070379A" w:rsidRPr="00D61CE1" w:rsidDel="00015EE5">
          <w:rPr>
            <w:rFonts w:ascii="Arial" w:eastAsia="Times New Roman" w:hAnsi="Arial" w:cs="Arial"/>
            <w:color w:val="000000" w:themeColor="text1"/>
            <w:lang w:eastAsia="en-GB"/>
          </w:rPr>
          <w:delText xml:space="preserve"> consideration of evidence in</w:delText>
        </w:r>
      </w:del>
      <w:r w:rsidR="0070379A" w:rsidRPr="00D61CE1">
        <w:rPr>
          <w:rFonts w:ascii="Arial" w:eastAsia="Times New Roman" w:hAnsi="Arial" w:cs="Arial"/>
          <w:color w:val="000000" w:themeColor="text1"/>
          <w:lang w:eastAsia="en-GB"/>
        </w:rPr>
        <w:t xml:space="preserve"> </w:t>
      </w:r>
      <w:del w:id="90" w:author="Furl, Nicholas" w:date="2024-10-06T12:01:00Z" w16du:dateUtc="2024-10-06T11:01:00Z">
        <w:r w:rsidR="0070379A" w:rsidRPr="00D61CE1" w:rsidDel="00015EE5">
          <w:rPr>
            <w:rFonts w:ascii="Arial" w:eastAsia="Times New Roman" w:hAnsi="Arial" w:cs="Arial"/>
            <w:color w:val="000000" w:themeColor="text1"/>
            <w:lang w:eastAsia="en-GB"/>
          </w:rPr>
          <w:delText xml:space="preserve">realistic </w:delText>
        </w:r>
      </w:del>
      <w:ins w:id="91" w:author="Furl, Nicholas" w:date="2024-10-06T12:01:00Z" w16du:dateUtc="2024-10-06T11:01:00Z">
        <w:r w:rsidR="00015EE5">
          <w:rPr>
            <w:rFonts w:ascii="Arial" w:eastAsia="Times New Roman" w:hAnsi="Arial" w:cs="Arial"/>
            <w:color w:val="000000" w:themeColor="text1"/>
            <w:lang w:eastAsia="en-GB"/>
          </w:rPr>
          <w:t>real forensic</w:t>
        </w:r>
        <w:r w:rsidR="00015EE5" w:rsidRPr="00D61CE1">
          <w:rPr>
            <w:rFonts w:ascii="Arial" w:eastAsia="Times New Roman" w:hAnsi="Arial" w:cs="Arial"/>
            <w:color w:val="000000" w:themeColor="text1"/>
            <w:lang w:eastAsia="en-GB"/>
          </w:rPr>
          <w:t xml:space="preserve"> </w:t>
        </w:r>
      </w:ins>
      <w:r w:rsidR="0070379A" w:rsidRPr="00D61CE1">
        <w:rPr>
          <w:rFonts w:ascii="Arial" w:eastAsia="Times New Roman" w:hAnsi="Arial" w:cs="Arial"/>
          <w:color w:val="000000" w:themeColor="text1"/>
          <w:lang w:eastAsia="en-GB"/>
        </w:rPr>
        <w:t>settings.</w:t>
      </w:r>
    </w:p>
    <w:p w14:paraId="74C0995D"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br/>
      </w:r>
    </w:p>
    <w:p w14:paraId="1BC887C3" w14:textId="77777777" w:rsidR="001D5009" w:rsidRPr="00D61CE1" w:rsidRDefault="001D5009" w:rsidP="004F268C">
      <w:pPr>
        <w:spacing w:before="100" w:line="480" w:lineRule="auto"/>
        <w:rPr>
          <w:rFonts w:ascii="Arial" w:eastAsia="Times New Roman" w:hAnsi="Arial" w:cs="Arial"/>
          <w:b/>
          <w:bCs/>
          <w:color w:val="000000" w:themeColor="text1"/>
          <w:lang w:eastAsia="en-GB"/>
        </w:rPr>
      </w:pPr>
      <w:r w:rsidRPr="00D61CE1">
        <w:rPr>
          <w:rFonts w:ascii="Arial" w:eastAsia="Times New Roman" w:hAnsi="Arial" w:cs="Arial"/>
          <w:b/>
          <w:bCs/>
          <w:color w:val="000000" w:themeColor="text1"/>
          <w:lang w:eastAsia="en-GB"/>
        </w:rPr>
        <w:br w:type="page"/>
      </w:r>
    </w:p>
    <w:p w14:paraId="13233C47" w14:textId="3D2B71CB" w:rsidR="0047084A" w:rsidRPr="00D61CE1" w:rsidRDefault="00114896"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lastRenderedPageBreak/>
        <w:t>Introduction </w:t>
      </w:r>
    </w:p>
    <w:p w14:paraId="30DE3691" w14:textId="1589BD46" w:rsidR="000E2D28" w:rsidRPr="00D61CE1" w:rsidRDefault="00434333" w:rsidP="000E2D28">
      <w:pPr>
        <w:spacing w:before="100" w:after="0" w:line="480" w:lineRule="auto"/>
        <w:ind w:right="-40"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B</w:t>
      </w:r>
      <w:r w:rsidR="00DA3F8E" w:rsidRPr="00D61CE1">
        <w:rPr>
          <w:rFonts w:ascii="Arial" w:eastAsia="Times New Roman" w:hAnsi="Arial" w:cs="Arial"/>
          <w:color w:val="000000" w:themeColor="text1"/>
          <w:lang w:eastAsia="en-GB"/>
        </w:rPr>
        <w:t xml:space="preserve">eliefs and </w:t>
      </w:r>
      <w:r w:rsidR="00A32673" w:rsidRPr="00D61CE1">
        <w:rPr>
          <w:rFonts w:ascii="Arial" w:eastAsia="Times New Roman" w:hAnsi="Arial" w:cs="Arial"/>
          <w:color w:val="000000" w:themeColor="text1"/>
          <w:lang w:eastAsia="en-GB"/>
        </w:rPr>
        <w:t>decision</w:t>
      </w:r>
      <w:r w:rsidR="00DA3F8E" w:rsidRPr="00D61CE1">
        <w:rPr>
          <w:rFonts w:ascii="Arial" w:eastAsia="Times New Roman" w:hAnsi="Arial" w:cs="Arial"/>
          <w:color w:val="000000" w:themeColor="text1"/>
          <w:lang w:eastAsia="en-GB"/>
        </w:rPr>
        <w:t xml:space="preserve">s </w:t>
      </w:r>
      <w:r>
        <w:rPr>
          <w:rFonts w:ascii="Arial" w:eastAsia="Times New Roman" w:hAnsi="Arial" w:cs="Arial"/>
          <w:color w:val="000000" w:themeColor="text1"/>
          <w:lang w:eastAsia="en-GB"/>
        </w:rPr>
        <w:t>undertaken</w:t>
      </w:r>
      <w:r w:rsidR="00A32673" w:rsidRPr="00D61CE1">
        <w:rPr>
          <w:rFonts w:ascii="Arial" w:eastAsia="Times New Roman" w:hAnsi="Arial" w:cs="Arial"/>
          <w:color w:val="000000" w:themeColor="text1"/>
          <w:lang w:eastAsia="en-GB"/>
        </w:rPr>
        <w:t xml:space="preserve"> in the face of </w:t>
      </w:r>
      <w:r w:rsidR="00475F9E">
        <w:rPr>
          <w:rFonts w:ascii="Arial" w:eastAsia="Times New Roman" w:hAnsi="Arial" w:cs="Arial"/>
          <w:color w:val="000000" w:themeColor="text1"/>
          <w:lang w:eastAsia="en-GB"/>
        </w:rPr>
        <w:t xml:space="preserve">uncertainty or </w:t>
      </w:r>
      <w:r w:rsidR="00A32673" w:rsidRPr="00D61CE1">
        <w:rPr>
          <w:rFonts w:ascii="Arial" w:eastAsia="Times New Roman" w:hAnsi="Arial" w:cs="Arial"/>
          <w:color w:val="000000" w:themeColor="text1"/>
          <w:lang w:eastAsia="en-GB"/>
        </w:rPr>
        <w:t>ambiguity</w:t>
      </w:r>
      <w:ins w:id="92" w:author="Furl, Nicholas" w:date="2024-10-06T15:52:00Z" w16du:dateUtc="2024-10-06T14:52:00Z">
        <w:r w:rsidR="004C5EB1">
          <w:rPr>
            <w:rFonts w:ascii="Arial" w:eastAsia="Times New Roman" w:hAnsi="Arial" w:cs="Arial"/>
            <w:color w:val="000000" w:themeColor="text1"/>
            <w:lang w:eastAsia="en-GB"/>
          </w:rPr>
          <w:t xml:space="preserve"> </w:t>
        </w:r>
      </w:ins>
      <w:ins w:id="93" w:author="Furl, Nicholas" w:date="2024-10-06T15:53:00Z" w16du:dateUtc="2024-10-06T14:53:00Z">
        <w:r w:rsidR="0087657F">
          <w:rPr>
            <w:rFonts w:ascii="Arial" w:eastAsia="Times New Roman" w:hAnsi="Arial" w:cs="Arial"/>
            <w:color w:val="000000" w:themeColor="text1"/>
            <w:lang w:eastAsia="en-GB"/>
          </w:rPr>
          <w:t>are</w:t>
        </w:r>
      </w:ins>
      <w:del w:id="94" w:author="Furl, Nicholas" w:date="2024-10-06T15:52:00Z" w16du:dateUtc="2024-10-06T14:52:00Z">
        <w:r w:rsidDel="004C5EB1">
          <w:rPr>
            <w:rFonts w:ascii="Arial" w:eastAsia="Times New Roman" w:hAnsi="Arial" w:cs="Arial"/>
            <w:color w:val="000000" w:themeColor="text1"/>
            <w:lang w:eastAsia="en-GB"/>
          </w:rPr>
          <w:delText>,</w:delText>
        </w:r>
      </w:del>
      <w:r>
        <w:rPr>
          <w:rFonts w:ascii="Arial" w:eastAsia="Times New Roman" w:hAnsi="Arial" w:cs="Arial"/>
          <w:color w:val="000000" w:themeColor="text1"/>
          <w:lang w:eastAsia="en-GB"/>
        </w:rPr>
        <w:t xml:space="preserve"> an</w:t>
      </w:r>
      <w:r w:rsidR="00A32673" w:rsidRPr="00D61CE1">
        <w:rPr>
          <w:rFonts w:ascii="Arial" w:eastAsia="Times New Roman" w:hAnsi="Arial" w:cs="Arial"/>
          <w:color w:val="000000" w:themeColor="text1"/>
          <w:lang w:eastAsia="en-GB"/>
        </w:rPr>
        <w:t xml:space="preserve"> </w:t>
      </w:r>
      <w:r w:rsidRPr="00434333">
        <w:rPr>
          <w:rFonts w:ascii="Arial" w:eastAsia="Times New Roman" w:hAnsi="Arial" w:cs="Arial"/>
          <w:color w:val="000000" w:themeColor="text1"/>
          <w:lang w:eastAsia="en-GB"/>
        </w:rPr>
        <w:t>integral part of everyday life</w:t>
      </w:r>
      <w:ins w:id="95" w:author="Furl, Nicholas" w:date="2024-10-06T15:52:00Z" w16du:dateUtc="2024-10-06T14:52:00Z">
        <w:r w:rsidR="004C5EB1">
          <w:rPr>
            <w:rFonts w:ascii="Arial" w:eastAsia="Times New Roman" w:hAnsi="Arial" w:cs="Arial"/>
            <w:color w:val="000000" w:themeColor="text1"/>
            <w:lang w:eastAsia="en-GB"/>
          </w:rPr>
          <w:t xml:space="preserve"> and therefore have </w:t>
        </w:r>
      </w:ins>
      <w:del w:id="96" w:author="Furl, Nicholas" w:date="2024-10-06T15:52:00Z" w16du:dateUtc="2024-10-06T14:52:00Z">
        <w:r w:rsidDel="004C5EB1">
          <w:rPr>
            <w:rFonts w:ascii="Arial" w:eastAsia="Times New Roman" w:hAnsi="Arial" w:cs="Arial"/>
            <w:color w:val="000000" w:themeColor="text1"/>
            <w:lang w:eastAsia="en-GB"/>
          </w:rPr>
          <w:delText xml:space="preserve">, </w:delText>
        </w:r>
        <w:r w:rsidR="00A32673" w:rsidRPr="00D61CE1" w:rsidDel="004C5EB1">
          <w:rPr>
            <w:rFonts w:ascii="Arial" w:eastAsia="Times New Roman" w:hAnsi="Arial" w:cs="Arial"/>
            <w:color w:val="000000" w:themeColor="text1"/>
            <w:lang w:eastAsia="en-GB"/>
          </w:rPr>
          <w:delText xml:space="preserve">has </w:delText>
        </w:r>
      </w:del>
      <w:r w:rsidR="00A32673" w:rsidRPr="00D61CE1">
        <w:rPr>
          <w:rFonts w:ascii="Arial" w:eastAsia="Times New Roman" w:hAnsi="Arial" w:cs="Arial"/>
          <w:color w:val="000000" w:themeColor="text1"/>
          <w:lang w:eastAsia="en-GB"/>
        </w:rPr>
        <w:t xml:space="preserve">been </w:t>
      </w:r>
      <w:r w:rsidR="00DA3F8E" w:rsidRPr="00D61CE1">
        <w:rPr>
          <w:rFonts w:ascii="Arial" w:eastAsia="Times New Roman" w:hAnsi="Arial" w:cs="Arial"/>
          <w:color w:val="000000" w:themeColor="text1"/>
          <w:lang w:eastAsia="en-GB"/>
        </w:rPr>
        <w:t>researched</w:t>
      </w:r>
      <w:r w:rsidR="00A32673" w:rsidRPr="00D61CE1">
        <w:rPr>
          <w:rFonts w:ascii="Arial" w:eastAsia="Times New Roman" w:hAnsi="Arial" w:cs="Arial"/>
          <w:color w:val="000000" w:themeColor="text1"/>
          <w:lang w:eastAsia="en-GB"/>
        </w:rPr>
        <w:t xml:space="preserve"> by psychologists, economists and sociolog</w:t>
      </w:r>
      <w:r w:rsidR="00EE60DB">
        <w:rPr>
          <w:rFonts w:ascii="Arial" w:eastAsia="Times New Roman" w:hAnsi="Arial" w:cs="Arial"/>
          <w:color w:val="000000" w:themeColor="text1"/>
          <w:lang w:eastAsia="en-GB"/>
        </w:rPr>
        <w:t>ists over many decades. In real-</w:t>
      </w:r>
      <w:r w:rsidR="00A32673" w:rsidRPr="00D61CE1">
        <w:rPr>
          <w:rFonts w:ascii="Arial" w:eastAsia="Times New Roman" w:hAnsi="Arial" w:cs="Arial"/>
          <w:color w:val="000000" w:themeColor="text1"/>
          <w:lang w:eastAsia="en-GB"/>
        </w:rPr>
        <w:t xml:space="preserve">world settings, people </w:t>
      </w:r>
      <w:r w:rsidR="0007125D">
        <w:rPr>
          <w:rFonts w:ascii="Arial" w:eastAsia="Times New Roman" w:hAnsi="Arial" w:cs="Arial"/>
          <w:color w:val="000000" w:themeColor="text1"/>
          <w:lang w:eastAsia="en-GB"/>
        </w:rPr>
        <w:t xml:space="preserve">must often </w:t>
      </w:r>
      <w:r w:rsidR="00A32673" w:rsidRPr="00D61CE1">
        <w:rPr>
          <w:rFonts w:ascii="Arial" w:eastAsia="Times New Roman" w:hAnsi="Arial" w:cs="Arial"/>
          <w:color w:val="000000" w:themeColor="text1"/>
          <w:lang w:eastAsia="en-GB"/>
        </w:rPr>
        <w:t>form beliefs</w:t>
      </w:r>
      <w:r w:rsidR="0007125D">
        <w:rPr>
          <w:rFonts w:ascii="Arial" w:eastAsia="Times New Roman" w:hAnsi="Arial" w:cs="Arial"/>
          <w:color w:val="000000" w:themeColor="text1"/>
          <w:lang w:eastAsia="en-GB"/>
        </w:rPr>
        <w:t xml:space="preserve"> and choose actions </w:t>
      </w:r>
      <w:r w:rsidR="00EE60DB">
        <w:rPr>
          <w:rFonts w:ascii="Arial" w:eastAsia="Times New Roman" w:hAnsi="Arial" w:cs="Arial"/>
          <w:color w:val="000000" w:themeColor="text1"/>
          <w:lang w:eastAsia="en-GB"/>
        </w:rPr>
        <w:t>using</w:t>
      </w:r>
      <w:r w:rsidR="00A32673" w:rsidRPr="00D61CE1">
        <w:rPr>
          <w:rFonts w:ascii="Arial" w:eastAsia="Times New Roman" w:hAnsi="Arial" w:cs="Arial"/>
          <w:color w:val="000000" w:themeColor="text1"/>
          <w:lang w:eastAsia="en-GB"/>
        </w:rPr>
        <w:t xml:space="preserve"> limited samples of unreliable evidence. This is especially challenging </w:t>
      </w:r>
      <w:r w:rsidR="00EE60DB">
        <w:rPr>
          <w:rFonts w:ascii="Arial" w:eastAsia="Times New Roman" w:hAnsi="Arial" w:cs="Arial"/>
          <w:color w:val="000000" w:themeColor="text1"/>
          <w:lang w:eastAsia="en-GB"/>
        </w:rPr>
        <w:t xml:space="preserve">when </w:t>
      </w:r>
      <w:r w:rsidR="00A32673" w:rsidRPr="00D61CE1">
        <w:rPr>
          <w:rFonts w:ascii="Arial" w:eastAsia="Times New Roman" w:hAnsi="Arial" w:cs="Arial"/>
          <w:color w:val="000000" w:themeColor="text1"/>
          <w:lang w:eastAsia="en-GB"/>
        </w:rPr>
        <w:t xml:space="preserve">the evidence </w:t>
      </w:r>
      <w:r w:rsidR="00A32673" w:rsidRPr="00EE60DB">
        <w:rPr>
          <w:rFonts w:ascii="Arial" w:eastAsia="Times New Roman" w:hAnsi="Arial" w:cs="Arial"/>
          <w:color w:val="000000" w:themeColor="text1"/>
          <w:lang w:eastAsia="en-GB"/>
        </w:rPr>
        <w:t xml:space="preserve">needed to </w:t>
      </w:r>
      <w:del w:id="97" w:author="Furl, Nicholas" w:date="2024-10-06T12:06:00Z" w16du:dateUtc="2024-10-06T11:06:00Z">
        <w:r w:rsidR="00A32673" w:rsidRPr="00EE60DB" w:rsidDel="00FD3566">
          <w:rPr>
            <w:rFonts w:ascii="Arial" w:eastAsia="Times New Roman" w:hAnsi="Arial" w:cs="Arial"/>
            <w:color w:val="000000" w:themeColor="text1"/>
            <w:lang w:eastAsia="en-GB"/>
          </w:rPr>
          <w:delText>make a decision</w:delText>
        </w:r>
      </w:del>
      <w:ins w:id="98" w:author="Furl, Nicholas" w:date="2024-10-06T12:06:00Z" w16du:dateUtc="2024-10-06T11:06:00Z">
        <w:r w:rsidR="00FD3566" w:rsidRPr="00EE60DB">
          <w:rPr>
            <w:rFonts w:ascii="Arial" w:eastAsia="Times New Roman" w:hAnsi="Arial" w:cs="Arial"/>
            <w:color w:val="000000" w:themeColor="text1"/>
            <w:lang w:eastAsia="en-GB"/>
          </w:rPr>
          <w:t>decide</w:t>
        </w:r>
      </w:ins>
      <w:r w:rsidR="00EE60DB" w:rsidRPr="00EE60DB">
        <w:rPr>
          <w:rFonts w:ascii="Arial" w:hAnsi="Arial" w:cs="Arial"/>
        </w:rPr>
        <w:t xml:space="preserve"> is</w:t>
      </w:r>
      <w:ins w:id="99" w:author="Furl, Nicholas" w:date="2024-10-06T15:53:00Z" w16du:dateUtc="2024-10-06T14:53:00Z">
        <w:r w:rsidR="00634371">
          <w:rPr>
            <w:rFonts w:ascii="Arial" w:hAnsi="Arial" w:cs="Arial"/>
          </w:rPr>
          <w:t xml:space="preserve"> not</w:t>
        </w:r>
      </w:ins>
      <w:del w:id="100" w:author="Furl, Nicholas" w:date="2024-10-06T15:53:00Z" w16du:dateUtc="2024-10-06T14:53:00Z">
        <w:r w:rsidR="00EE60DB" w:rsidRPr="00EE60DB" w:rsidDel="00634371">
          <w:rPr>
            <w:rFonts w:ascii="Arial" w:hAnsi="Arial" w:cs="Arial"/>
          </w:rPr>
          <w:delText>n’t</w:delText>
        </w:r>
      </w:del>
      <w:r w:rsidR="00EE60DB" w:rsidRPr="00EE60DB">
        <w:rPr>
          <w:rFonts w:ascii="Arial" w:hAnsi="Arial" w:cs="Arial"/>
        </w:rPr>
        <w:t xml:space="preserve"> </w:t>
      </w:r>
      <w:r w:rsidR="00EE60DB" w:rsidRPr="00EE60DB">
        <w:rPr>
          <w:rFonts w:ascii="Arial" w:eastAsia="Times New Roman" w:hAnsi="Arial" w:cs="Arial"/>
          <w:color w:val="000000" w:themeColor="text1"/>
          <w:lang w:eastAsia="en-GB"/>
        </w:rPr>
        <w:t>delivered</w:t>
      </w:r>
      <w:r w:rsidR="00EE60DB">
        <w:rPr>
          <w:rFonts w:ascii="Arial" w:eastAsia="Times New Roman" w:hAnsi="Arial" w:cs="Arial"/>
          <w:color w:val="000000" w:themeColor="text1"/>
          <w:lang w:eastAsia="en-GB"/>
        </w:rPr>
        <w:t xml:space="preserve"> all</w:t>
      </w:r>
      <w:r w:rsidR="00EE60DB" w:rsidRPr="00EE60DB">
        <w:rPr>
          <w:rFonts w:ascii="Arial" w:eastAsia="Times New Roman" w:hAnsi="Arial" w:cs="Arial"/>
          <w:color w:val="000000" w:themeColor="text1"/>
          <w:lang w:eastAsia="en-GB"/>
        </w:rPr>
        <w:t xml:space="preserve"> at once</w:t>
      </w:r>
      <w:r w:rsidR="00A32673" w:rsidRPr="00D61CE1">
        <w:rPr>
          <w:rFonts w:ascii="Arial" w:eastAsia="Times New Roman" w:hAnsi="Arial" w:cs="Arial"/>
          <w:color w:val="000000" w:themeColor="text1"/>
          <w:lang w:eastAsia="en-GB"/>
        </w:rPr>
        <w:t xml:space="preserve">. </w:t>
      </w:r>
      <w:r w:rsidR="004A3C5E">
        <w:rPr>
          <w:rFonts w:ascii="Arial" w:eastAsia="Times New Roman" w:hAnsi="Arial" w:cs="Arial"/>
          <w:color w:val="000000" w:themeColor="text1"/>
          <w:lang w:eastAsia="en-GB"/>
        </w:rPr>
        <w:t>I</w:t>
      </w:r>
      <w:r w:rsidR="000E2D28" w:rsidRPr="00D61CE1">
        <w:rPr>
          <w:rFonts w:ascii="Arial" w:eastAsia="Times New Roman" w:hAnsi="Arial" w:cs="Arial"/>
          <w:color w:val="000000" w:themeColor="text1"/>
          <w:lang w:eastAsia="en-GB"/>
        </w:rPr>
        <w:t xml:space="preserve">n </w:t>
      </w:r>
      <w:r w:rsidR="00EE60DB" w:rsidRPr="00D61CE1">
        <w:rPr>
          <w:rFonts w:ascii="Arial" w:eastAsia="Times New Roman" w:hAnsi="Arial" w:cs="Arial"/>
          <w:color w:val="000000" w:themeColor="text1"/>
          <w:lang w:eastAsia="en-GB"/>
        </w:rPr>
        <w:t xml:space="preserve">real-world </w:t>
      </w:r>
      <w:r w:rsidR="001327AB">
        <w:rPr>
          <w:rFonts w:ascii="Arial" w:eastAsia="Times New Roman" w:hAnsi="Arial" w:cs="Arial"/>
          <w:color w:val="000000" w:themeColor="text1"/>
          <w:lang w:eastAsia="en-GB"/>
        </w:rPr>
        <w:t>policing/</w:t>
      </w:r>
      <w:r w:rsidR="000E2D28" w:rsidRPr="00D61CE1">
        <w:rPr>
          <w:rFonts w:ascii="Arial" w:eastAsia="Times New Roman" w:hAnsi="Arial" w:cs="Arial"/>
          <w:color w:val="000000" w:themeColor="text1"/>
          <w:lang w:eastAsia="en-GB"/>
        </w:rPr>
        <w:t xml:space="preserve">judicial scenarios, eyewitnesses who report </w:t>
      </w:r>
      <w:r w:rsidR="004A3C5E" w:rsidRPr="004A3C5E">
        <w:rPr>
          <w:rFonts w:ascii="Arial" w:eastAsia="Times New Roman" w:hAnsi="Arial" w:cs="Arial"/>
          <w:color w:val="000000" w:themeColor="text1"/>
          <w:lang w:eastAsia="en-GB"/>
        </w:rPr>
        <w:t xml:space="preserve">uncertain </w:t>
      </w:r>
      <w:r w:rsidR="000E2D28" w:rsidRPr="00D61CE1">
        <w:rPr>
          <w:rFonts w:ascii="Arial" w:eastAsia="Times New Roman" w:hAnsi="Arial" w:cs="Arial"/>
          <w:color w:val="000000" w:themeColor="text1"/>
          <w:lang w:eastAsia="en-GB"/>
        </w:rPr>
        <w:t xml:space="preserve">information are typically interviewed </w:t>
      </w:r>
      <w:r w:rsidR="004A3C5E">
        <w:rPr>
          <w:rFonts w:ascii="Arial" w:eastAsia="Times New Roman" w:hAnsi="Arial" w:cs="Arial"/>
          <w:color w:val="000000" w:themeColor="text1"/>
          <w:lang w:eastAsia="en-GB"/>
        </w:rPr>
        <w:t>sequentially</w:t>
      </w:r>
      <w:r w:rsidR="000E2D28" w:rsidRPr="00D61CE1">
        <w:rPr>
          <w:rFonts w:ascii="Arial" w:eastAsia="Times New Roman" w:hAnsi="Arial" w:cs="Arial"/>
          <w:color w:val="000000" w:themeColor="text1"/>
          <w:lang w:eastAsia="en-GB"/>
        </w:rPr>
        <w:t xml:space="preserve">. </w:t>
      </w:r>
      <w:r w:rsidR="004A3C5E">
        <w:rPr>
          <w:rFonts w:ascii="Arial" w:eastAsia="Times New Roman" w:hAnsi="Arial" w:cs="Arial"/>
          <w:color w:val="000000" w:themeColor="text1"/>
          <w:lang w:eastAsia="en-GB"/>
        </w:rPr>
        <w:t>The forensic decision maker</w:t>
      </w:r>
      <w:r w:rsidR="000E2D28" w:rsidRPr="00D61CE1">
        <w:rPr>
          <w:rFonts w:ascii="Arial" w:eastAsia="Times New Roman" w:hAnsi="Arial" w:cs="Arial"/>
          <w:color w:val="000000" w:themeColor="text1"/>
          <w:lang w:eastAsia="en-GB"/>
        </w:rPr>
        <w:t xml:space="preserve"> </w:t>
      </w:r>
      <w:r w:rsidR="004A3C5E">
        <w:rPr>
          <w:rFonts w:ascii="Arial" w:eastAsia="Times New Roman" w:hAnsi="Arial" w:cs="Arial"/>
          <w:color w:val="000000" w:themeColor="text1"/>
          <w:lang w:eastAsia="en-GB"/>
        </w:rPr>
        <w:t>must</w:t>
      </w:r>
      <w:r w:rsidR="000E2D28" w:rsidRPr="00D61CE1">
        <w:rPr>
          <w:rFonts w:ascii="Arial" w:eastAsia="Times New Roman" w:hAnsi="Arial" w:cs="Arial"/>
          <w:color w:val="000000" w:themeColor="text1"/>
          <w:lang w:eastAsia="en-GB"/>
        </w:rPr>
        <w:t xml:space="preserve"> update beliefs upon the receipt of new evidence </w:t>
      </w:r>
      <w:r w:rsidR="004A3C5E">
        <w:rPr>
          <w:rFonts w:ascii="Arial" w:eastAsia="Times New Roman" w:hAnsi="Arial" w:cs="Arial"/>
          <w:color w:val="000000" w:themeColor="text1"/>
          <w:lang w:eastAsia="en-GB"/>
        </w:rPr>
        <w:t>accurately enough to motivate</w:t>
      </w:r>
      <w:r w:rsidR="00897077" w:rsidRPr="00D61CE1">
        <w:rPr>
          <w:rFonts w:ascii="Arial" w:eastAsia="Times New Roman" w:hAnsi="Arial" w:cs="Arial"/>
          <w:color w:val="000000" w:themeColor="text1"/>
          <w:lang w:eastAsia="en-GB"/>
        </w:rPr>
        <w:t xml:space="preserve"> appropriate action</w:t>
      </w:r>
      <w:r w:rsidR="004A3C5E">
        <w:rPr>
          <w:rFonts w:ascii="Arial" w:eastAsia="Times New Roman" w:hAnsi="Arial" w:cs="Arial"/>
          <w:color w:val="000000" w:themeColor="text1"/>
          <w:lang w:eastAsia="en-GB"/>
        </w:rPr>
        <w:t xml:space="preserve"> (e.g., an arrest</w:t>
      </w:r>
      <w:r w:rsidR="004B1888">
        <w:rPr>
          <w:rFonts w:ascii="Arial" w:eastAsia="Times New Roman" w:hAnsi="Arial" w:cs="Arial"/>
          <w:color w:val="000000" w:themeColor="text1"/>
          <w:lang w:eastAsia="en-GB"/>
        </w:rPr>
        <w:t xml:space="preserve"> or conviction</w:t>
      </w:r>
      <w:r w:rsidR="004A3C5E">
        <w:rPr>
          <w:rFonts w:ascii="Arial" w:eastAsia="Times New Roman" w:hAnsi="Arial" w:cs="Arial"/>
          <w:color w:val="000000" w:themeColor="text1"/>
          <w:lang w:eastAsia="en-GB"/>
        </w:rPr>
        <w:t>).</w:t>
      </w:r>
    </w:p>
    <w:p w14:paraId="442E6552" w14:textId="52B7D87E" w:rsidR="00F420CD" w:rsidRDefault="002122C8" w:rsidP="00A54047">
      <w:pPr>
        <w:spacing w:before="100" w:after="0" w:line="480" w:lineRule="auto"/>
        <w:ind w:right="-40" w:firstLine="720"/>
        <w:rPr>
          <w:ins w:id="101" w:author="Furl, Nicholas" w:date="2024-10-06T12:36:00Z" w16du:dateUtc="2024-10-06T11:36:00Z"/>
          <w:rFonts w:ascii="Arial" w:eastAsia="Times New Roman" w:hAnsi="Arial" w:cs="Arial"/>
          <w:color w:val="000000" w:themeColor="text1"/>
          <w:lang w:eastAsia="en-GB"/>
        </w:rPr>
      </w:pPr>
      <w:r>
        <w:rPr>
          <w:rFonts w:ascii="Arial" w:eastAsia="Times New Roman" w:hAnsi="Arial" w:cs="Arial"/>
          <w:color w:val="000000" w:themeColor="text1"/>
          <w:lang w:eastAsia="en-GB"/>
        </w:rPr>
        <w:t>T</w:t>
      </w:r>
      <w:r w:rsidR="003254CE" w:rsidRPr="00D61CE1">
        <w:rPr>
          <w:rFonts w:ascii="Arial" w:eastAsia="Times New Roman" w:hAnsi="Arial" w:cs="Arial"/>
          <w:color w:val="000000" w:themeColor="text1"/>
          <w:lang w:eastAsia="en-GB"/>
        </w:rPr>
        <w:t xml:space="preserve">he beads </w:t>
      </w:r>
      <w:r w:rsidR="00AC3489" w:rsidRPr="00D61CE1">
        <w:rPr>
          <w:rFonts w:ascii="Arial" w:eastAsia="Times New Roman" w:hAnsi="Arial" w:cs="Arial"/>
          <w:color w:val="000000" w:themeColor="text1"/>
          <w:lang w:eastAsia="en-GB"/>
        </w:rPr>
        <w:t>task</w:t>
      </w:r>
      <w:r w:rsidR="003254CE"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has become</w:t>
      </w:r>
      <w:r w:rsidR="009A2D11" w:rsidRPr="009A2D11">
        <w:rPr>
          <w:rFonts w:ascii="Arial" w:eastAsia="Times New Roman" w:hAnsi="Arial" w:cs="Arial"/>
          <w:color w:val="000000" w:themeColor="text1"/>
          <w:lang w:eastAsia="en-GB"/>
        </w:rPr>
        <w:t xml:space="preserve"> prevalent for </w:t>
      </w:r>
      <w:r>
        <w:rPr>
          <w:rFonts w:ascii="Arial" w:eastAsia="Times New Roman" w:hAnsi="Arial" w:cs="Arial"/>
          <w:color w:val="000000" w:themeColor="text1"/>
          <w:lang w:eastAsia="en-GB"/>
        </w:rPr>
        <w:t xml:space="preserve">experimentally </w:t>
      </w:r>
      <w:r w:rsidR="009A2D11">
        <w:rPr>
          <w:rFonts w:ascii="Arial" w:eastAsia="Times New Roman" w:hAnsi="Arial" w:cs="Arial"/>
          <w:color w:val="000000" w:themeColor="text1"/>
          <w:lang w:eastAsia="en-GB"/>
        </w:rPr>
        <w:t>measuring</w:t>
      </w:r>
      <w:r w:rsidR="003254CE" w:rsidRPr="00D61CE1">
        <w:rPr>
          <w:rFonts w:ascii="Arial" w:eastAsia="Times New Roman" w:hAnsi="Arial" w:cs="Arial"/>
          <w:color w:val="000000" w:themeColor="text1"/>
          <w:lang w:eastAsia="en-GB"/>
        </w:rPr>
        <w:t xml:space="preserve"> how </w:t>
      </w:r>
      <w:r w:rsidR="00EC3841">
        <w:rPr>
          <w:rFonts w:ascii="Arial" w:eastAsia="Times New Roman" w:hAnsi="Arial" w:cs="Arial"/>
          <w:color w:val="000000" w:themeColor="text1"/>
          <w:lang w:eastAsia="en-GB"/>
        </w:rPr>
        <w:t>participants</w:t>
      </w:r>
      <w:r w:rsidR="003254CE" w:rsidRPr="00D61CE1">
        <w:rPr>
          <w:rFonts w:ascii="Arial" w:eastAsia="Times New Roman" w:hAnsi="Arial" w:cs="Arial"/>
          <w:color w:val="000000" w:themeColor="text1"/>
          <w:lang w:eastAsia="en-GB"/>
        </w:rPr>
        <w:t xml:space="preserve"> </w:t>
      </w:r>
      <w:r w:rsidR="00EC3841">
        <w:rPr>
          <w:rFonts w:ascii="Arial" w:eastAsia="Times New Roman" w:hAnsi="Arial" w:cs="Arial"/>
          <w:color w:val="000000" w:themeColor="text1"/>
          <w:lang w:eastAsia="en-GB"/>
        </w:rPr>
        <w:t>make</w:t>
      </w:r>
      <w:r w:rsidR="003254CE" w:rsidRPr="00D61CE1">
        <w:rPr>
          <w:rFonts w:ascii="Arial" w:eastAsia="Times New Roman" w:hAnsi="Arial" w:cs="Arial"/>
          <w:color w:val="000000" w:themeColor="text1"/>
          <w:lang w:eastAsia="en-GB"/>
        </w:rPr>
        <w:t xml:space="preserve"> beliefs and decisions </w:t>
      </w:r>
      <w:r w:rsidR="00CB3DC3">
        <w:rPr>
          <w:rFonts w:ascii="Arial" w:eastAsia="Times New Roman" w:hAnsi="Arial" w:cs="Arial"/>
          <w:color w:val="000000" w:themeColor="text1"/>
          <w:lang w:eastAsia="en-GB"/>
        </w:rPr>
        <w:t>from</w:t>
      </w:r>
      <w:r w:rsidR="003254CE" w:rsidRPr="00D61CE1">
        <w:rPr>
          <w:rFonts w:ascii="Arial" w:eastAsia="Times New Roman" w:hAnsi="Arial" w:cs="Arial"/>
          <w:color w:val="000000" w:themeColor="text1"/>
          <w:lang w:eastAsia="en-GB"/>
        </w:rPr>
        <w:t xml:space="preserve"> </w:t>
      </w:r>
      <w:r w:rsidR="00EC3841">
        <w:rPr>
          <w:rFonts w:ascii="Arial" w:eastAsia="Times New Roman" w:hAnsi="Arial" w:cs="Arial"/>
          <w:color w:val="000000" w:themeColor="text1"/>
          <w:lang w:eastAsia="en-GB"/>
        </w:rPr>
        <w:t xml:space="preserve">sequences </w:t>
      </w:r>
      <w:r w:rsidR="003254CE" w:rsidRPr="00D61CE1">
        <w:rPr>
          <w:rFonts w:ascii="Arial" w:eastAsia="Times New Roman" w:hAnsi="Arial" w:cs="Arial"/>
          <w:color w:val="000000" w:themeColor="text1"/>
          <w:lang w:eastAsia="en-GB"/>
        </w:rPr>
        <w:t xml:space="preserve">of </w:t>
      </w:r>
      <w:r w:rsidR="009A2D11">
        <w:rPr>
          <w:rFonts w:ascii="Arial" w:eastAsia="Times New Roman" w:hAnsi="Arial" w:cs="Arial"/>
          <w:color w:val="000000" w:themeColor="text1"/>
          <w:lang w:eastAsia="en-GB"/>
        </w:rPr>
        <w:t xml:space="preserve">discrete, </w:t>
      </w:r>
      <w:r w:rsidR="003254CE" w:rsidRPr="00D61CE1">
        <w:rPr>
          <w:rFonts w:ascii="Arial" w:eastAsia="Times New Roman" w:hAnsi="Arial" w:cs="Arial"/>
          <w:color w:val="000000" w:themeColor="text1"/>
          <w:lang w:eastAsia="en-GB"/>
        </w:rPr>
        <w:t>unreliable evidence</w:t>
      </w:r>
      <w:r w:rsidR="009A2D11">
        <w:rPr>
          <w:rFonts w:ascii="Arial" w:eastAsia="Times New Roman" w:hAnsi="Arial" w:cs="Arial"/>
          <w:color w:val="000000" w:themeColor="text1"/>
          <w:lang w:eastAsia="en-GB"/>
        </w:rPr>
        <w:t xml:space="preserve"> samples</w:t>
      </w:r>
      <w:r w:rsidR="00FB16FB">
        <w:rPr>
          <w:rFonts w:ascii="Arial" w:eastAsia="Times New Roman" w:hAnsi="Arial" w:cs="Arial"/>
          <w:color w:val="000000" w:themeColor="text1"/>
          <w:lang w:eastAsia="en-GB"/>
        </w:rPr>
        <w:t xml:space="preserve"> </w:t>
      </w:r>
      <w:r w:rsidR="00FB16FB" w:rsidRPr="00FB16FB">
        <w:rPr>
          <w:rFonts w:ascii="Arial" w:eastAsia="Times New Roman" w:hAnsi="Arial" w:cs="Arial"/>
          <w:color w:val="000000" w:themeColor="text1"/>
          <w:lang w:eastAsia="en-GB"/>
        </w:rPr>
        <w:t>(Ross, et al., 2015)</w:t>
      </w:r>
      <w:ins w:id="102" w:author="Furl, Nicholas" w:date="2024-10-06T12:48:00Z" w16du:dateUtc="2024-10-06T11:48:00Z">
        <w:r w:rsidR="001F55D2">
          <w:rPr>
            <w:rFonts w:ascii="Arial" w:eastAsia="Times New Roman" w:hAnsi="Arial" w:cs="Arial"/>
            <w:color w:val="000000" w:themeColor="text1"/>
            <w:lang w:eastAsia="en-GB"/>
          </w:rPr>
          <w:t>, making it a prime candidate for application to forensic evidence evaluation</w:t>
        </w:r>
      </w:ins>
      <w:r w:rsidR="003254CE" w:rsidRPr="00D61CE1">
        <w:rPr>
          <w:rFonts w:ascii="Arial" w:eastAsia="Times New Roman" w:hAnsi="Arial" w:cs="Arial"/>
          <w:color w:val="000000" w:themeColor="text1"/>
          <w:lang w:eastAsia="en-GB"/>
        </w:rPr>
        <w:t xml:space="preserve">. </w:t>
      </w:r>
      <w:ins w:id="103" w:author="Furl, Nicholas" w:date="2024-10-06T12:36:00Z" w16du:dateUtc="2024-10-06T11:36:00Z">
        <w:r w:rsidR="00F420CD">
          <w:rPr>
            <w:rFonts w:ascii="Arial" w:eastAsia="Times New Roman" w:hAnsi="Arial" w:cs="Arial"/>
            <w:color w:val="000000" w:themeColor="text1"/>
            <w:lang w:eastAsia="en-GB"/>
          </w:rPr>
          <w:t xml:space="preserve">There are two versions, both of which we will investigate herein. </w:t>
        </w:r>
      </w:ins>
      <w:r w:rsidR="00C555CE">
        <w:rPr>
          <w:rFonts w:ascii="Arial" w:eastAsia="Times New Roman" w:hAnsi="Arial" w:cs="Arial"/>
          <w:color w:val="000000" w:themeColor="text1"/>
          <w:lang w:eastAsia="en-GB"/>
        </w:rPr>
        <w:t>In t</w:t>
      </w:r>
      <w:r w:rsidR="00331625" w:rsidRPr="00D61CE1">
        <w:rPr>
          <w:rFonts w:ascii="Arial" w:eastAsia="Times New Roman" w:hAnsi="Arial" w:cs="Arial"/>
          <w:color w:val="000000" w:themeColor="text1"/>
          <w:lang w:eastAsia="en-GB"/>
        </w:rPr>
        <w:t xml:space="preserve">he </w:t>
      </w:r>
      <w:r w:rsidR="00C555CE">
        <w:rPr>
          <w:rFonts w:ascii="Arial" w:eastAsia="Times New Roman" w:hAnsi="Arial" w:cs="Arial"/>
          <w:color w:val="000000" w:themeColor="text1"/>
          <w:lang w:eastAsia="en-GB"/>
        </w:rPr>
        <w:t>“draws to decision” version</w:t>
      </w:r>
      <w:ins w:id="104" w:author="Furl, Nicholas" w:date="2024-10-06T12:37:00Z" w16du:dateUtc="2024-10-06T11:37:00Z">
        <w:r w:rsidR="002D2808">
          <w:rPr>
            <w:rFonts w:ascii="Arial" w:eastAsia="Times New Roman" w:hAnsi="Arial" w:cs="Arial"/>
            <w:color w:val="000000" w:themeColor="text1"/>
            <w:lang w:eastAsia="en-GB"/>
          </w:rPr>
          <w:t xml:space="preserve"> </w:t>
        </w:r>
        <w:r w:rsidR="002D2808" w:rsidRPr="00D61CE1">
          <w:rPr>
            <w:rFonts w:ascii="Arial" w:eastAsia="Times New Roman" w:hAnsi="Arial" w:cs="Arial"/>
            <w:color w:val="000000" w:themeColor="text1"/>
            <w:lang w:eastAsia="en-GB"/>
          </w:rPr>
          <w:t>(Huq et al., 1988)</w:t>
        </w:r>
      </w:ins>
      <w:r w:rsidR="00C555CE">
        <w:rPr>
          <w:rFonts w:ascii="Arial" w:eastAsia="Times New Roman" w:hAnsi="Arial" w:cs="Arial"/>
          <w:color w:val="000000" w:themeColor="text1"/>
          <w:lang w:eastAsia="en-GB"/>
        </w:rPr>
        <w:t xml:space="preserve">, </w:t>
      </w:r>
      <w:r w:rsidR="00331625" w:rsidRPr="00D61CE1">
        <w:rPr>
          <w:rFonts w:ascii="Arial" w:eastAsia="Times New Roman" w:hAnsi="Arial" w:cs="Arial"/>
          <w:color w:val="000000" w:themeColor="text1"/>
          <w:lang w:eastAsia="en-GB"/>
        </w:rPr>
        <w:t xml:space="preserve">participants </w:t>
      </w:r>
      <w:r w:rsidR="00844D2F">
        <w:rPr>
          <w:rFonts w:ascii="Arial" w:eastAsia="Times New Roman" w:hAnsi="Arial" w:cs="Arial"/>
          <w:color w:val="000000" w:themeColor="text1"/>
          <w:lang w:eastAsia="en-GB"/>
        </w:rPr>
        <w:t>infer</w:t>
      </w:r>
      <w:r w:rsidR="00331625" w:rsidRPr="00D61CE1">
        <w:rPr>
          <w:rFonts w:ascii="Arial" w:eastAsia="Times New Roman" w:hAnsi="Arial" w:cs="Arial"/>
          <w:color w:val="000000" w:themeColor="text1"/>
          <w:lang w:eastAsia="en-GB"/>
        </w:rPr>
        <w:t xml:space="preserve"> from which of two </w:t>
      </w:r>
      <w:r w:rsidR="00844D2F">
        <w:rPr>
          <w:rFonts w:ascii="Arial" w:eastAsia="Times New Roman" w:hAnsi="Arial" w:cs="Arial"/>
          <w:color w:val="000000" w:themeColor="text1"/>
          <w:lang w:eastAsia="en-GB"/>
        </w:rPr>
        <w:t>jars</w:t>
      </w:r>
      <w:r w:rsidR="00331625" w:rsidRPr="00D61CE1">
        <w:rPr>
          <w:rFonts w:ascii="Arial" w:eastAsia="Times New Roman" w:hAnsi="Arial" w:cs="Arial"/>
          <w:color w:val="000000" w:themeColor="text1"/>
          <w:lang w:eastAsia="en-GB"/>
        </w:rPr>
        <w:t xml:space="preserve"> coloured beads </w:t>
      </w:r>
      <w:r w:rsidR="004D61BD" w:rsidRPr="00D61CE1">
        <w:rPr>
          <w:rFonts w:ascii="Arial" w:eastAsia="Times New Roman" w:hAnsi="Arial" w:cs="Arial"/>
          <w:color w:val="000000" w:themeColor="text1"/>
          <w:lang w:eastAsia="en-GB"/>
        </w:rPr>
        <w:t>are</w:t>
      </w:r>
      <w:r w:rsidR="00844D2F">
        <w:rPr>
          <w:rFonts w:ascii="Arial" w:eastAsia="Times New Roman" w:hAnsi="Arial" w:cs="Arial"/>
          <w:color w:val="000000" w:themeColor="text1"/>
          <w:lang w:eastAsia="en-GB"/>
        </w:rPr>
        <w:t xml:space="preserve"> being drawn.</w:t>
      </w:r>
      <w:r w:rsidR="0077600C" w:rsidRPr="00D61CE1">
        <w:rPr>
          <w:rFonts w:ascii="Arial" w:eastAsia="Times New Roman" w:hAnsi="Arial" w:cs="Arial"/>
          <w:color w:val="000000" w:themeColor="text1"/>
          <w:lang w:eastAsia="en-GB"/>
        </w:rPr>
        <w:t xml:space="preserve"> </w:t>
      </w:r>
      <w:r w:rsidR="00844D2F">
        <w:rPr>
          <w:rFonts w:ascii="Arial" w:eastAsia="Times New Roman" w:hAnsi="Arial" w:cs="Arial"/>
          <w:color w:val="000000" w:themeColor="text1"/>
          <w:lang w:eastAsia="en-GB"/>
        </w:rPr>
        <w:t>O</w:t>
      </w:r>
      <w:r w:rsidR="00331625" w:rsidRPr="00D61CE1">
        <w:rPr>
          <w:rFonts w:ascii="Arial" w:eastAsia="Times New Roman" w:hAnsi="Arial" w:cs="Arial"/>
          <w:color w:val="000000" w:themeColor="text1"/>
          <w:lang w:eastAsia="en-GB"/>
        </w:rPr>
        <w:t xml:space="preserve">ne </w:t>
      </w:r>
      <w:r w:rsidR="00844D2F">
        <w:rPr>
          <w:rFonts w:ascii="Arial" w:eastAsia="Times New Roman" w:hAnsi="Arial" w:cs="Arial"/>
          <w:color w:val="000000" w:themeColor="text1"/>
          <w:lang w:eastAsia="en-GB"/>
        </w:rPr>
        <w:t xml:space="preserve">possible </w:t>
      </w:r>
      <w:r w:rsidR="00331625" w:rsidRPr="00D61CE1">
        <w:rPr>
          <w:rFonts w:ascii="Arial" w:eastAsia="Times New Roman" w:hAnsi="Arial" w:cs="Arial"/>
          <w:color w:val="000000" w:themeColor="text1"/>
          <w:lang w:eastAsia="en-GB"/>
        </w:rPr>
        <w:t>jar</w:t>
      </w:r>
      <w:r w:rsidR="00844D2F">
        <w:rPr>
          <w:rFonts w:ascii="Arial" w:eastAsia="Times New Roman" w:hAnsi="Arial" w:cs="Arial"/>
          <w:color w:val="000000" w:themeColor="text1"/>
          <w:lang w:eastAsia="en-GB"/>
        </w:rPr>
        <w:t xml:space="preserve"> contains</w:t>
      </w:r>
      <w:r w:rsidR="00331625" w:rsidRPr="00D61CE1">
        <w:rPr>
          <w:rFonts w:ascii="Arial" w:eastAsia="Times New Roman" w:hAnsi="Arial" w:cs="Arial"/>
          <w:color w:val="000000" w:themeColor="text1"/>
          <w:lang w:eastAsia="en-GB"/>
        </w:rPr>
        <w:t xml:space="preserve"> </w:t>
      </w:r>
      <w:proofErr w:type="gramStart"/>
      <w:r w:rsidR="00B0670F" w:rsidRPr="00D61CE1">
        <w:rPr>
          <w:rFonts w:ascii="Arial" w:eastAsia="Times New Roman" w:hAnsi="Arial" w:cs="Arial"/>
          <w:color w:val="000000" w:themeColor="text1"/>
          <w:lang w:eastAsia="en-GB"/>
        </w:rPr>
        <w:t>a majority of</w:t>
      </w:r>
      <w:proofErr w:type="gramEnd"/>
      <w:r w:rsidR="00331625" w:rsidRPr="00D61CE1">
        <w:rPr>
          <w:rFonts w:ascii="Arial" w:eastAsia="Times New Roman" w:hAnsi="Arial" w:cs="Arial"/>
          <w:color w:val="000000" w:themeColor="text1"/>
          <w:lang w:eastAsia="en-GB"/>
        </w:rPr>
        <w:t xml:space="preserve"> pink beads and </w:t>
      </w:r>
      <w:r w:rsidR="00B0670F" w:rsidRPr="00D61CE1">
        <w:rPr>
          <w:rFonts w:ascii="Arial" w:eastAsia="Times New Roman" w:hAnsi="Arial" w:cs="Arial"/>
          <w:color w:val="000000" w:themeColor="text1"/>
          <w:lang w:eastAsia="en-GB"/>
        </w:rPr>
        <w:t>a minority of</w:t>
      </w:r>
      <w:r w:rsidR="00331625" w:rsidRPr="00D61CE1">
        <w:rPr>
          <w:rFonts w:ascii="Arial" w:eastAsia="Times New Roman" w:hAnsi="Arial" w:cs="Arial"/>
          <w:color w:val="000000" w:themeColor="text1"/>
          <w:lang w:eastAsia="en-GB"/>
        </w:rPr>
        <w:t xml:space="preserve"> green beads, and th</w:t>
      </w:r>
      <w:r w:rsidR="009B0C4B" w:rsidRPr="00D61CE1">
        <w:rPr>
          <w:rFonts w:ascii="Arial" w:eastAsia="Times New Roman" w:hAnsi="Arial" w:cs="Arial"/>
          <w:color w:val="000000" w:themeColor="text1"/>
          <w:lang w:eastAsia="en-GB"/>
        </w:rPr>
        <w:t xml:space="preserve">e other </w:t>
      </w:r>
      <w:r w:rsidR="00822629">
        <w:rPr>
          <w:rFonts w:ascii="Arial" w:eastAsia="Times New Roman" w:hAnsi="Arial" w:cs="Arial"/>
          <w:color w:val="000000" w:themeColor="text1"/>
          <w:lang w:eastAsia="en-GB"/>
        </w:rPr>
        <w:t xml:space="preserve">has a </w:t>
      </w:r>
      <w:r w:rsidR="009B0C4B" w:rsidRPr="00D61CE1">
        <w:rPr>
          <w:rFonts w:ascii="Arial" w:eastAsia="Times New Roman" w:hAnsi="Arial" w:cs="Arial"/>
          <w:color w:val="000000" w:themeColor="text1"/>
          <w:lang w:eastAsia="en-GB"/>
        </w:rPr>
        <w:t>reversed ratio. F</w:t>
      </w:r>
      <w:r w:rsidR="00331625" w:rsidRPr="00D61CE1">
        <w:rPr>
          <w:rFonts w:ascii="Arial" w:eastAsia="Times New Roman" w:hAnsi="Arial" w:cs="Arial"/>
          <w:color w:val="000000" w:themeColor="text1"/>
          <w:lang w:eastAsia="en-GB"/>
        </w:rPr>
        <w:t>ollowing each draw, participant</w:t>
      </w:r>
      <w:r w:rsidR="004D61BD" w:rsidRPr="00D61CE1">
        <w:rPr>
          <w:rFonts w:ascii="Arial" w:eastAsia="Times New Roman" w:hAnsi="Arial" w:cs="Arial"/>
          <w:color w:val="000000" w:themeColor="text1"/>
          <w:lang w:eastAsia="en-GB"/>
        </w:rPr>
        <w:t>s</w:t>
      </w:r>
      <w:r w:rsidR="00331625" w:rsidRPr="00D61CE1">
        <w:rPr>
          <w:rFonts w:ascii="Arial" w:eastAsia="Times New Roman" w:hAnsi="Arial" w:cs="Arial"/>
          <w:color w:val="000000" w:themeColor="text1"/>
          <w:lang w:eastAsia="en-GB"/>
        </w:rPr>
        <w:t xml:space="preserve"> </w:t>
      </w:r>
      <w:r w:rsidR="00AF519E" w:rsidRPr="00D61CE1">
        <w:rPr>
          <w:rFonts w:ascii="Arial" w:eastAsia="Times New Roman" w:hAnsi="Arial" w:cs="Arial"/>
          <w:color w:val="000000" w:themeColor="text1"/>
          <w:lang w:eastAsia="en-GB"/>
        </w:rPr>
        <w:t xml:space="preserve">either </w:t>
      </w:r>
      <w:r w:rsidR="00634B3E">
        <w:rPr>
          <w:rFonts w:ascii="Arial" w:eastAsia="Times New Roman" w:hAnsi="Arial" w:cs="Arial"/>
          <w:color w:val="000000" w:themeColor="text1"/>
          <w:lang w:eastAsia="en-GB"/>
        </w:rPr>
        <w:t xml:space="preserve">infer which jar </w:t>
      </w:r>
      <w:r w:rsidR="00331625" w:rsidRPr="00D61CE1">
        <w:rPr>
          <w:rFonts w:ascii="Arial" w:eastAsia="Times New Roman" w:hAnsi="Arial" w:cs="Arial"/>
          <w:color w:val="000000" w:themeColor="text1"/>
          <w:lang w:eastAsia="en-GB"/>
        </w:rPr>
        <w:t>or seek more evidence</w:t>
      </w:r>
      <w:r w:rsidR="009B0C4B" w:rsidRPr="00D61CE1">
        <w:rPr>
          <w:rFonts w:ascii="Arial" w:eastAsia="Times New Roman" w:hAnsi="Arial" w:cs="Arial"/>
          <w:color w:val="000000" w:themeColor="text1"/>
          <w:lang w:eastAsia="en-GB"/>
        </w:rPr>
        <w:t xml:space="preserve"> (draw another bead)</w:t>
      </w:r>
      <w:r w:rsidR="00331625" w:rsidRPr="00D61CE1">
        <w:rPr>
          <w:rFonts w:ascii="Arial" w:eastAsia="Times New Roman" w:hAnsi="Arial" w:cs="Arial"/>
          <w:color w:val="000000" w:themeColor="text1"/>
          <w:lang w:eastAsia="en-GB"/>
        </w:rPr>
        <w:t xml:space="preserve">. </w:t>
      </w:r>
      <w:ins w:id="105" w:author="Furl, Nicholas" w:date="2024-10-06T12:37:00Z" w16du:dateUtc="2024-10-06T11:37:00Z">
        <w:r w:rsidR="002D2808">
          <w:rPr>
            <w:rFonts w:ascii="Arial" w:eastAsia="Times New Roman" w:hAnsi="Arial" w:cs="Arial"/>
            <w:color w:val="000000" w:themeColor="text1"/>
            <w:lang w:eastAsia="en-GB"/>
          </w:rPr>
          <w:t xml:space="preserve">In the </w:t>
        </w:r>
      </w:ins>
      <w:ins w:id="106" w:author="Furl, Nicholas" w:date="2024-10-06T12:39:00Z" w16du:dateUtc="2024-10-06T11:39:00Z">
        <w:r w:rsidR="002D2808">
          <w:rPr>
            <w:rFonts w:ascii="Arial" w:eastAsia="Times New Roman" w:hAnsi="Arial" w:cs="Arial"/>
            <w:color w:val="000000" w:themeColor="text1"/>
            <w:lang w:eastAsia="en-GB"/>
          </w:rPr>
          <w:t>“</w:t>
        </w:r>
        <w:r w:rsidR="002D2808" w:rsidRPr="002D2808">
          <w:rPr>
            <w:rFonts w:ascii="Arial" w:eastAsia="Times New Roman" w:hAnsi="Arial" w:cs="Arial"/>
            <w:color w:val="000000" w:themeColor="text1"/>
            <w:lang w:eastAsia="en-GB"/>
          </w:rPr>
          <w:t>graded estimates</w:t>
        </w:r>
      </w:ins>
      <w:ins w:id="107" w:author="Furl, Nicholas" w:date="2024-10-06T15:00:00Z" w16du:dateUtc="2024-10-06T14:00:00Z">
        <w:r w:rsidR="002570BF">
          <w:rPr>
            <w:rFonts w:ascii="Arial" w:eastAsia="Times New Roman" w:hAnsi="Arial" w:cs="Arial"/>
            <w:color w:val="000000" w:themeColor="text1"/>
            <w:lang w:eastAsia="en-GB"/>
          </w:rPr>
          <w:t xml:space="preserve">” version, </w:t>
        </w:r>
      </w:ins>
      <w:ins w:id="108" w:author="Furl, Nicholas" w:date="2024-10-06T12:39:00Z" w16du:dateUtc="2024-10-06T11:39:00Z">
        <w:r w:rsidR="002D2808" w:rsidRPr="002D2808">
          <w:rPr>
            <w:rFonts w:ascii="Arial" w:eastAsia="Times New Roman" w:hAnsi="Arial" w:cs="Arial"/>
            <w:color w:val="000000" w:themeColor="text1"/>
            <w:lang w:eastAsia="en-GB"/>
          </w:rPr>
          <w:t xml:space="preserve">participants </w:t>
        </w:r>
        <w:r w:rsidR="002D2808">
          <w:rPr>
            <w:rFonts w:ascii="Arial" w:eastAsia="Times New Roman" w:hAnsi="Arial" w:cs="Arial"/>
            <w:color w:val="000000" w:themeColor="text1"/>
            <w:lang w:eastAsia="en-GB"/>
          </w:rPr>
          <w:t>experience the ent</w:t>
        </w:r>
      </w:ins>
      <w:ins w:id="109" w:author="Furl, Nicholas" w:date="2024-10-06T12:40:00Z" w16du:dateUtc="2024-10-06T11:40:00Z">
        <w:r w:rsidR="002D2808">
          <w:rPr>
            <w:rFonts w:ascii="Arial" w:eastAsia="Times New Roman" w:hAnsi="Arial" w:cs="Arial"/>
            <w:color w:val="000000" w:themeColor="text1"/>
            <w:lang w:eastAsia="en-GB"/>
          </w:rPr>
          <w:t xml:space="preserve">ire sequence of bead colours and, following the presentation of each </w:t>
        </w:r>
        <w:r w:rsidR="002D2808" w:rsidRPr="002D2808">
          <w:rPr>
            <w:rFonts w:ascii="Arial" w:eastAsia="Times New Roman" w:hAnsi="Arial" w:cs="Arial"/>
            <w:color w:val="000000" w:themeColor="text1"/>
            <w:lang w:eastAsia="en-GB"/>
          </w:rPr>
          <w:t>drawn bead</w:t>
        </w:r>
        <w:r w:rsidR="002D2808">
          <w:rPr>
            <w:rFonts w:ascii="Arial" w:eastAsia="Times New Roman" w:hAnsi="Arial" w:cs="Arial"/>
            <w:color w:val="000000" w:themeColor="text1"/>
            <w:lang w:eastAsia="en-GB"/>
          </w:rPr>
          <w:t xml:space="preserve">, they </w:t>
        </w:r>
      </w:ins>
      <w:ins w:id="110" w:author="Furl, Nicholas" w:date="2024-10-06T12:39:00Z" w16du:dateUtc="2024-10-06T11:39:00Z">
        <w:r w:rsidR="002D2808" w:rsidRPr="002D2808">
          <w:rPr>
            <w:rFonts w:ascii="Arial" w:eastAsia="Times New Roman" w:hAnsi="Arial" w:cs="Arial"/>
            <w:color w:val="000000" w:themeColor="text1"/>
            <w:lang w:eastAsia="en-GB"/>
          </w:rPr>
          <w:t xml:space="preserve">rate the probability </w:t>
        </w:r>
      </w:ins>
      <w:ins w:id="111" w:author="Furl, Nicholas" w:date="2024-10-06T12:40:00Z" w16du:dateUtc="2024-10-06T11:40:00Z">
        <w:r w:rsidR="002D2808">
          <w:rPr>
            <w:rFonts w:ascii="Arial" w:eastAsia="Times New Roman" w:hAnsi="Arial" w:cs="Arial"/>
            <w:color w:val="000000" w:themeColor="text1"/>
            <w:lang w:eastAsia="en-GB"/>
          </w:rPr>
          <w:t>it</w:t>
        </w:r>
      </w:ins>
      <w:ins w:id="112" w:author="Furl, Nicholas" w:date="2024-10-06T12:39:00Z" w16du:dateUtc="2024-10-06T11:39:00Z">
        <w:r w:rsidR="002D2808" w:rsidRPr="002D2808">
          <w:rPr>
            <w:rFonts w:ascii="Arial" w:eastAsia="Times New Roman" w:hAnsi="Arial" w:cs="Arial"/>
            <w:color w:val="000000" w:themeColor="text1"/>
            <w:lang w:eastAsia="en-GB"/>
          </w:rPr>
          <w:t xml:space="preserve"> comes from one jar or the other.</w:t>
        </w:r>
      </w:ins>
      <w:ins w:id="113" w:author="Furl, Nicholas" w:date="2024-10-06T12:40:00Z" w16du:dateUtc="2024-10-06T11:40:00Z">
        <w:r w:rsidR="0061146F">
          <w:rPr>
            <w:rFonts w:ascii="Arial" w:eastAsia="Times New Roman" w:hAnsi="Arial" w:cs="Arial"/>
            <w:color w:val="000000" w:themeColor="text1"/>
            <w:lang w:eastAsia="en-GB"/>
          </w:rPr>
          <w:t xml:space="preserve"> </w:t>
        </w:r>
      </w:ins>
      <w:ins w:id="114" w:author="Furl, Nicholas" w:date="2024-10-06T12:43:00Z" w16du:dateUtc="2024-10-06T11:43:00Z">
        <w:r w:rsidR="0061146F">
          <w:rPr>
            <w:rFonts w:ascii="Arial" w:eastAsia="Times New Roman" w:hAnsi="Arial" w:cs="Arial"/>
            <w:color w:val="000000" w:themeColor="text1"/>
            <w:lang w:eastAsia="en-GB"/>
          </w:rPr>
          <w:t>Both</w:t>
        </w:r>
      </w:ins>
      <w:ins w:id="115" w:author="Furl, Nicholas" w:date="2024-10-06T12:40:00Z" w16du:dateUtc="2024-10-06T11:40:00Z">
        <w:r w:rsidR="0061146F">
          <w:rPr>
            <w:rFonts w:ascii="Arial" w:eastAsia="Times New Roman" w:hAnsi="Arial" w:cs="Arial"/>
            <w:color w:val="000000" w:themeColor="text1"/>
            <w:lang w:eastAsia="en-GB"/>
          </w:rPr>
          <w:t xml:space="preserve"> versions of the </w:t>
        </w:r>
      </w:ins>
      <w:ins w:id="116" w:author="Furl, Nicholas" w:date="2024-10-06T12:41:00Z" w16du:dateUtc="2024-10-06T11:41:00Z">
        <w:r w:rsidR="0061146F">
          <w:rPr>
            <w:rFonts w:ascii="Arial" w:eastAsia="Times New Roman" w:hAnsi="Arial" w:cs="Arial"/>
            <w:color w:val="000000" w:themeColor="text1"/>
            <w:lang w:eastAsia="en-GB"/>
          </w:rPr>
          <w:t xml:space="preserve">beads task are associated with </w:t>
        </w:r>
      </w:ins>
      <w:ins w:id="117" w:author="Furl, Nicholas" w:date="2024-10-06T13:07:00Z" w16du:dateUtc="2024-10-06T12:07:00Z">
        <w:r w:rsidR="00F63F3F">
          <w:rPr>
            <w:rFonts w:ascii="Arial" w:eastAsia="Times New Roman" w:hAnsi="Arial" w:cs="Arial"/>
            <w:color w:val="000000" w:themeColor="text1"/>
            <w:lang w:eastAsia="en-GB"/>
          </w:rPr>
          <w:t xml:space="preserve">well-established </w:t>
        </w:r>
      </w:ins>
      <w:ins w:id="118" w:author="Furl, Nicholas" w:date="2024-10-06T12:41:00Z" w16du:dateUtc="2024-10-06T11:41:00Z">
        <w:r w:rsidR="0061146F">
          <w:rPr>
            <w:rFonts w:ascii="Arial" w:eastAsia="Times New Roman" w:hAnsi="Arial" w:cs="Arial"/>
            <w:color w:val="000000" w:themeColor="text1"/>
            <w:lang w:eastAsia="en-GB"/>
          </w:rPr>
          <w:t xml:space="preserve">Bayesian </w:t>
        </w:r>
      </w:ins>
      <w:ins w:id="119" w:author="Furl, Nicholas" w:date="2024-10-06T12:42:00Z" w16du:dateUtc="2024-10-06T11:42:00Z">
        <w:r w:rsidR="0061146F">
          <w:rPr>
            <w:rFonts w:ascii="Arial" w:eastAsia="Times New Roman" w:hAnsi="Arial" w:cs="Arial"/>
            <w:color w:val="000000" w:themeColor="text1"/>
            <w:lang w:eastAsia="en-GB"/>
          </w:rPr>
          <w:t xml:space="preserve">“solutions”, which use the ground truth facts about the experimental paradigm to prescribe </w:t>
        </w:r>
      </w:ins>
      <w:ins w:id="120" w:author="Furl, Nicholas" w:date="2024-10-06T15:00:00Z" w16du:dateUtc="2024-10-06T14:00:00Z">
        <w:r w:rsidR="00D572BD">
          <w:rPr>
            <w:rFonts w:ascii="Arial" w:eastAsia="Times New Roman" w:hAnsi="Arial" w:cs="Arial"/>
            <w:color w:val="000000" w:themeColor="text1"/>
            <w:lang w:eastAsia="en-GB"/>
          </w:rPr>
          <w:t>which</w:t>
        </w:r>
      </w:ins>
      <w:ins w:id="121" w:author="Furl, Nicholas" w:date="2024-10-06T12:42:00Z" w16du:dateUtc="2024-10-06T11:42:00Z">
        <w:r w:rsidR="0061146F">
          <w:rPr>
            <w:rFonts w:ascii="Arial" w:eastAsia="Times New Roman" w:hAnsi="Arial" w:cs="Arial"/>
            <w:color w:val="000000" w:themeColor="text1"/>
            <w:lang w:eastAsia="en-GB"/>
          </w:rPr>
          <w:t xml:space="preserve"> action participants should take</w:t>
        </w:r>
      </w:ins>
      <w:ins w:id="122" w:author="Furl, Nicholas" w:date="2024-10-06T12:50:00Z" w16du:dateUtc="2024-10-06T11:50:00Z">
        <w:r w:rsidR="00C53381">
          <w:rPr>
            <w:rFonts w:ascii="Arial" w:eastAsia="Times New Roman" w:hAnsi="Arial" w:cs="Arial"/>
            <w:color w:val="000000" w:themeColor="text1"/>
            <w:lang w:eastAsia="en-GB"/>
          </w:rPr>
          <w:t xml:space="preserve"> </w:t>
        </w:r>
        <w:r w:rsidR="00C53381" w:rsidRPr="00D61CE1">
          <w:rPr>
            <w:rFonts w:ascii="Arial" w:eastAsia="Times New Roman" w:hAnsi="Arial" w:cs="Arial"/>
            <w:color w:val="000000" w:themeColor="text1"/>
            <w:lang w:eastAsia="en-GB"/>
          </w:rPr>
          <w:t>(Averbeck, 2015</w:t>
        </w:r>
        <w:r w:rsidR="00C53381">
          <w:rPr>
            <w:rFonts w:ascii="Arial" w:eastAsia="Times New Roman" w:hAnsi="Arial" w:cs="Arial"/>
            <w:color w:val="000000" w:themeColor="text1"/>
            <w:lang w:eastAsia="en-GB"/>
          </w:rPr>
          <w:t xml:space="preserve">; </w:t>
        </w:r>
        <w:r w:rsidR="00C53381" w:rsidRPr="00D61CE1">
          <w:rPr>
            <w:rFonts w:ascii="Arial" w:eastAsia="Times New Roman" w:hAnsi="Arial" w:cs="Arial"/>
            <w:color w:val="000000" w:themeColor="text1"/>
            <w:lang w:eastAsia="en-GB"/>
          </w:rPr>
          <w:t>Furl &amp; Averbeck, 2011; Hauser et al., 2017; Hauser, et al., 2018;</w:t>
        </w:r>
        <w:r w:rsidR="00C53381" w:rsidRPr="00D61CE1">
          <w:rPr>
            <w:rFonts w:ascii="Arial" w:hAnsi="Arial" w:cs="Arial"/>
          </w:rPr>
          <w:t xml:space="preserve"> </w:t>
        </w:r>
      </w:ins>
      <w:ins w:id="123" w:author="Furl, Nicholas" w:date="2024-10-06T12:53:00Z" w16du:dateUtc="2024-10-06T11:53:00Z">
        <w:r w:rsidR="00C53381">
          <w:rPr>
            <w:rFonts w:ascii="Arial" w:hAnsi="Arial" w:cs="Arial"/>
          </w:rPr>
          <w:t>Moutoussis</w:t>
        </w:r>
      </w:ins>
      <w:ins w:id="124" w:author="Furl, Nicholas" w:date="2024-10-06T12:54:00Z" w16du:dateUtc="2024-10-06T11:54:00Z">
        <w:r w:rsidR="00C53381">
          <w:rPr>
            <w:rFonts w:ascii="Arial" w:hAnsi="Arial" w:cs="Arial"/>
          </w:rPr>
          <w:t xml:space="preserve"> et al., 2011; </w:t>
        </w:r>
      </w:ins>
      <w:ins w:id="125" w:author="Furl, Nicholas" w:date="2024-10-06T12:57:00Z" w16du:dateUtc="2024-10-06T11:57:00Z">
        <w:r w:rsidR="00C53381">
          <w:rPr>
            <w:rFonts w:ascii="Arial" w:hAnsi="Arial" w:cs="Arial"/>
          </w:rPr>
          <w:t>Romero-Ferr</w:t>
        </w:r>
      </w:ins>
      <w:ins w:id="126" w:author="Furl, Nicholas" w:date="2024-10-06T12:58:00Z" w16du:dateUtc="2024-10-06T11:58:00Z">
        <w:r w:rsidR="00D743DC">
          <w:rPr>
            <w:rFonts w:ascii="Arial" w:hAnsi="Arial" w:cs="Arial"/>
          </w:rPr>
          <w:t>ei</w:t>
        </w:r>
      </w:ins>
      <w:ins w:id="127" w:author="Furl, Nicholas" w:date="2024-10-06T12:57:00Z" w16du:dateUtc="2024-10-06T11:57:00Z">
        <w:r w:rsidR="00C53381">
          <w:rPr>
            <w:rFonts w:ascii="Arial" w:hAnsi="Arial" w:cs="Arial"/>
          </w:rPr>
          <w:t xml:space="preserve">ro, et al., 2022; </w:t>
        </w:r>
      </w:ins>
      <w:proofErr w:type="spellStart"/>
      <w:ins w:id="128" w:author="Furl, Nicholas" w:date="2024-10-06T12:50:00Z" w16du:dateUtc="2024-10-06T11:50:00Z">
        <w:r w:rsidR="00C53381" w:rsidRPr="00D61CE1">
          <w:rPr>
            <w:rFonts w:ascii="Arial" w:hAnsi="Arial" w:cs="Arial"/>
          </w:rPr>
          <w:t>Sonnemans</w:t>
        </w:r>
        <w:proofErr w:type="spellEnd"/>
        <w:r w:rsidR="00C53381" w:rsidRPr="00D61CE1">
          <w:rPr>
            <w:rFonts w:ascii="Arial" w:hAnsi="Arial" w:cs="Arial"/>
          </w:rPr>
          <w:t xml:space="preserve"> and van Dijk, 2012; </w:t>
        </w:r>
        <w:r w:rsidR="00C53381">
          <w:rPr>
            <w:rFonts w:ascii="Arial" w:eastAsia="Times New Roman" w:hAnsi="Arial" w:cs="Arial"/>
            <w:color w:val="000000" w:themeColor="text1"/>
            <w:lang w:eastAsia="en-GB"/>
          </w:rPr>
          <w:t>van der Leer, et al., 2015)</w:t>
        </w:r>
      </w:ins>
      <w:ins w:id="129" w:author="Furl, Nicholas" w:date="2024-10-06T12:42:00Z" w16du:dateUtc="2024-10-06T11:42:00Z">
        <w:r w:rsidR="0061146F">
          <w:rPr>
            <w:rFonts w:ascii="Arial" w:eastAsia="Times New Roman" w:hAnsi="Arial" w:cs="Arial"/>
            <w:color w:val="000000" w:themeColor="text1"/>
            <w:lang w:eastAsia="en-GB"/>
          </w:rPr>
          <w:t xml:space="preserve">. The extent to which such </w:t>
        </w:r>
      </w:ins>
      <w:ins w:id="130" w:author="Furl, Nicholas" w:date="2024-10-06T12:43:00Z" w16du:dateUtc="2024-10-06T11:43:00Z">
        <w:r w:rsidR="0061146F">
          <w:rPr>
            <w:rFonts w:ascii="Arial" w:eastAsia="Times New Roman" w:hAnsi="Arial" w:cs="Arial"/>
            <w:color w:val="000000" w:themeColor="text1"/>
            <w:lang w:eastAsia="en-GB"/>
          </w:rPr>
          <w:t>formulations also can explain participants’ behaviour is a question we take up herein.</w:t>
        </w:r>
      </w:ins>
    </w:p>
    <w:p w14:paraId="7238F618" w14:textId="34454D95" w:rsidR="00F420CD" w:rsidRDefault="00421C98" w:rsidP="00A54047">
      <w:pPr>
        <w:spacing w:before="100" w:after="0" w:line="480" w:lineRule="auto"/>
        <w:ind w:right="-40" w:firstLine="720"/>
        <w:rPr>
          <w:ins w:id="131" w:author="Furl, Nicholas" w:date="2024-10-06T12:36:00Z" w16du:dateUtc="2024-10-06T11:36:00Z"/>
          <w:rFonts w:ascii="Arial" w:eastAsia="Times New Roman" w:hAnsi="Arial" w:cs="Arial"/>
          <w:color w:val="000000" w:themeColor="text1"/>
          <w:lang w:eastAsia="en-GB"/>
        </w:rPr>
      </w:pPr>
      <w:moveToRangeStart w:id="132" w:author="Furl, Nicholas" w:date="2024-10-06T13:08:00Z" w:name="move179112515"/>
      <w:r w:rsidRPr="00421C98">
        <w:rPr>
          <w:rFonts w:ascii="Arial" w:eastAsia="Times New Roman" w:hAnsi="Arial" w:cs="Arial"/>
          <w:color w:val="000000" w:themeColor="text1"/>
          <w:lang w:eastAsia="en-GB"/>
        </w:rPr>
        <w:lastRenderedPageBreak/>
        <w:t xml:space="preserve">Our study will be among the first to use realistic scenarios for the beads task. Some previous frames were not so realistic: colours behind tiles (Balzan et al., 2017), fish colours in ponds (Pytlik et al., 2021; Speechley et al., 2005; van der Leer et al., 2014; van der Leer et al., 2015), personality trait names associated with a person (Dudley et al., 1997; Fraser et al., 2006; Menon et al., 2006; Young &amp; </w:t>
      </w:r>
      <w:proofErr w:type="spellStart"/>
      <w:r w:rsidRPr="00421C98">
        <w:rPr>
          <w:rFonts w:ascii="Arial" w:eastAsia="Times New Roman" w:hAnsi="Arial" w:cs="Arial"/>
          <w:color w:val="000000" w:themeColor="text1"/>
          <w:lang w:eastAsia="en-GB"/>
        </w:rPr>
        <w:t>Bental</w:t>
      </w:r>
      <w:proofErr w:type="spellEnd"/>
      <w:r w:rsidRPr="00421C98">
        <w:rPr>
          <w:rFonts w:ascii="Arial" w:eastAsia="Times New Roman" w:hAnsi="Arial" w:cs="Arial"/>
          <w:color w:val="000000" w:themeColor="text1"/>
          <w:lang w:eastAsia="en-GB"/>
        </w:rPr>
        <w:t>, 1997)</w:t>
      </w:r>
      <w:ins w:id="133" w:author="Furl, Nicholas" w:date="2024-10-06T13:10:00Z" w16du:dateUtc="2024-10-06T12:10:00Z">
        <w:r>
          <w:rPr>
            <w:rFonts w:ascii="Arial" w:eastAsia="Times New Roman" w:hAnsi="Arial" w:cs="Arial"/>
            <w:color w:val="000000" w:themeColor="text1"/>
            <w:lang w:eastAsia="en-GB"/>
          </w:rPr>
          <w:t>, happy or angry faces from different villages</w:t>
        </w:r>
      </w:ins>
      <w:r w:rsidRPr="00421C98">
        <w:rPr>
          <w:rFonts w:ascii="Arial" w:eastAsia="Times New Roman" w:hAnsi="Arial" w:cs="Arial"/>
          <w:color w:val="000000" w:themeColor="text1"/>
          <w:lang w:eastAsia="en-GB"/>
        </w:rPr>
        <w:t xml:space="preserve"> </w:t>
      </w:r>
      <w:ins w:id="134" w:author="Furl, Nicholas" w:date="2024-10-06T13:10:00Z" w16du:dateUtc="2024-10-06T12:10:00Z">
        <w:r>
          <w:rPr>
            <w:rFonts w:ascii="Arial" w:eastAsia="Times New Roman" w:hAnsi="Arial" w:cs="Arial"/>
            <w:color w:val="000000" w:themeColor="text1"/>
            <w:lang w:eastAsia="en-GB"/>
          </w:rPr>
          <w:t>(</w:t>
        </w:r>
      </w:ins>
      <w:ins w:id="135" w:author="Furl, Nicholas" w:date="2024-10-06T13:11:00Z" w16du:dateUtc="2024-10-06T12:11:00Z">
        <w:r>
          <w:rPr>
            <w:rFonts w:ascii="Arial" w:eastAsia="Times New Roman" w:hAnsi="Arial" w:cs="Arial"/>
            <w:color w:val="000000" w:themeColor="text1"/>
            <w:lang w:eastAsia="en-GB"/>
          </w:rPr>
          <w:t xml:space="preserve">Romero-Ferreiro, et al., 2022) </w:t>
        </w:r>
      </w:ins>
      <w:r w:rsidRPr="00421C98">
        <w:rPr>
          <w:rFonts w:ascii="Arial" w:eastAsia="Times New Roman" w:hAnsi="Arial" w:cs="Arial"/>
          <w:color w:val="000000" w:themeColor="text1"/>
          <w:lang w:eastAsia="en-GB"/>
        </w:rPr>
        <w:t>and commodities manufactured in a factory (</w:t>
      </w:r>
      <w:proofErr w:type="spellStart"/>
      <w:r w:rsidRPr="00421C98">
        <w:rPr>
          <w:rFonts w:ascii="Arial" w:eastAsia="Times New Roman" w:hAnsi="Arial" w:cs="Arial"/>
          <w:color w:val="000000" w:themeColor="text1"/>
          <w:lang w:eastAsia="en-GB"/>
        </w:rPr>
        <w:t>Globig</w:t>
      </w:r>
      <w:proofErr w:type="spellEnd"/>
      <w:r w:rsidRPr="00421C98">
        <w:rPr>
          <w:rFonts w:ascii="Arial" w:eastAsia="Times New Roman" w:hAnsi="Arial" w:cs="Arial"/>
          <w:color w:val="000000" w:themeColor="text1"/>
          <w:lang w:eastAsia="en-GB"/>
        </w:rPr>
        <w:t xml:space="preserve"> et al., 2021). Other, somewhat more realistic attempts included choosing whether a co-worker is having an affair with her boss (Lincoln et al., 2011), whether one’s boss is observing them and whether a person has a drinking problem (Westermann et al., 2012). Participants might draw less evidence for more social scenarios (Dudley et al., 1997; Warman &amp; Martin, 2006), but not always (Balzan et al., 2017; Fine et al., 2007; Menon et al., 2006</w:t>
      </w:r>
      <w:ins w:id="136" w:author="Furl, Nicholas" w:date="2024-10-06T13:13:00Z" w16du:dateUtc="2024-10-06T12:13:00Z">
        <w:r w:rsidR="00D821D7">
          <w:rPr>
            <w:rFonts w:ascii="Arial" w:eastAsia="Times New Roman" w:hAnsi="Arial" w:cs="Arial"/>
            <w:color w:val="000000" w:themeColor="text1"/>
            <w:lang w:eastAsia="en-GB"/>
          </w:rPr>
          <w:t xml:space="preserve">; </w:t>
        </w:r>
        <w:r w:rsidR="00D821D7">
          <w:rPr>
            <w:rFonts w:ascii="Arial" w:eastAsia="Times New Roman" w:hAnsi="Arial" w:cs="Arial"/>
            <w:color w:val="000000" w:themeColor="text1"/>
            <w:lang w:eastAsia="en-GB"/>
          </w:rPr>
          <w:t>Romero-Ferreiro, et al., 2022</w:t>
        </w:r>
      </w:ins>
      <w:r w:rsidRPr="00421C98">
        <w:rPr>
          <w:rFonts w:ascii="Arial" w:eastAsia="Times New Roman" w:hAnsi="Arial" w:cs="Arial"/>
          <w:color w:val="000000" w:themeColor="text1"/>
          <w:lang w:eastAsia="en-GB"/>
        </w:rPr>
        <w:t xml:space="preserve">). Our variant resembles that of Wilkinson and Caulfield (2017), where participants read crime vignettes and then decide whether defendants did “the right thing”, by drawing new statements about the crime. </w:t>
      </w:r>
      <w:del w:id="137" w:author="Furl, Nicholas" w:date="2024-10-06T16:05:00Z" w16du:dateUtc="2024-10-06T15:05:00Z">
        <w:r w:rsidRPr="00421C98" w:rsidDel="000F2E55">
          <w:rPr>
            <w:rFonts w:ascii="Arial" w:eastAsia="Times New Roman" w:hAnsi="Arial" w:cs="Arial"/>
            <w:color w:val="000000" w:themeColor="text1"/>
            <w:lang w:eastAsia="en-GB"/>
          </w:rPr>
          <w:delText>Likewise</w:delText>
        </w:r>
      </w:del>
      <w:ins w:id="138" w:author="Furl, Nicholas" w:date="2024-10-06T16:05:00Z" w16du:dateUtc="2024-10-06T15:05:00Z">
        <w:r w:rsidR="000F2E55">
          <w:rPr>
            <w:rFonts w:ascii="Arial" w:eastAsia="Times New Roman" w:hAnsi="Arial" w:cs="Arial"/>
            <w:color w:val="000000" w:themeColor="text1"/>
            <w:lang w:eastAsia="en-GB"/>
          </w:rPr>
          <w:t>Similarly</w:t>
        </w:r>
      </w:ins>
      <w:r w:rsidRPr="00421C98">
        <w:rPr>
          <w:rFonts w:ascii="Arial" w:eastAsia="Times New Roman" w:hAnsi="Arial" w:cs="Arial"/>
          <w:color w:val="000000" w:themeColor="text1"/>
          <w:lang w:eastAsia="en-GB"/>
        </w:rPr>
        <w:t xml:space="preserve">, in </w:t>
      </w:r>
      <w:proofErr w:type="spellStart"/>
      <w:r w:rsidRPr="00421C98">
        <w:rPr>
          <w:rFonts w:ascii="Arial" w:eastAsia="Times New Roman" w:hAnsi="Arial" w:cs="Arial"/>
          <w:color w:val="000000" w:themeColor="text1"/>
          <w:lang w:eastAsia="en-GB"/>
        </w:rPr>
        <w:t>Sonnemans</w:t>
      </w:r>
      <w:proofErr w:type="spellEnd"/>
      <w:r w:rsidRPr="00421C98">
        <w:rPr>
          <w:rFonts w:ascii="Arial" w:eastAsia="Times New Roman" w:hAnsi="Arial" w:cs="Arial"/>
          <w:color w:val="000000" w:themeColor="text1"/>
          <w:lang w:eastAsia="en-GB"/>
        </w:rPr>
        <w:t xml:space="preserve"> and van Dijk’s study (2012), participants acted as a </w:t>
      </w:r>
      <w:proofErr w:type="gramStart"/>
      <w:r w:rsidRPr="00421C98">
        <w:rPr>
          <w:rFonts w:ascii="Arial" w:eastAsia="Times New Roman" w:hAnsi="Arial" w:cs="Arial"/>
          <w:color w:val="000000" w:themeColor="text1"/>
          <w:lang w:eastAsia="en-GB"/>
        </w:rPr>
        <w:t>fictitious judges</w:t>
      </w:r>
      <w:proofErr w:type="gramEnd"/>
      <w:r w:rsidRPr="00421C98">
        <w:rPr>
          <w:rFonts w:ascii="Arial" w:eastAsia="Times New Roman" w:hAnsi="Arial" w:cs="Arial"/>
          <w:color w:val="000000" w:themeColor="text1"/>
          <w:lang w:eastAsia="en-GB"/>
        </w:rPr>
        <w:t>, requesting evidence about a defendant.</w:t>
      </w:r>
      <w:moveToRangeEnd w:id="132"/>
    </w:p>
    <w:p w14:paraId="34588ECE" w14:textId="77777777" w:rsidR="00933F87" w:rsidRDefault="00336553" w:rsidP="00A54047">
      <w:pPr>
        <w:spacing w:before="100" w:after="0" w:line="480" w:lineRule="auto"/>
        <w:ind w:right="-40" w:firstLine="720"/>
        <w:rPr>
          <w:ins w:id="139" w:author="Furl, Nicholas" w:date="2024-10-06T16:05:00Z" w16du:dateUtc="2024-10-06T15:05:00Z"/>
          <w:rFonts w:ascii="Arial" w:eastAsia="Times New Roman" w:hAnsi="Arial" w:cs="Arial"/>
          <w:color w:val="000000" w:themeColor="text1"/>
          <w:lang w:eastAsia="en-GB"/>
        </w:rPr>
      </w:pPr>
      <w:ins w:id="140" w:author="Furl, Nicholas" w:date="2024-10-06T13:25:00Z" w16du:dateUtc="2024-10-06T12:25:00Z">
        <w:r w:rsidRPr="00336553">
          <w:rPr>
            <w:rFonts w:ascii="Arial" w:eastAsia="Times New Roman" w:hAnsi="Arial" w:cs="Arial"/>
            <w:color w:val="000000" w:themeColor="text1"/>
            <w:lang w:eastAsia="en-GB"/>
          </w:rPr>
          <w:t xml:space="preserve">Following the lead of such studies, we modified the beads task to simulate realistic forensic scenarios such as crime investigations and courtrooms, in which participants are given evidence samples about the guilt or innocence of a suspect in the form of witness claims. </w:t>
        </w:r>
      </w:ins>
      <w:ins w:id="141" w:author="Furl, Nicholas" w:date="2024-10-06T13:14:00Z" w16du:dateUtc="2024-10-06T12:14:00Z">
        <w:r w:rsidR="006B271F">
          <w:rPr>
            <w:rFonts w:ascii="Arial" w:eastAsia="Times New Roman" w:hAnsi="Arial" w:cs="Arial"/>
            <w:color w:val="000000" w:themeColor="text1"/>
            <w:lang w:eastAsia="en-GB"/>
          </w:rPr>
          <w:t xml:space="preserve">This framework allows us to </w:t>
        </w:r>
      </w:ins>
      <w:ins w:id="142" w:author="Furl, Nicholas" w:date="2024-10-06T15:03:00Z" w16du:dateUtc="2024-10-06T14:03:00Z">
        <w:r w:rsidR="00087578">
          <w:rPr>
            <w:rFonts w:ascii="Arial" w:eastAsia="Times New Roman" w:hAnsi="Arial" w:cs="Arial"/>
            <w:color w:val="000000" w:themeColor="text1"/>
            <w:lang w:eastAsia="en-GB"/>
          </w:rPr>
          <w:t xml:space="preserve">use an </w:t>
        </w:r>
        <w:r w:rsidR="00087578">
          <w:rPr>
            <w:rFonts w:ascii="Arial" w:eastAsia="Times New Roman" w:hAnsi="Arial" w:cs="Arial"/>
            <w:color w:val="000000" w:themeColor="text1"/>
            <w:lang w:eastAsia="en-GB"/>
          </w:rPr>
          <w:t>experimental and controlled setting</w:t>
        </w:r>
        <w:r w:rsidR="00087578">
          <w:rPr>
            <w:rFonts w:ascii="Arial" w:eastAsia="Times New Roman" w:hAnsi="Arial" w:cs="Arial"/>
            <w:color w:val="000000" w:themeColor="text1"/>
            <w:lang w:eastAsia="en-GB"/>
          </w:rPr>
          <w:t xml:space="preserve"> to </w:t>
        </w:r>
      </w:ins>
      <w:ins w:id="143" w:author="Furl, Nicholas" w:date="2024-10-06T15:02:00Z" w16du:dateUtc="2024-10-06T14:02:00Z">
        <w:r w:rsidR="00087578">
          <w:rPr>
            <w:rFonts w:ascii="Arial" w:eastAsia="Times New Roman" w:hAnsi="Arial" w:cs="Arial"/>
            <w:color w:val="000000" w:themeColor="text1"/>
            <w:lang w:eastAsia="en-GB"/>
          </w:rPr>
          <w:t>investigate and detect</w:t>
        </w:r>
      </w:ins>
      <w:ins w:id="144" w:author="Furl, Nicholas" w:date="2024-10-06T13:14:00Z" w16du:dateUtc="2024-10-06T12:14:00Z">
        <w:r w:rsidR="006B271F">
          <w:rPr>
            <w:rFonts w:ascii="Arial" w:eastAsia="Times New Roman" w:hAnsi="Arial" w:cs="Arial"/>
            <w:color w:val="000000" w:themeColor="text1"/>
            <w:lang w:eastAsia="en-GB"/>
          </w:rPr>
          <w:t xml:space="preserve"> strategies and behaviours participants </w:t>
        </w:r>
      </w:ins>
      <w:ins w:id="145" w:author="Furl, Nicholas" w:date="2024-10-06T13:15:00Z" w16du:dateUtc="2024-10-06T12:15:00Z">
        <w:r w:rsidR="006B271F">
          <w:rPr>
            <w:rFonts w:ascii="Arial" w:eastAsia="Times New Roman" w:hAnsi="Arial" w:cs="Arial"/>
            <w:color w:val="000000" w:themeColor="text1"/>
            <w:lang w:eastAsia="en-GB"/>
          </w:rPr>
          <w:t>might use in forensic settings</w:t>
        </w:r>
      </w:ins>
      <w:ins w:id="146" w:author="Furl, Nicholas" w:date="2024-10-06T15:03:00Z" w16du:dateUtc="2024-10-06T14:03:00Z">
        <w:r w:rsidR="00087578">
          <w:rPr>
            <w:rFonts w:ascii="Arial" w:eastAsia="Times New Roman" w:hAnsi="Arial" w:cs="Arial"/>
            <w:color w:val="000000" w:themeColor="text1"/>
            <w:lang w:eastAsia="en-GB"/>
          </w:rPr>
          <w:t xml:space="preserve"> “in the w</w:t>
        </w:r>
      </w:ins>
      <w:ins w:id="147" w:author="Furl, Nicholas" w:date="2024-10-06T15:04:00Z" w16du:dateUtc="2024-10-06T14:04:00Z">
        <w:r w:rsidR="00087578">
          <w:rPr>
            <w:rFonts w:ascii="Arial" w:eastAsia="Times New Roman" w:hAnsi="Arial" w:cs="Arial"/>
            <w:color w:val="000000" w:themeColor="text1"/>
            <w:lang w:eastAsia="en-GB"/>
          </w:rPr>
          <w:t>ild”</w:t>
        </w:r>
      </w:ins>
      <w:ins w:id="148" w:author="Furl, Nicholas" w:date="2024-10-06T13:15:00Z" w16du:dateUtc="2024-10-06T12:15:00Z">
        <w:r w:rsidR="006B271F">
          <w:rPr>
            <w:rFonts w:ascii="Arial" w:eastAsia="Times New Roman" w:hAnsi="Arial" w:cs="Arial"/>
            <w:color w:val="000000" w:themeColor="text1"/>
            <w:lang w:eastAsia="en-GB"/>
          </w:rPr>
          <w:t xml:space="preserve">. Moreover, the experimental setting allows us to implement computational models to theoretically explain </w:t>
        </w:r>
      </w:ins>
      <w:ins w:id="149" w:author="Furl, Nicholas" w:date="2024-10-06T13:16:00Z" w16du:dateUtc="2024-10-06T12:16:00Z">
        <w:r w:rsidR="006B271F">
          <w:rPr>
            <w:rFonts w:ascii="Arial" w:eastAsia="Times New Roman" w:hAnsi="Arial" w:cs="Arial"/>
            <w:color w:val="000000" w:themeColor="text1"/>
            <w:lang w:eastAsia="en-GB"/>
          </w:rPr>
          <w:t>any participant strategies we might observe. We used this opportunity to investigate and model two typ</w:t>
        </w:r>
      </w:ins>
      <w:ins w:id="150" w:author="Furl, Nicholas" w:date="2024-10-06T13:17:00Z" w16du:dateUtc="2024-10-06T12:17:00Z">
        <w:r w:rsidR="006B271F">
          <w:rPr>
            <w:rFonts w:ascii="Arial" w:eastAsia="Times New Roman" w:hAnsi="Arial" w:cs="Arial"/>
            <w:color w:val="000000" w:themeColor="text1"/>
            <w:lang w:eastAsia="en-GB"/>
          </w:rPr>
          <w:t xml:space="preserve">es of decision strategy that we hypothesised might manifest in forensic scenarios. </w:t>
        </w:r>
      </w:ins>
    </w:p>
    <w:p w14:paraId="473ED1CA" w14:textId="379BFFED" w:rsidR="00F420CD" w:rsidRDefault="000B3F8B" w:rsidP="00A54047">
      <w:pPr>
        <w:spacing w:before="100" w:after="0" w:line="480" w:lineRule="auto"/>
        <w:ind w:right="-40" w:firstLine="720"/>
        <w:rPr>
          <w:ins w:id="151" w:author="Furl, Nicholas" w:date="2024-10-06T12:36:00Z" w16du:dateUtc="2024-10-06T11:36:00Z"/>
          <w:rFonts w:ascii="Arial" w:eastAsia="Times New Roman" w:hAnsi="Arial" w:cs="Arial"/>
          <w:color w:val="000000" w:themeColor="text1"/>
          <w:lang w:eastAsia="en-GB"/>
        </w:rPr>
      </w:pPr>
      <w:ins w:id="152" w:author="Furl, Nicholas" w:date="2024-10-06T13:27:00Z" w16du:dateUtc="2024-10-06T12:27:00Z">
        <w:r>
          <w:rPr>
            <w:rFonts w:ascii="Arial" w:eastAsia="Times New Roman" w:hAnsi="Arial" w:cs="Arial"/>
            <w:color w:val="000000" w:themeColor="text1"/>
            <w:lang w:eastAsia="en-GB"/>
          </w:rPr>
          <w:t>For the first</w:t>
        </w:r>
      </w:ins>
      <w:ins w:id="153" w:author="Furl, Nicholas" w:date="2024-10-06T13:38:00Z" w16du:dateUtc="2024-10-06T12:38:00Z">
        <w:r w:rsidR="00D2247C">
          <w:rPr>
            <w:rFonts w:ascii="Arial" w:eastAsia="Times New Roman" w:hAnsi="Arial" w:cs="Arial"/>
            <w:color w:val="000000" w:themeColor="text1"/>
            <w:lang w:eastAsia="en-GB"/>
          </w:rPr>
          <w:t xml:space="preserve"> strategy</w:t>
        </w:r>
      </w:ins>
      <w:ins w:id="154" w:author="Furl, Nicholas" w:date="2024-10-06T13:27:00Z" w16du:dateUtc="2024-10-06T12:27:00Z">
        <w:r>
          <w:rPr>
            <w:rFonts w:ascii="Arial" w:eastAsia="Times New Roman" w:hAnsi="Arial" w:cs="Arial"/>
            <w:color w:val="000000" w:themeColor="text1"/>
            <w:lang w:eastAsia="en-GB"/>
          </w:rPr>
          <w:t xml:space="preserve">, we investigated </w:t>
        </w:r>
      </w:ins>
      <w:ins w:id="155" w:author="Furl, Nicholas" w:date="2024-10-06T13:39:00Z" w16du:dateUtc="2024-10-06T12:39:00Z">
        <w:r w:rsidR="00D2247C">
          <w:rPr>
            <w:rFonts w:ascii="Arial" w:eastAsia="Times New Roman" w:hAnsi="Arial" w:cs="Arial"/>
            <w:color w:val="000000" w:themeColor="text1"/>
            <w:lang w:eastAsia="en-GB"/>
          </w:rPr>
          <w:t>how</w:t>
        </w:r>
      </w:ins>
      <w:ins w:id="156" w:author="Furl, Nicholas" w:date="2024-10-06T13:27:00Z" w16du:dateUtc="2024-10-06T12:27:00Z">
        <w:r>
          <w:rPr>
            <w:rFonts w:ascii="Arial" w:eastAsia="Times New Roman" w:hAnsi="Arial" w:cs="Arial"/>
            <w:color w:val="000000" w:themeColor="text1"/>
            <w:lang w:eastAsia="en-GB"/>
          </w:rPr>
          <w:t xml:space="preserve"> prior be</w:t>
        </w:r>
      </w:ins>
      <w:ins w:id="157" w:author="Furl, Nicholas" w:date="2024-10-06T13:28:00Z" w16du:dateUtc="2024-10-06T12:28:00Z">
        <w:r>
          <w:rPr>
            <w:rFonts w:ascii="Arial" w:eastAsia="Times New Roman" w:hAnsi="Arial" w:cs="Arial"/>
            <w:color w:val="000000" w:themeColor="text1"/>
            <w:lang w:eastAsia="en-GB"/>
          </w:rPr>
          <w:t xml:space="preserve">liefs about various demographic categories </w:t>
        </w:r>
      </w:ins>
      <w:ins w:id="158" w:author="Furl, Nicholas" w:date="2024-10-06T13:39:00Z" w16du:dateUtc="2024-10-06T12:39:00Z">
        <w:r w:rsidR="00D2247C">
          <w:rPr>
            <w:rFonts w:ascii="Arial" w:eastAsia="Times New Roman" w:hAnsi="Arial" w:cs="Arial"/>
            <w:color w:val="000000" w:themeColor="text1"/>
            <w:lang w:eastAsia="en-GB"/>
          </w:rPr>
          <w:t xml:space="preserve">(atheist versus Christian, male versus female, mentally ill versus healthy) </w:t>
        </w:r>
      </w:ins>
      <w:ins w:id="159" w:author="Furl, Nicholas" w:date="2024-10-06T13:28:00Z" w16du:dateUtc="2024-10-06T12:28:00Z">
        <w:r>
          <w:rPr>
            <w:rFonts w:ascii="Arial" w:eastAsia="Times New Roman" w:hAnsi="Arial" w:cs="Arial"/>
            <w:color w:val="000000" w:themeColor="text1"/>
            <w:lang w:eastAsia="en-GB"/>
          </w:rPr>
          <w:t xml:space="preserve">would alter how participants respond to evidence about the suspects’ guilt </w:t>
        </w:r>
      </w:ins>
      <w:ins w:id="160" w:author="Furl, Nicholas" w:date="2024-10-06T13:29:00Z" w16du:dateUtc="2024-10-06T12:29:00Z">
        <w:r>
          <w:rPr>
            <w:rFonts w:ascii="Arial" w:eastAsia="Times New Roman" w:hAnsi="Arial" w:cs="Arial"/>
            <w:color w:val="000000" w:themeColor="text1"/>
            <w:lang w:eastAsia="en-GB"/>
          </w:rPr>
          <w:t xml:space="preserve">or innocence. </w:t>
        </w:r>
      </w:ins>
      <w:ins w:id="161" w:author="Furl, Nicholas" w:date="2024-10-06T13:32:00Z" w16du:dateUtc="2024-10-06T12:32:00Z">
        <w:r>
          <w:rPr>
            <w:rFonts w:ascii="Arial" w:eastAsia="Times New Roman" w:hAnsi="Arial" w:cs="Arial"/>
            <w:color w:val="000000" w:themeColor="text1"/>
            <w:lang w:eastAsia="en-GB"/>
          </w:rPr>
          <w:t>Indeed</w:t>
        </w:r>
      </w:ins>
      <w:ins w:id="162" w:author="Furl, Nicholas" w:date="2024-10-06T15:05:00Z" w16du:dateUtc="2024-10-06T14:05:00Z">
        <w:r w:rsidR="00B73FED">
          <w:rPr>
            <w:rFonts w:ascii="Arial" w:eastAsia="Times New Roman" w:hAnsi="Arial" w:cs="Arial"/>
            <w:color w:val="000000" w:themeColor="text1"/>
            <w:lang w:eastAsia="en-GB"/>
          </w:rPr>
          <w:t xml:space="preserve">, </w:t>
        </w:r>
        <w:r w:rsidR="00B73FED">
          <w:rPr>
            <w:rFonts w:ascii="Arial" w:eastAsia="Times New Roman" w:hAnsi="Arial" w:cs="Arial"/>
            <w:color w:val="000000" w:themeColor="text1"/>
            <w:lang w:eastAsia="en-GB"/>
          </w:rPr>
          <w:lastRenderedPageBreak/>
          <w:t>prejudice</w:t>
        </w:r>
      </w:ins>
      <w:ins w:id="163" w:author="Furl, Nicholas" w:date="2024-10-06T13:26:00Z" w16du:dateUtc="2024-10-06T12:26:00Z">
        <w:r w:rsidR="00336553" w:rsidRPr="00336553">
          <w:rPr>
            <w:rFonts w:ascii="Arial" w:eastAsia="Times New Roman" w:hAnsi="Arial" w:cs="Arial"/>
            <w:color w:val="000000" w:themeColor="text1"/>
            <w:lang w:eastAsia="en-GB"/>
          </w:rPr>
          <w:t xml:space="preserve"> against </w:t>
        </w:r>
      </w:ins>
      <w:ins w:id="164" w:author="Furl, Nicholas" w:date="2024-10-06T13:29:00Z" w16du:dateUtc="2024-10-06T12:29:00Z">
        <w:r>
          <w:rPr>
            <w:rFonts w:ascii="Arial" w:eastAsia="Times New Roman" w:hAnsi="Arial" w:cs="Arial"/>
            <w:color w:val="000000" w:themeColor="text1"/>
            <w:lang w:eastAsia="en-GB"/>
          </w:rPr>
          <w:t>c</w:t>
        </w:r>
      </w:ins>
      <w:ins w:id="165" w:author="Furl, Nicholas" w:date="2024-10-06T13:26:00Z" w16du:dateUtc="2024-10-06T12:26:00Z">
        <w:r w:rsidR="00336553" w:rsidRPr="00336553">
          <w:rPr>
            <w:rFonts w:ascii="Arial" w:eastAsia="Times New Roman" w:hAnsi="Arial" w:cs="Arial"/>
            <w:color w:val="000000" w:themeColor="text1"/>
            <w:lang w:eastAsia="en-GB"/>
          </w:rPr>
          <w:t xml:space="preserve">ertain </w:t>
        </w:r>
      </w:ins>
      <w:ins w:id="166" w:author="Furl, Nicholas" w:date="2024-10-06T13:30:00Z" w16du:dateUtc="2024-10-06T12:30:00Z">
        <w:r>
          <w:rPr>
            <w:rFonts w:ascii="Arial" w:eastAsia="Times New Roman" w:hAnsi="Arial" w:cs="Arial"/>
            <w:color w:val="000000" w:themeColor="text1"/>
            <w:lang w:eastAsia="en-GB"/>
          </w:rPr>
          <w:t xml:space="preserve">categories of </w:t>
        </w:r>
      </w:ins>
      <w:ins w:id="167" w:author="Furl, Nicholas" w:date="2024-10-06T13:26:00Z" w16du:dateUtc="2024-10-06T12:26:00Z">
        <w:r w:rsidR="00336553" w:rsidRPr="00336553">
          <w:rPr>
            <w:rFonts w:ascii="Arial" w:eastAsia="Times New Roman" w:hAnsi="Arial" w:cs="Arial"/>
            <w:color w:val="000000" w:themeColor="text1"/>
            <w:lang w:eastAsia="en-GB"/>
          </w:rPr>
          <w:t>suspect</w:t>
        </w:r>
      </w:ins>
      <w:ins w:id="168" w:author="Furl, Nicholas" w:date="2024-10-06T13:29:00Z" w16du:dateUtc="2024-10-06T12:29:00Z">
        <w:r>
          <w:rPr>
            <w:rFonts w:ascii="Arial" w:eastAsia="Times New Roman" w:hAnsi="Arial" w:cs="Arial"/>
            <w:color w:val="000000" w:themeColor="text1"/>
            <w:lang w:eastAsia="en-GB"/>
          </w:rPr>
          <w:t xml:space="preserve"> </w:t>
        </w:r>
      </w:ins>
      <w:ins w:id="169" w:author="Furl, Nicholas" w:date="2024-10-06T15:05:00Z" w16du:dateUtc="2024-10-06T14:05:00Z">
        <w:r w:rsidR="00B73FED">
          <w:rPr>
            <w:rFonts w:ascii="Arial" w:eastAsia="Times New Roman" w:hAnsi="Arial" w:cs="Arial"/>
            <w:color w:val="000000" w:themeColor="text1"/>
            <w:lang w:eastAsia="en-GB"/>
          </w:rPr>
          <w:t>can manifest</w:t>
        </w:r>
      </w:ins>
      <w:ins w:id="170" w:author="Furl, Nicholas" w:date="2024-10-06T13:26:00Z" w16du:dateUtc="2024-10-06T12:26:00Z">
        <w:r w:rsidR="00336553" w:rsidRPr="00336553">
          <w:rPr>
            <w:rFonts w:ascii="Arial" w:eastAsia="Times New Roman" w:hAnsi="Arial" w:cs="Arial"/>
            <w:color w:val="000000" w:themeColor="text1"/>
            <w:lang w:eastAsia="en-GB"/>
          </w:rPr>
          <w:t xml:space="preserve"> </w:t>
        </w:r>
      </w:ins>
      <w:ins w:id="171" w:author="Furl, Nicholas" w:date="2024-10-06T15:05:00Z" w16du:dateUtc="2024-10-06T14:05:00Z">
        <w:r w:rsidR="00B73FED">
          <w:rPr>
            <w:rFonts w:ascii="Arial" w:eastAsia="Times New Roman" w:hAnsi="Arial" w:cs="Arial"/>
            <w:color w:val="000000" w:themeColor="text1"/>
            <w:lang w:eastAsia="en-GB"/>
          </w:rPr>
          <w:t>in</w:t>
        </w:r>
      </w:ins>
      <w:ins w:id="172" w:author="Furl, Nicholas" w:date="2024-10-06T13:26:00Z" w16du:dateUtc="2024-10-06T12:26:00Z">
        <w:r w:rsidR="00336553" w:rsidRPr="00336553">
          <w:rPr>
            <w:rFonts w:ascii="Arial" w:eastAsia="Times New Roman" w:hAnsi="Arial" w:cs="Arial"/>
            <w:color w:val="000000" w:themeColor="text1"/>
            <w:lang w:eastAsia="en-GB"/>
          </w:rPr>
          <w:t xml:space="preserve"> real-world decisions (Ahola, Hellström, &amp; Christianson, 2010) and influence outcomes of forensic decision-making scenarios (Dror, 2020). Thus, we hypothesised that </w:t>
        </w:r>
      </w:ins>
      <w:ins w:id="173" w:author="Furl, Nicholas" w:date="2024-10-06T13:32:00Z" w16du:dateUtc="2024-10-06T12:32:00Z">
        <w:r>
          <w:rPr>
            <w:rFonts w:ascii="Arial" w:eastAsia="Times New Roman" w:hAnsi="Arial" w:cs="Arial"/>
            <w:color w:val="000000" w:themeColor="text1"/>
            <w:lang w:eastAsia="en-GB"/>
          </w:rPr>
          <w:t>prior beliefs</w:t>
        </w:r>
      </w:ins>
      <w:ins w:id="174" w:author="Furl, Nicholas" w:date="2024-10-06T13:26:00Z" w16du:dateUtc="2024-10-06T12:26:00Z">
        <w:r w:rsidR="00336553" w:rsidRPr="00336553">
          <w:rPr>
            <w:rFonts w:ascii="Arial" w:eastAsia="Times New Roman" w:hAnsi="Arial" w:cs="Arial"/>
            <w:color w:val="000000" w:themeColor="text1"/>
            <w:lang w:eastAsia="en-GB"/>
          </w:rPr>
          <w:t xml:space="preserve"> would sway belief updating about suspects from demographic groups about which are commonly held stereotypes of criminal behaviour</w:t>
        </w:r>
      </w:ins>
      <w:ins w:id="175" w:author="Furl, Nicholas" w:date="2024-10-06T13:40:00Z" w16du:dateUtc="2024-10-06T12:40:00Z">
        <w:r w:rsidR="00CA34B6">
          <w:rPr>
            <w:rFonts w:ascii="Arial" w:eastAsia="Times New Roman" w:hAnsi="Arial" w:cs="Arial"/>
            <w:color w:val="000000" w:themeColor="text1"/>
            <w:lang w:eastAsia="en-GB"/>
          </w:rPr>
          <w:t xml:space="preserve"> and that this influence would be detectable using our novel “forensic beads” framework</w:t>
        </w:r>
      </w:ins>
      <w:ins w:id="176" w:author="Furl, Nicholas" w:date="2024-10-06T13:26:00Z" w16du:dateUtc="2024-10-06T12:26:00Z">
        <w:r w:rsidR="00336553" w:rsidRPr="00336553">
          <w:rPr>
            <w:rFonts w:ascii="Arial" w:eastAsia="Times New Roman" w:hAnsi="Arial" w:cs="Arial"/>
            <w:color w:val="000000" w:themeColor="text1"/>
            <w:lang w:eastAsia="en-GB"/>
          </w:rPr>
          <w:t>.</w:t>
        </w:r>
      </w:ins>
      <w:ins w:id="177" w:author="Furl, Nicholas" w:date="2024-10-06T13:33:00Z" w16du:dateUtc="2024-10-06T12:33:00Z">
        <w:r w:rsidR="00D2247C">
          <w:rPr>
            <w:rFonts w:ascii="Arial" w:eastAsia="Times New Roman" w:hAnsi="Arial" w:cs="Arial"/>
            <w:color w:val="000000" w:themeColor="text1"/>
            <w:lang w:eastAsia="en-GB"/>
          </w:rPr>
          <w:t xml:space="preserve"> We also </w:t>
        </w:r>
      </w:ins>
      <w:ins w:id="178" w:author="Furl, Nicholas" w:date="2024-10-06T13:36:00Z" w16du:dateUtc="2024-10-06T12:36:00Z">
        <w:r w:rsidR="00D2247C">
          <w:rPr>
            <w:rFonts w:ascii="Arial" w:eastAsia="Times New Roman" w:hAnsi="Arial" w:cs="Arial"/>
            <w:color w:val="000000" w:themeColor="text1"/>
            <w:lang w:eastAsia="en-GB"/>
          </w:rPr>
          <w:t>present</w:t>
        </w:r>
      </w:ins>
      <w:ins w:id="179" w:author="Furl, Nicholas" w:date="2024-10-06T13:34:00Z" w16du:dateUtc="2024-10-06T12:34:00Z">
        <w:r w:rsidR="00D2247C">
          <w:rPr>
            <w:rFonts w:ascii="Arial" w:eastAsia="Times New Roman" w:hAnsi="Arial" w:cs="Arial"/>
            <w:color w:val="000000" w:themeColor="text1"/>
            <w:lang w:eastAsia="en-GB"/>
          </w:rPr>
          <w:t xml:space="preserve"> computational models </w:t>
        </w:r>
      </w:ins>
      <w:ins w:id="180" w:author="Furl, Nicholas" w:date="2024-10-06T13:35:00Z" w16du:dateUtc="2024-10-06T12:35:00Z">
        <w:r w:rsidR="00D2247C">
          <w:rPr>
            <w:rFonts w:ascii="Arial" w:eastAsia="Times New Roman" w:hAnsi="Arial" w:cs="Arial"/>
            <w:color w:val="000000" w:themeColor="text1"/>
            <w:lang w:eastAsia="en-GB"/>
          </w:rPr>
          <w:t xml:space="preserve">which incorporate </w:t>
        </w:r>
      </w:ins>
      <w:ins w:id="181" w:author="Furl, Nicholas" w:date="2024-10-06T13:33:00Z" w16du:dateUtc="2024-10-06T12:33:00Z">
        <w:r w:rsidR="00D2247C">
          <w:rPr>
            <w:rFonts w:ascii="Arial" w:eastAsia="Times New Roman" w:hAnsi="Arial" w:cs="Arial"/>
            <w:color w:val="000000" w:themeColor="text1"/>
            <w:lang w:eastAsia="en-GB"/>
          </w:rPr>
          <w:t xml:space="preserve">prior </w:t>
        </w:r>
      </w:ins>
      <w:ins w:id="182" w:author="Furl, Nicholas" w:date="2024-10-06T13:35:00Z" w16du:dateUtc="2024-10-06T12:35:00Z">
        <w:r w:rsidR="00D2247C">
          <w:rPr>
            <w:rFonts w:ascii="Arial" w:eastAsia="Times New Roman" w:hAnsi="Arial" w:cs="Arial"/>
            <w:color w:val="000000" w:themeColor="text1"/>
            <w:lang w:eastAsia="en-GB"/>
          </w:rPr>
          <w:t xml:space="preserve">probabilities of guilt as a </w:t>
        </w:r>
      </w:ins>
      <w:ins w:id="183" w:author="Furl, Nicholas" w:date="2024-10-06T13:36:00Z" w16du:dateUtc="2024-10-06T12:36:00Z">
        <w:r w:rsidR="00D2247C">
          <w:rPr>
            <w:rFonts w:ascii="Arial" w:eastAsia="Times New Roman" w:hAnsi="Arial" w:cs="Arial"/>
            <w:color w:val="000000" w:themeColor="text1"/>
            <w:lang w:eastAsia="en-GB"/>
          </w:rPr>
          <w:t>parameter</w:t>
        </w:r>
      </w:ins>
      <w:ins w:id="184" w:author="Furl, Nicholas" w:date="2024-10-06T15:07:00Z" w16du:dateUtc="2024-10-06T14:07:00Z">
        <w:r w:rsidR="00625796">
          <w:rPr>
            <w:rFonts w:ascii="Arial" w:eastAsia="Times New Roman" w:hAnsi="Arial" w:cs="Arial"/>
            <w:color w:val="000000" w:themeColor="text1"/>
            <w:lang w:eastAsia="en-GB"/>
          </w:rPr>
          <w:t>, which</w:t>
        </w:r>
      </w:ins>
      <w:ins w:id="185" w:author="Furl, Nicholas" w:date="2024-10-06T13:36:00Z" w16du:dateUtc="2024-10-06T12:36:00Z">
        <w:r w:rsidR="00D2247C">
          <w:rPr>
            <w:rFonts w:ascii="Arial" w:eastAsia="Times New Roman" w:hAnsi="Arial" w:cs="Arial"/>
            <w:color w:val="000000" w:themeColor="text1"/>
            <w:lang w:eastAsia="en-GB"/>
          </w:rPr>
          <w:t xml:space="preserve"> can be estimated from participants’ behaviour</w:t>
        </w:r>
      </w:ins>
      <w:ins w:id="186" w:author="Furl, Nicholas" w:date="2024-10-06T13:37:00Z" w16du:dateUtc="2024-10-06T12:37:00Z">
        <w:r w:rsidR="00D2247C">
          <w:rPr>
            <w:rFonts w:ascii="Arial" w:eastAsia="Times New Roman" w:hAnsi="Arial" w:cs="Arial"/>
            <w:color w:val="000000" w:themeColor="text1"/>
            <w:lang w:eastAsia="en-GB"/>
          </w:rPr>
          <w:t xml:space="preserve">, allowing us to quantify the influence participant prior belief </w:t>
        </w:r>
      </w:ins>
      <w:ins w:id="187" w:author="Furl, Nicholas" w:date="2024-10-06T15:07:00Z" w16du:dateUtc="2024-10-06T14:07:00Z">
        <w:r w:rsidR="00625796">
          <w:rPr>
            <w:rFonts w:ascii="Arial" w:eastAsia="Times New Roman" w:hAnsi="Arial" w:cs="Arial"/>
            <w:color w:val="000000" w:themeColor="text1"/>
            <w:lang w:eastAsia="en-GB"/>
          </w:rPr>
          <w:t xml:space="preserve">exerts </w:t>
        </w:r>
      </w:ins>
      <w:ins w:id="188" w:author="Furl, Nicholas" w:date="2024-10-06T13:37:00Z" w16du:dateUtc="2024-10-06T12:37:00Z">
        <w:r w:rsidR="00D2247C">
          <w:rPr>
            <w:rFonts w:ascii="Arial" w:eastAsia="Times New Roman" w:hAnsi="Arial" w:cs="Arial"/>
            <w:color w:val="000000" w:themeColor="text1"/>
            <w:lang w:eastAsia="en-GB"/>
          </w:rPr>
          <w:t xml:space="preserve">over </w:t>
        </w:r>
      </w:ins>
      <w:ins w:id="189" w:author="Furl, Nicholas" w:date="2024-10-06T15:07:00Z" w16du:dateUtc="2024-10-06T14:07:00Z">
        <w:r w:rsidR="00625796">
          <w:rPr>
            <w:rFonts w:ascii="Arial" w:eastAsia="Times New Roman" w:hAnsi="Arial" w:cs="Arial"/>
            <w:color w:val="000000" w:themeColor="text1"/>
            <w:lang w:eastAsia="en-GB"/>
          </w:rPr>
          <w:t>participants’</w:t>
        </w:r>
      </w:ins>
      <w:ins w:id="190" w:author="Furl, Nicholas" w:date="2024-10-06T13:37:00Z" w16du:dateUtc="2024-10-06T12:37:00Z">
        <w:r w:rsidR="00D2247C">
          <w:rPr>
            <w:rFonts w:ascii="Arial" w:eastAsia="Times New Roman" w:hAnsi="Arial" w:cs="Arial"/>
            <w:color w:val="000000" w:themeColor="text1"/>
            <w:lang w:eastAsia="en-GB"/>
          </w:rPr>
          <w:t xml:space="preserve"> judge</w:t>
        </w:r>
      </w:ins>
      <w:ins w:id="191" w:author="Furl, Nicholas" w:date="2024-10-06T13:38:00Z" w16du:dateUtc="2024-10-06T12:38:00Z">
        <w:r w:rsidR="00D2247C">
          <w:rPr>
            <w:rFonts w:ascii="Arial" w:eastAsia="Times New Roman" w:hAnsi="Arial" w:cs="Arial"/>
            <w:color w:val="000000" w:themeColor="text1"/>
            <w:lang w:eastAsia="en-GB"/>
          </w:rPr>
          <w:t>ments of guilt for different suspect demographics</w:t>
        </w:r>
      </w:ins>
      <w:ins w:id="192" w:author="Furl, Nicholas" w:date="2024-10-06T15:07:00Z" w16du:dateUtc="2024-10-06T14:07:00Z">
        <w:r w:rsidR="0067347E">
          <w:rPr>
            <w:rFonts w:ascii="Arial" w:eastAsia="Times New Roman" w:hAnsi="Arial" w:cs="Arial"/>
            <w:color w:val="000000" w:themeColor="text1"/>
            <w:lang w:eastAsia="en-GB"/>
          </w:rPr>
          <w:t>.</w:t>
        </w:r>
      </w:ins>
    </w:p>
    <w:p w14:paraId="6C8B4DB8" w14:textId="074D8D0F" w:rsidR="00F420CD" w:rsidRDefault="009E45EB" w:rsidP="00AA5D74">
      <w:pPr>
        <w:spacing w:before="100" w:after="0" w:line="480" w:lineRule="auto"/>
        <w:ind w:right="-40" w:firstLine="720"/>
        <w:rPr>
          <w:ins w:id="193" w:author="Furl, Nicholas" w:date="2024-10-06T12:34:00Z" w16du:dateUtc="2024-10-06T11:34:00Z"/>
          <w:rFonts w:ascii="Arial" w:eastAsia="Times New Roman" w:hAnsi="Arial" w:cs="Arial"/>
          <w:color w:val="000000" w:themeColor="text1"/>
          <w:lang w:eastAsia="en-GB"/>
        </w:rPr>
        <w:pPrChange w:id="194" w:author="Furl, Nicholas" w:date="2024-10-06T15:14:00Z" w16du:dateUtc="2024-10-06T14:14:00Z">
          <w:pPr>
            <w:tabs>
              <w:tab w:val="left" w:pos="2410"/>
            </w:tabs>
            <w:spacing w:before="100" w:after="0" w:line="480" w:lineRule="auto"/>
            <w:ind w:right="-40" w:firstLine="720"/>
          </w:pPr>
        </w:pPrChange>
      </w:pPr>
      <w:ins w:id="195" w:author="Furl, Nicholas" w:date="2024-10-06T13:42:00Z" w16du:dateUtc="2024-10-06T12:42:00Z">
        <w:r>
          <w:rPr>
            <w:rFonts w:ascii="Arial" w:eastAsia="Times New Roman" w:hAnsi="Arial" w:cs="Arial"/>
            <w:color w:val="000000" w:themeColor="text1"/>
            <w:lang w:eastAsia="en-GB"/>
          </w:rPr>
          <w:t>The second strategy we wi</w:t>
        </w:r>
      </w:ins>
      <w:ins w:id="196" w:author="Furl, Nicholas" w:date="2024-10-06T13:43:00Z" w16du:dateUtc="2024-10-06T12:43:00Z">
        <w:r>
          <w:rPr>
            <w:rFonts w:ascii="Arial" w:eastAsia="Times New Roman" w:hAnsi="Arial" w:cs="Arial"/>
            <w:color w:val="000000" w:themeColor="text1"/>
            <w:lang w:eastAsia="en-GB"/>
          </w:rPr>
          <w:t xml:space="preserve">ll investigate concerns </w:t>
        </w:r>
      </w:ins>
      <w:ins w:id="197" w:author="Furl, Nicholas" w:date="2024-10-06T15:09:00Z" w16du:dateUtc="2024-10-06T14:09:00Z">
        <w:r w:rsidR="004958A1">
          <w:rPr>
            <w:rFonts w:ascii="Arial" w:eastAsia="Times New Roman" w:hAnsi="Arial" w:cs="Arial"/>
            <w:color w:val="000000" w:themeColor="text1"/>
            <w:lang w:eastAsia="en-GB"/>
          </w:rPr>
          <w:t>sensitivity to disconfirmatory versus confirmatory evidence.</w:t>
        </w:r>
      </w:ins>
      <w:ins w:id="198" w:author="Furl, Nicholas" w:date="2024-10-06T15:11:00Z" w16du:dateUtc="2024-10-06T14:11:00Z">
        <w:r w:rsidR="003D125E">
          <w:rPr>
            <w:rFonts w:ascii="Arial" w:eastAsia="Times New Roman" w:hAnsi="Arial" w:cs="Arial"/>
            <w:color w:val="000000" w:themeColor="text1"/>
            <w:lang w:eastAsia="en-GB"/>
          </w:rPr>
          <w:t xml:space="preserve"> </w:t>
        </w:r>
      </w:ins>
      <w:r w:rsidR="00AF5B0B">
        <w:rPr>
          <w:rFonts w:ascii="Arial" w:eastAsia="Times New Roman" w:hAnsi="Arial" w:cs="Arial"/>
          <w:color w:val="000000" w:themeColor="text1"/>
          <w:lang w:eastAsia="en-GB"/>
        </w:rPr>
        <w:t>I</w:t>
      </w:r>
      <w:r w:rsidR="004D61BD" w:rsidRPr="00D61CE1">
        <w:rPr>
          <w:rFonts w:ascii="Arial" w:eastAsia="Times New Roman" w:hAnsi="Arial" w:cs="Arial"/>
          <w:color w:val="000000" w:themeColor="text1"/>
          <w:lang w:eastAsia="en-GB"/>
        </w:rPr>
        <w:t>n the clinical literature</w:t>
      </w:r>
      <w:r w:rsidR="00AF5B0B">
        <w:rPr>
          <w:rFonts w:ascii="Arial" w:eastAsia="Times New Roman" w:hAnsi="Arial" w:cs="Arial"/>
          <w:color w:val="000000" w:themeColor="text1"/>
          <w:lang w:eastAsia="en-GB"/>
        </w:rPr>
        <w:t xml:space="preserve"> </w:t>
      </w:r>
      <w:r w:rsidR="00AF5B0B" w:rsidRPr="00D61CE1">
        <w:rPr>
          <w:rFonts w:ascii="Arial" w:eastAsia="Times New Roman" w:hAnsi="Arial" w:cs="Arial"/>
          <w:color w:val="000000" w:themeColor="text1"/>
          <w:lang w:eastAsia="en-GB"/>
        </w:rPr>
        <w:t>(Huq et al., 1988)</w:t>
      </w:r>
      <w:r w:rsidR="00AF5B0B">
        <w:rPr>
          <w:rFonts w:ascii="Arial" w:eastAsia="Times New Roman" w:hAnsi="Arial" w:cs="Arial"/>
          <w:color w:val="000000" w:themeColor="text1"/>
          <w:lang w:eastAsia="en-GB"/>
        </w:rPr>
        <w:t>,</w:t>
      </w:r>
      <w:r w:rsidR="009B0C4B" w:rsidRPr="00D61CE1">
        <w:rPr>
          <w:rFonts w:ascii="Arial" w:eastAsia="Times New Roman" w:hAnsi="Arial" w:cs="Arial"/>
          <w:color w:val="000000" w:themeColor="text1"/>
          <w:lang w:eastAsia="en-GB"/>
        </w:rPr>
        <w:t xml:space="preserve"> individuals with </w:t>
      </w:r>
      <w:del w:id="199" w:author="Furl, Nicholas" w:date="2024-10-06T15:13:00Z" w16du:dateUtc="2024-10-06T14:13:00Z">
        <w:r w:rsidR="009B0C4B" w:rsidRPr="00D61CE1" w:rsidDel="003D125E">
          <w:rPr>
            <w:rFonts w:ascii="Arial" w:eastAsia="Times New Roman" w:hAnsi="Arial" w:cs="Arial"/>
            <w:color w:val="000000" w:themeColor="text1"/>
            <w:lang w:eastAsia="en-GB"/>
          </w:rPr>
          <w:delText>psycho</w:delText>
        </w:r>
      </w:del>
      <w:del w:id="200" w:author="Furl, Nicholas" w:date="2024-10-06T12:09:00Z" w16du:dateUtc="2024-10-06T11:09:00Z">
        <w:r w:rsidR="009B0C4B" w:rsidRPr="00D61CE1" w:rsidDel="0049720F">
          <w:rPr>
            <w:rFonts w:ascii="Arial" w:eastAsia="Times New Roman" w:hAnsi="Arial" w:cs="Arial"/>
            <w:color w:val="000000" w:themeColor="text1"/>
            <w:lang w:eastAsia="en-GB"/>
          </w:rPr>
          <w:delText>sis</w:delText>
        </w:r>
      </w:del>
      <w:ins w:id="201" w:author="Furl, Nicholas" w:date="2024-10-06T15:13:00Z" w16du:dateUtc="2024-10-06T14:13:00Z">
        <w:r w:rsidR="003D125E">
          <w:rPr>
            <w:rFonts w:ascii="Arial" w:eastAsia="Times New Roman" w:hAnsi="Arial" w:cs="Arial"/>
            <w:color w:val="000000" w:themeColor="text1"/>
            <w:lang w:eastAsia="en-GB"/>
          </w:rPr>
          <w:t>psychosis</w:t>
        </w:r>
      </w:ins>
      <w:r w:rsidR="009B0C4B" w:rsidRPr="00D61CE1">
        <w:rPr>
          <w:rFonts w:ascii="Arial" w:eastAsia="Times New Roman" w:hAnsi="Arial" w:cs="Arial"/>
          <w:color w:val="000000" w:themeColor="text1"/>
          <w:lang w:eastAsia="en-GB"/>
        </w:rPr>
        <w:t xml:space="preserve"> </w:t>
      </w:r>
      <w:ins w:id="202" w:author="Furl, Nicholas" w:date="2024-10-06T15:11:00Z" w16du:dateUtc="2024-10-06T14:11:00Z">
        <w:r w:rsidR="003D125E">
          <w:rPr>
            <w:rFonts w:ascii="Arial" w:eastAsia="Times New Roman" w:hAnsi="Arial" w:cs="Arial"/>
            <w:color w:val="000000" w:themeColor="text1"/>
            <w:lang w:eastAsia="en-GB"/>
          </w:rPr>
          <w:t xml:space="preserve">“jump to conclusions” – they </w:t>
        </w:r>
      </w:ins>
      <w:del w:id="203" w:author="Furl, Nicholas" w:date="2024-10-06T15:11:00Z" w16du:dateUtc="2024-10-06T14:11:00Z">
        <w:r w:rsidR="00AF5B0B" w:rsidRPr="00AF5B0B" w:rsidDel="003D125E">
          <w:rPr>
            <w:rFonts w:ascii="Arial" w:eastAsia="Times New Roman" w:hAnsi="Arial" w:cs="Arial"/>
            <w:color w:val="000000" w:themeColor="text1"/>
            <w:lang w:eastAsia="en-GB"/>
          </w:rPr>
          <w:delText>draw fewer beads</w:delText>
        </w:r>
      </w:del>
      <w:ins w:id="204" w:author="Furl, Nicholas" w:date="2024-10-06T15:11:00Z" w16du:dateUtc="2024-10-06T14:11:00Z">
        <w:r w:rsidR="003D125E">
          <w:rPr>
            <w:rFonts w:ascii="Arial" w:eastAsia="Times New Roman" w:hAnsi="Arial" w:cs="Arial"/>
            <w:color w:val="000000" w:themeColor="text1"/>
            <w:lang w:eastAsia="en-GB"/>
          </w:rPr>
          <w:t>make fewer draws to decision</w:t>
        </w:r>
      </w:ins>
      <w:del w:id="205" w:author="Furl, Nicholas" w:date="2024-10-06T15:11:00Z" w16du:dateUtc="2024-10-06T14:11:00Z">
        <w:r w:rsidR="00AF5B0B" w:rsidRPr="00AF5B0B" w:rsidDel="003D125E">
          <w:rPr>
            <w:rFonts w:ascii="Arial" w:eastAsia="Times New Roman" w:hAnsi="Arial" w:cs="Arial"/>
            <w:color w:val="000000" w:themeColor="text1"/>
            <w:lang w:eastAsia="en-GB"/>
          </w:rPr>
          <w:delText xml:space="preserve"> </w:delText>
        </w:r>
        <w:r w:rsidR="00AF5B0B" w:rsidDel="003D125E">
          <w:rPr>
            <w:rFonts w:ascii="Arial" w:eastAsia="Times New Roman" w:hAnsi="Arial" w:cs="Arial"/>
            <w:color w:val="000000" w:themeColor="text1"/>
            <w:lang w:eastAsia="en-GB"/>
          </w:rPr>
          <w:delText>before inferring the jar</w:delText>
        </w:r>
      </w:del>
      <w:r w:rsidR="00AF5B0B">
        <w:rPr>
          <w:rFonts w:ascii="Arial" w:eastAsia="Times New Roman" w:hAnsi="Arial" w:cs="Arial"/>
          <w:color w:val="000000" w:themeColor="text1"/>
          <w:lang w:eastAsia="en-GB"/>
        </w:rPr>
        <w:t xml:space="preserve"> </w:t>
      </w:r>
      <w:r w:rsidR="009B0C4B" w:rsidRPr="00D61CE1">
        <w:rPr>
          <w:rFonts w:ascii="Arial" w:eastAsia="Times New Roman" w:hAnsi="Arial" w:cs="Arial"/>
          <w:color w:val="000000" w:themeColor="text1"/>
          <w:lang w:eastAsia="en-GB"/>
        </w:rPr>
        <w:t>than healthy individuals</w:t>
      </w:r>
      <w:del w:id="206" w:author="Furl, Nicholas" w:date="2024-10-06T15:11:00Z" w16du:dateUtc="2024-10-06T14:11:00Z">
        <w:r w:rsidR="009B0C4B" w:rsidRPr="00D61CE1" w:rsidDel="003D125E">
          <w:rPr>
            <w:rFonts w:ascii="Arial" w:eastAsia="Times New Roman" w:hAnsi="Arial" w:cs="Arial"/>
            <w:color w:val="000000" w:themeColor="text1"/>
            <w:lang w:eastAsia="en-GB"/>
          </w:rPr>
          <w:delText xml:space="preserve"> </w:delText>
        </w:r>
        <w:r w:rsidR="00AF5B0B" w:rsidDel="003D125E">
          <w:rPr>
            <w:rFonts w:ascii="Arial" w:eastAsia="Times New Roman" w:hAnsi="Arial" w:cs="Arial"/>
            <w:color w:val="000000" w:themeColor="text1"/>
            <w:lang w:eastAsia="en-GB"/>
          </w:rPr>
          <w:delText>(</w:delText>
        </w:r>
        <w:r w:rsidR="00AF5B0B" w:rsidRPr="00D61CE1" w:rsidDel="003D125E">
          <w:rPr>
            <w:rFonts w:ascii="Arial" w:eastAsia="Times New Roman" w:hAnsi="Arial" w:cs="Arial"/>
            <w:color w:val="000000" w:themeColor="text1"/>
            <w:lang w:eastAsia="en-GB"/>
          </w:rPr>
          <w:delText>jump</w:delText>
        </w:r>
        <w:r w:rsidR="00AF5B0B" w:rsidDel="003D125E">
          <w:rPr>
            <w:rFonts w:ascii="Arial" w:eastAsia="Times New Roman" w:hAnsi="Arial" w:cs="Arial"/>
            <w:color w:val="000000" w:themeColor="text1"/>
            <w:lang w:eastAsia="en-GB"/>
          </w:rPr>
          <w:delText>ing</w:delText>
        </w:r>
        <w:r w:rsidR="00755266" w:rsidDel="003D125E">
          <w:rPr>
            <w:rFonts w:ascii="Arial" w:eastAsia="Times New Roman" w:hAnsi="Arial" w:cs="Arial"/>
            <w:color w:val="000000" w:themeColor="text1"/>
            <w:lang w:eastAsia="en-GB"/>
          </w:rPr>
          <w:delText xml:space="preserve"> to conclusions</w:delText>
        </w:r>
      </w:del>
      <w:del w:id="207" w:author="Furl, Nicholas" w:date="2024-10-06T12:09:00Z" w16du:dateUtc="2024-10-06T11:09:00Z">
        <w:r w:rsidR="00755266" w:rsidDel="0049720F">
          <w:rPr>
            <w:rFonts w:ascii="Arial" w:eastAsia="Times New Roman" w:hAnsi="Arial" w:cs="Arial"/>
            <w:color w:val="000000" w:themeColor="text1"/>
            <w:lang w:eastAsia="en-GB"/>
          </w:rPr>
          <w:delText xml:space="preserve"> bias</w:delText>
        </w:r>
      </w:del>
      <w:del w:id="208" w:author="Furl, Nicholas" w:date="2024-10-06T15:11:00Z" w16du:dateUtc="2024-10-06T14:11:00Z">
        <w:r w:rsidR="00AF5B0B" w:rsidDel="003D125E">
          <w:rPr>
            <w:rFonts w:ascii="Arial" w:eastAsia="Times New Roman" w:hAnsi="Arial" w:cs="Arial"/>
            <w:color w:val="000000" w:themeColor="text1"/>
            <w:lang w:eastAsia="en-GB"/>
          </w:rPr>
          <w:delText>)</w:delText>
        </w:r>
      </w:del>
      <w:r w:rsidR="009B0C4B" w:rsidRPr="00D61CE1">
        <w:rPr>
          <w:rFonts w:ascii="Arial" w:eastAsia="Times New Roman" w:hAnsi="Arial" w:cs="Arial"/>
          <w:color w:val="000000" w:themeColor="text1"/>
          <w:lang w:eastAsia="en-GB"/>
        </w:rPr>
        <w:t xml:space="preserve">. </w:t>
      </w:r>
      <w:ins w:id="209" w:author="Furl, Nicholas" w:date="2024-10-06T15:13:00Z" w16du:dateUtc="2024-10-06T14:13:00Z">
        <w:r w:rsidR="003D125E">
          <w:rPr>
            <w:rFonts w:ascii="Arial" w:eastAsia="Times New Roman" w:hAnsi="Arial" w:cs="Arial"/>
            <w:color w:val="000000" w:themeColor="text1"/>
            <w:lang w:eastAsia="en-GB"/>
          </w:rPr>
          <w:t>Jumping to conclusions</w:t>
        </w:r>
        <w:r w:rsidR="003D125E" w:rsidRPr="00D61CE1">
          <w:rPr>
            <w:rFonts w:ascii="Arial" w:eastAsia="Times New Roman" w:hAnsi="Arial" w:cs="Arial"/>
            <w:color w:val="000000" w:themeColor="text1"/>
            <w:lang w:eastAsia="en-GB"/>
          </w:rPr>
          <w:t xml:space="preserve"> is relatively well-replicated and bolstered by meta-analyses (Dudley et al., 2016; Fine et al., 2007; McLean et al., 2017; Ross et al., 2015; So et al., 2016) and </w:t>
        </w:r>
        <w:r w:rsidR="003D125E">
          <w:rPr>
            <w:rFonts w:ascii="Arial" w:eastAsia="Times New Roman" w:hAnsi="Arial" w:cs="Arial"/>
            <w:color w:val="000000" w:themeColor="text1"/>
            <w:lang w:eastAsia="en-GB"/>
          </w:rPr>
          <w:t>large-</w:t>
        </w:r>
        <w:r w:rsidR="003D125E" w:rsidRPr="00D61CE1">
          <w:rPr>
            <w:rFonts w:ascii="Arial" w:eastAsia="Times New Roman" w:hAnsi="Arial" w:cs="Arial"/>
            <w:color w:val="000000" w:themeColor="text1"/>
            <w:lang w:eastAsia="en-GB"/>
          </w:rPr>
          <w:t>sample studies (</w:t>
        </w:r>
        <w:proofErr w:type="spellStart"/>
        <w:r w:rsidR="003D125E" w:rsidRPr="00D61CE1">
          <w:rPr>
            <w:rFonts w:ascii="Arial" w:eastAsia="Times New Roman" w:hAnsi="Arial" w:cs="Arial"/>
            <w:color w:val="000000" w:themeColor="text1"/>
            <w:lang w:eastAsia="en-GB"/>
          </w:rPr>
          <w:t>Henquet</w:t>
        </w:r>
        <w:proofErr w:type="spellEnd"/>
        <w:r w:rsidR="003D125E" w:rsidRPr="00D61CE1">
          <w:rPr>
            <w:rFonts w:ascii="Arial" w:eastAsia="Times New Roman" w:hAnsi="Arial" w:cs="Arial"/>
            <w:color w:val="000000" w:themeColor="text1"/>
            <w:lang w:eastAsia="en-GB"/>
          </w:rPr>
          <w:t xml:space="preserve"> et al., 2020)</w:t>
        </w:r>
        <w:r w:rsidR="003D125E">
          <w:rPr>
            <w:rFonts w:ascii="Arial" w:eastAsia="Times New Roman" w:hAnsi="Arial" w:cs="Arial"/>
            <w:color w:val="000000" w:themeColor="text1"/>
            <w:lang w:eastAsia="en-GB"/>
          </w:rPr>
          <w:t>,</w:t>
        </w:r>
        <w:r w:rsidR="003D125E" w:rsidRPr="00D61CE1">
          <w:rPr>
            <w:rFonts w:ascii="Arial" w:eastAsia="Times New Roman" w:hAnsi="Arial" w:cs="Arial"/>
            <w:color w:val="000000" w:themeColor="text1"/>
            <w:lang w:eastAsia="en-GB"/>
          </w:rPr>
          <w:t xml:space="preserve"> although relationship</w:t>
        </w:r>
        <w:r w:rsidR="003D125E">
          <w:rPr>
            <w:rFonts w:ascii="Arial" w:eastAsia="Times New Roman" w:hAnsi="Arial" w:cs="Arial"/>
            <w:color w:val="000000" w:themeColor="text1"/>
            <w:lang w:eastAsia="en-GB"/>
          </w:rPr>
          <w:t>s</w:t>
        </w:r>
        <w:r w:rsidR="003D125E" w:rsidRPr="00D61CE1">
          <w:rPr>
            <w:rFonts w:ascii="Arial" w:eastAsia="Times New Roman" w:hAnsi="Arial" w:cs="Arial"/>
            <w:color w:val="000000" w:themeColor="text1"/>
            <w:lang w:eastAsia="en-GB"/>
          </w:rPr>
          <w:t xml:space="preserve"> between this </w:t>
        </w:r>
        <w:r w:rsidR="003D125E">
          <w:rPr>
            <w:rFonts w:ascii="Arial" w:eastAsia="Times New Roman" w:hAnsi="Arial" w:cs="Arial"/>
            <w:color w:val="000000" w:themeColor="text1"/>
            <w:lang w:eastAsia="en-GB"/>
          </w:rPr>
          <w:t xml:space="preserve">phenomenon </w:t>
        </w:r>
        <w:r w:rsidR="003D125E" w:rsidRPr="00D61CE1">
          <w:rPr>
            <w:rFonts w:ascii="Arial" w:eastAsia="Times New Roman" w:hAnsi="Arial" w:cs="Arial"/>
            <w:color w:val="000000" w:themeColor="text1"/>
            <w:lang w:eastAsia="en-GB"/>
          </w:rPr>
          <w:t xml:space="preserve">and delusion severity (Baker et al., 2019) and potentially mediating </w:t>
        </w:r>
        <w:r w:rsidR="003D125E">
          <w:rPr>
            <w:rFonts w:ascii="Arial" w:eastAsia="Times New Roman" w:hAnsi="Arial" w:cs="Arial"/>
            <w:color w:val="000000" w:themeColor="text1"/>
            <w:lang w:eastAsia="en-GB"/>
          </w:rPr>
          <w:t xml:space="preserve">/ </w:t>
        </w:r>
        <w:r w:rsidR="003D125E" w:rsidRPr="00D61CE1">
          <w:rPr>
            <w:rFonts w:ascii="Arial" w:eastAsia="Times New Roman" w:hAnsi="Arial" w:cs="Arial"/>
            <w:color w:val="000000" w:themeColor="text1"/>
            <w:lang w:eastAsia="en-GB"/>
          </w:rPr>
          <w:t>confounding variables (Pytlik et al., 2021; Ross et al., 2016; Tripoli et</w:t>
        </w:r>
        <w:r w:rsidR="003D125E">
          <w:rPr>
            <w:rFonts w:ascii="Arial" w:eastAsia="Times New Roman" w:hAnsi="Arial" w:cs="Arial"/>
            <w:color w:val="000000" w:themeColor="text1"/>
            <w:lang w:eastAsia="en-GB"/>
          </w:rPr>
          <w:t xml:space="preserve"> al., 2021) remain</w:t>
        </w:r>
        <w:r w:rsidR="003D125E" w:rsidRPr="00D61CE1">
          <w:rPr>
            <w:rFonts w:ascii="Arial" w:eastAsia="Times New Roman" w:hAnsi="Arial" w:cs="Arial"/>
            <w:color w:val="000000" w:themeColor="text1"/>
            <w:lang w:eastAsia="en-GB"/>
          </w:rPr>
          <w:t xml:space="preserve"> </w:t>
        </w:r>
        <w:r w:rsidR="003D125E">
          <w:rPr>
            <w:rFonts w:ascii="Arial" w:eastAsia="Times New Roman" w:hAnsi="Arial" w:cs="Arial"/>
            <w:color w:val="000000" w:themeColor="text1"/>
            <w:lang w:eastAsia="en-GB"/>
          </w:rPr>
          <w:t>un</w:t>
        </w:r>
        <w:r w:rsidR="003D125E" w:rsidRPr="00D61CE1">
          <w:rPr>
            <w:rFonts w:ascii="Arial" w:eastAsia="Times New Roman" w:hAnsi="Arial" w:cs="Arial"/>
            <w:color w:val="000000" w:themeColor="text1"/>
            <w:lang w:eastAsia="en-GB"/>
          </w:rPr>
          <w:t xml:space="preserve">clear. </w:t>
        </w:r>
      </w:ins>
      <w:ins w:id="210" w:author="Furl, Nicholas" w:date="2024-10-06T12:32:00Z" w16du:dateUtc="2024-10-06T11:32:00Z">
        <w:r w:rsidR="00CE0E4E">
          <w:rPr>
            <w:rFonts w:ascii="Arial" w:eastAsia="Times New Roman" w:hAnsi="Arial" w:cs="Arial"/>
            <w:color w:val="000000" w:themeColor="text1"/>
            <w:lang w:eastAsia="en-GB"/>
          </w:rPr>
          <w:t>J</w:t>
        </w:r>
        <w:r w:rsidR="00CE0E4E" w:rsidRPr="00CE0E4E">
          <w:rPr>
            <w:rFonts w:ascii="Arial" w:eastAsia="Times New Roman" w:hAnsi="Arial" w:cs="Arial"/>
            <w:color w:val="000000" w:themeColor="text1"/>
            <w:lang w:eastAsia="en-GB"/>
          </w:rPr>
          <w:t xml:space="preserve">umping to conclusions </w:t>
        </w:r>
        <w:r w:rsidR="00CE0E4E">
          <w:rPr>
            <w:rFonts w:ascii="Arial" w:eastAsia="Times New Roman" w:hAnsi="Arial" w:cs="Arial"/>
            <w:color w:val="000000" w:themeColor="text1"/>
            <w:lang w:eastAsia="en-GB"/>
          </w:rPr>
          <w:t xml:space="preserve">also </w:t>
        </w:r>
        <w:r w:rsidR="00CE0E4E" w:rsidRPr="00CE0E4E">
          <w:rPr>
            <w:rFonts w:ascii="Arial" w:eastAsia="Times New Roman" w:hAnsi="Arial" w:cs="Arial"/>
            <w:color w:val="000000" w:themeColor="text1"/>
            <w:lang w:eastAsia="en-GB"/>
          </w:rPr>
          <w:t>extends to the general population</w:t>
        </w:r>
      </w:ins>
      <w:ins w:id="211" w:author="Furl, Nicholas" w:date="2024-10-06T12:33:00Z" w16du:dateUtc="2024-10-06T11:33:00Z">
        <w:r w:rsidR="00CE0E4E">
          <w:rPr>
            <w:rFonts w:ascii="Arial" w:eastAsia="Times New Roman" w:hAnsi="Arial" w:cs="Arial"/>
            <w:color w:val="000000" w:themeColor="text1"/>
            <w:lang w:eastAsia="en-GB"/>
          </w:rPr>
          <w:t xml:space="preserve"> to some degree</w:t>
        </w:r>
      </w:ins>
      <w:ins w:id="212" w:author="Furl, Nicholas" w:date="2024-10-06T12:32:00Z" w16du:dateUtc="2024-10-06T11:32:00Z">
        <w:r w:rsidR="00CE0E4E" w:rsidRPr="00CE0E4E">
          <w:rPr>
            <w:rFonts w:ascii="Arial" w:eastAsia="Times New Roman" w:hAnsi="Arial" w:cs="Arial"/>
            <w:color w:val="000000" w:themeColor="text1"/>
            <w:lang w:eastAsia="en-GB"/>
          </w:rPr>
          <w:t>. Subclinical jumping to conclusions is associated with individuals at risk of psychosis (Broome et al., 2007), asymptomatic first-degree relatives of individuals with psychosis (</w:t>
        </w:r>
        <w:proofErr w:type="spellStart"/>
        <w:r w:rsidR="00CE0E4E" w:rsidRPr="00CE0E4E">
          <w:rPr>
            <w:rFonts w:ascii="Arial" w:eastAsia="Times New Roman" w:hAnsi="Arial" w:cs="Arial"/>
            <w:color w:val="000000" w:themeColor="text1"/>
            <w:lang w:eastAsia="en-GB"/>
          </w:rPr>
          <w:t>Henquet</w:t>
        </w:r>
        <w:proofErr w:type="spellEnd"/>
        <w:r w:rsidR="00CE0E4E" w:rsidRPr="00CE0E4E">
          <w:rPr>
            <w:rFonts w:ascii="Arial" w:eastAsia="Times New Roman" w:hAnsi="Arial" w:cs="Arial"/>
            <w:color w:val="000000" w:themeColor="text1"/>
            <w:lang w:eastAsia="en-GB"/>
          </w:rPr>
          <w:t xml:space="preserve"> et al., 2020; Van Dael et al., 2006) and healthy individuals who score highly on questionnaires measuring prone-ness to delusion or anomalous belief (Colbert &amp; Peters, 2002; Lincoln et al., 2011; </w:t>
        </w:r>
        <w:proofErr w:type="spellStart"/>
        <w:r w:rsidR="00CE0E4E" w:rsidRPr="00CE0E4E">
          <w:rPr>
            <w:rFonts w:ascii="Arial" w:eastAsia="Times New Roman" w:hAnsi="Arial" w:cs="Arial"/>
            <w:color w:val="000000" w:themeColor="text1"/>
            <w:lang w:eastAsia="en-GB"/>
          </w:rPr>
          <w:t>Henquet</w:t>
        </w:r>
        <w:proofErr w:type="spellEnd"/>
        <w:r w:rsidR="00CE0E4E" w:rsidRPr="00CE0E4E">
          <w:rPr>
            <w:rFonts w:ascii="Arial" w:eastAsia="Times New Roman" w:hAnsi="Arial" w:cs="Arial"/>
            <w:color w:val="000000" w:themeColor="text1"/>
            <w:lang w:eastAsia="en-GB"/>
          </w:rPr>
          <w:t xml:space="preserve"> et al., 2020; McKay et al., 2006; Tripoli et al., 2021; Van Dael et al., 2006; Zawadzki et al., 2012), although findings do not always replicate (So &amp; Kwok, 2015; Warman et al., 2007). </w:t>
        </w:r>
      </w:ins>
      <w:del w:id="213" w:author="Furl, Nicholas" w:date="2024-10-06T12:33:00Z" w16du:dateUtc="2024-10-06T11:33:00Z">
        <w:r w:rsidR="009B0C4B" w:rsidRPr="00D61CE1" w:rsidDel="00CE0E4E">
          <w:rPr>
            <w:rFonts w:ascii="Arial" w:eastAsia="Times New Roman" w:hAnsi="Arial" w:cs="Arial"/>
            <w:color w:val="000000" w:themeColor="text1"/>
            <w:lang w:eastAsia="en-GB"/>
          </w:rPr>
          <w:delText>This finding</w:delText>
        </w:r>
      </w:del>
      <w:del w:id="214" w:author="Furl, Nicholas" w:date="2024-10-06T15:13:00Z" w16du:dateUtc="2024-10-06T14:13:00Z">
        <w:r w:rsidR="009B0C4B" w:rsidRPr="00D61CE1" w:rsidDel="003D125E">
          <w:rPr>
            <w:rFonts w:ascii="Arial" w:eastAsia="Times New Roman" w:hAnsi="Arial" w:cs="Arial"/>
            <w:color w:val="000000" w:themeColor="text1"/>
            <w:lang w:eastAsia="en-GB"/>
          </w:rPr>
          <w:delText xml:space="preserve"> is relatively well-replicated and bo</w:delText>
        </w:r>
        <w:r w:rsidR="004A2F97" w:rsidRPr="00D61CE1" w:rsidDel="003D125E">
          <w:rPr>
            <w:rFonts w:ascii="Arial" w:eastAsia="Times New Roman" w:hAnsi="Arial" w:cs="Arial"/>
            <w:color w:val="000000" w:themeColor="text1"/>
            <w:lang w:eastAsia="en-GB"/>
          </w:rPr>
          <w:delText>lstered by meta-analyse</w:delText>
        </w:r>
        <w:r w:rsidR="009B0C4B" w:rsidRPr="00D61CE1" w:rsidDel="003D125E">
          <w:rPr>
            <w:rFonts w:ascii="Arial" w:eastAsia="Times New Roman" w:hAnsi="Arial" w:cs="Arial"/>
            <w:color w:val="000000" w:themeColor="text1"/>
            <w:lang w:eastAsia="en-GB"/>
          </w:rPr>
          <w:delText xml:space="preserve">s (Dudley et al., 2016; Fine et al., 2007; McLean et al., 2017; Ross et al., 2015; So et al., 2016) and </w:delText>
        </w:r>
        <w:r w:rsidR="00CF23A6" w:rsidDel="003D125E">
          <w:rPr>
            <w:rFonts w:ascii="Arial" w:eastAsia="Times New Roman" w:hAnsi="Arial" w:cs="Arial"/>
            <w:color w:val="000000" w:themeColor="text1"/>
            <w:lang w:eastAsia="en-GB"/>
          </w:rPr>
          <w:delText>large-</w:delText>
        </w:r>
        <w:r w:rsidR="009B0C4B" w:rsidRPr="00D61CE1" w:rsidDel="003D125E">
          <w:rPr>
            <w:rFonts w:ascii="Arial" w:eastAsia="Times New Roman" w:hAnsi="Arial" w:cs="Arial"/>
            <w:color w:val="000000" w:themeColor="text1"/>
            <w:lang w:eastAsia="en-GB"/>
          </w:rPr>
          <w:delText>sample studies (Henquet et al., 2020)</w:delText>
        </w:r>
        <w:r w:rsidR="00CF23A6" w:rsidDel="003D125E">
          <w:rPr>
            <w:rFonts w:ascii="Arial" w:eastAsia="Times New Roman" w:hAnsi="Arial" w:cs="Arial"/>
            <w:color w:val="000000" w:themeColor="text1"/>
            <w:lang w:eastAsia="en-GB"/>
          </w:rPr>
          <w:delText>,</w:delText>
        </w:r>
        <w:r w:rsidR="009B0C4B" w:rsidRPr="00D61CE1" w:rsidDel="003D125E">
          <w:rPr>
            <w:rFonts w:ascii="Arial" w:eastAsia="Times New Roman" w:hAnsi="Arial" w:cs="Arial"/>
            <w:color w:val="000000" w:themeColor="text1"/>
            <w:lang w:eastAsia="en-GB"/>
          </w:rPr>
          <w:delText xml:space="preserve"> although relationship</w:delText>
        </w:r>
        <w:r w:rsidR="00912412" w:rsidDel="003D125E">
          <w:rPr>
            <w:rFonts w:ascii="Arial" w:eastAsia="Times New Roman" w:hAnsi="Arial" w:cs="Arial"/>
            <w:color w:val="000000" w:themeColor="text1"/>
            <w:lang w:eastAsia="en-GB"/>
          </w:rPr>
          <w:delText>s</w:delText>
        </w:r>
        <w:r w:rsidR="009B0C4B" w:rsidRPr="00D61CE1" w:rsidDel="003D125E">
          <w:rPr>
            <w:rFonts w:ascii="Arial" w:eastAsia="Times New Roman" w:hAnsi="Arial" w:cs="Arial"/>
            <w:color w:val="000000" w:themeColor="text1"/>
            <w:lang w:eastAsia="en-GB"/>
          </w:rPr>
          <w:delText xml:space="preserve"> between this </w:delText>
        </w:r>
      </w:del>
      <w:del w:id="215" w:author="Furl, Nicholas" w:date="2024-10-06T12:09:00Z" w16du:dateUtc="2024-10-06T11:09:00Z">
        <w:r w:rsidR="009B0C4B" w:rsidRPr="00D61CE1" w:rsidDel="0049720F">
          <w:rPr>
            <w:rFonts w:ascii="Arial" w:eastAsia="Times New Roman" w:hAnsi="Arial" w:cs="Arial"/>
            <w:color w:val="000000" w:themeColor="text1"/>
            <w:lang w:eastAsia="en-GB"/>
          </w:rPr>
          <w:delText xml:space="preserve">bias </w:delText>
        </w:r>
      </w:del>
      <w:del w:id="216" w:author="Furl, Nicholas" w:date="2024-10-06T15:13:00Z" w16du:dateUtc="2024-10-06T14:13:00Z">
        <w:r w:rsidR="009B0C4B" w:rsidRPr="00D61CE1" w:rsidDel="003D125E">
          <w:rPr>
            <w:rFonts w:ascii="Arial" w:eastAsia="Times New Roman" w:hAnsi="Arial" w:cs="Arial"/>
            <w:color w:val="000000" w:themeColor="text1"/>
            <w:lang w:eastAsia="en-GB"/>
          </w:rPr>
          <w:delText xml:space="preserve">and delusion severity (Baker et al., 2019) and potentially mediating </w:delText>
        </w:r>
        <w:r w:rsidR="00CF23A6" w:rsidDel="003D125E">
          <w:rPr>
            <w:rFonts w:ascii="Arial" w:eastAsia="Times New Roman" w:hAnsi="Arial" w:cs="Arial"/>
            <w:color w:val="000000" w:themeColor="text1"/>
            <w:lang w:eastAsia="en-GB"/>
          </w:rPr>
          <w:delText xml:space="preserve">/ </w:delText>
        </w:r>
        <w:r w:rsidR="009B0C4B" w:rsidRPr="00D61CE1" w:rsidDel="003D125E">
          <w:rPr>
            <w:rFonts w:ascii="Arial" w:eastAsia="Times New Roman" w:hAnsi="Arial" w:cs="Arial"/>
            <w:color w:val="000000" w:themeColor="text1"/>
            <w:lang w:eastAsia="en-GB"/>
          </w:rPr>
          <w:delText>confounding variables (Pytlik et al., 2021; Ross et al., 2016; Tripoli et</w:delText>
        </w:r>
        <w:r w:rsidR="00912412" w:rsidDel="003D125E">
          <w:rPr>
            <w:rFonts w:ascii="Arial" w:eastAsia="Times New Roman" w:hAnsi="Arial" w:cs="Arial"/>
            <w:color w:val="000000" w:themeColor="text1"/>
            <w:lang w:eastAsia="en-GB"/>
          </w:rPr>
          <w:delText xml:space="preserve"> al., 2021) remain</w:delText>
        </w:r>
        <w:r w:rsidR="004D61BD" w:rsidRPr="00D61CE1" w:rsidDel="003D125E">
          <w:rPr>
            <w:rFonts w:ascii="Arial" w:eastAsia="Times New Roman" w:hAnsi="Arial" w:cs="Arial"/>
            <w:color w:val="000000" w:themeColor="text1"/>
            <w:lang w:eastAsia="en-GB"/>
          </w:rPr>
          <w:delText xml:space="preserve"> </w:delText>
        </w:r>
        <w:r w:rsidR="00912412" w:rsidDel="003D125E">
          <w:rPr>
            <w:rFonts w:ascii="Arial" w:eastAsia="Times New Roman" w:hAnsi="Arial" w:cs="Arial"/>
            <w:color w:val="000000" w:themeColor="text1"/>
            <w:lang w:eastAsia="en-GB"/>
          </w:rPr>
          <w:delText>un</w:delText>
        </w:r>
        <w:r w:rsidR="004D61BD" w:rsidRPr="00D61CE1" w:rsidDel="003D125E">
          <w:rPr>
            <w:rFonts w:ascii="Arial" w:eastAsia="Times New Roman" w:hAnsi="Arial" w:cs="Arial"/>
            <w:color w:val="000000" w:themeColor="text1"/>
            <w:lang w:eastAsia="en-GB"/>
          </w:rPr>
          <w:delText>clea</w:delText>
        </w:r>
      </w:del>
      <w:ins w:id="217" w:author="Furl, Nicholas" w:date="2024-10-06T15:14:00Z" w16du:dateUtc="2024-10-06T14:14:00Z">
        <w:r w:rsidR="00AA5D74">
          <w:rPr>
            <w:rFonts w:ascii="Arial" w:eastAsia="Times New Roman" w:hAnsi="Arial" w:cs="Arial"/>
            <w:color w:val="000000" w:themeColor="text1"/>
            <w:lang w:eastAsia="en-GB"/>
          </w:rPr>
          <w:t>For present purposes, it is important to note that jumping to conclusions may be related to a parallel finding from the graded estimates task:</w:t>
        </w:r>
      </w:ins>
      <w:del w:id="218" w:author="Furl, Nicholas" w:date="2024-10-06T15:13:00Z" w16du:dateUtc="2024-10-06T14:13:00Z">
        <w:r w:rsidR="004D61BD" w:rsidRPr="00D61CE1" w:rsidDel="003D125E">
          <w:rPr>
            <w:rFonts w:ascii="Arial" w:eastAsia="Times New Roman" w:hAnsi="Arial" w:cs="Arial"/>
            <w:color w:val="000000" w:themeColor="text1"/>
            <w:lang w:eastAsia="en-GB"/>
          </w:rPr>
          <w:delText>r.</w:delText>
        </w:r>
      </w:del>
      <w:del w:id="219" w:author="Furl, Nicholas" w:date="2024-10-06T15:14:00Z" w16du:dateUtc="2024-10-06T14:14:00Z">
        <w:r w:rsidR="004D61BD" w:rsidRPr="00D61CE1" w:rsidDel="00AA5D74">
          <w:rPr>
            <w:rFonts w:ascii="Arial" w:eastAsia="Times New Roman" w:hAnsi="Arial" w:cs="Arial"/>
            <w:color w:val="000000" w:themeColor="text1"/>
            <w:lang w:eastAsia="en-GB"/>
          </w:rPr>
          <w:delText xml:space="preserve"> </w:delText>
        </w:r>
      </w:del>
      <w:ins w:id="220" w:author="Furl, Nicholas" w:date="2024-10-06T12:34:00Z" w16du:dateUtc="2024-10-06T11:34:00Z">
        <w:r w:rsidR="00F420CD" w:rsidRPr="00B71C09">
          <w:rPr>
            <w:rFonts w:ascii="Arial" w:eastAsia="Times New Roman" w:hAnsi="Arial" w:cs="Arial"/>
            <w:color w:val="000000" w:themeColor="text1"/>
            <w:lang w:eastAsia="en-GB"/>
          </w:rPr>
          <w:t xml:space="preserve"> </w:t>
        </w:r>
      </w:ins>
      <w:ins w:id="221" w:author="Furl, Nicholas" w:date="2024-10-06T15:14:00Z" w16du:dateUtc="2024-10-06T14:14:00Z">
        <w:r w:rsidR="00AA5D74">
          <w:rPr>
            <w:rFonts w:ascii="Arial" w:eastAsia="Times New Roman" w:hAnsi="Arial" w:cs="Arial"/>
            <w:color w:val="000000" w:themeColor="text1"/>
            <w:lang w:eastAsia="en-GB"/>
          </w:rPr>
          <w:t>I</w:t>
        </w:r>
      </w:ins>
      <w:ins w:id="222" w:author="Furl, Nicholas" w:date="2024-10-06T12:34:00Z" w16du:dateUtc="2024-10-06T11:34:00Z">
        <w:r w:rsidR="00F420CD" w:rsidRPr="0083593A">
          <w:rPr>
            <w:rFonts w:ascii="Arial" w:eastAsia="Times New Roman" w:hAnsi="Arial" w:cs="Arial"/>
            <w:color w:val="000000" w:themeColor="text1"/>
            <w:lang w:eastAsia="en-GB"/>
          </w:rPr>
          <w:t xml:space="preserve">ndividuals </w:t>
        </w:r>
      </w:ins>
      <w:ins w:id="223" w:author="Furl, Nicholas" w:date="2024-10-06T16:07:00Z" w16du:dateUtc="2024-10-06T15:07:00Z">
        <w:r w:rsidR="003663E2">
          <w:rPr>
            <w:rFonts w:ascii="Arial" w:eastAsia="Times New Roman" w:hAnsi="Arial" w:cs="Arial"/>
            <w:color w:val="000000" w:themeColor="text1"/>
            <w:lang w:eastAsia="en-GB"/>
          </w:rPr>
          <w:t xml:space="preserve">with </w:t>
        </w:r>
      </w:ins>
      <w:ins w:id="224" w:author="Furl, Nicholas" w:date="2024-10-06T15:17:00Z" w16du:dateUtc="2024-10-06T14:17:00Z">
        <w:r w:rsidR="000C64C2">
          <w:rPr>
            <w:rFonts w:ascii="Arial" w:eastAsia="Times New Roman" w:hAnsi="Arial" w:cs="Arial"/>
            <w:color w:val="000000" w:themeColor="text1"/>
            <w:lang w:eastAsia="en-GB"/>
          </w:rPr>
          <w:t>psychotic traits</w:t>
        </w:r>
      </w:ins>
      <w:ins w:id="225" w:author="Furl, Nicholas" w:date="2024-10-06T12:34:00Z" w16du:dateUtc="2024-10-06T11:34:00Z">
        <w:r w:rsidR="00F420CD" w:rsidRPr="0083593A">
          <w:rPr>
            <w:rFonts w:ascii="Arial" w:eastAsia="Times New Roman" w:hAnsi="Arial" w:cs="Arial"/>
            <w:color w:val="000000" w:themeColor="text1"/>
            <w:lang w:eastAsia="en-GB"/>
          </w:rPr>
          <w:t xml:space="preserve"> </w:t>
        </w:r>
        <w:r w:rsidR="00F420CD">
          <w:rPr>
            <w:rFonts w:ascii="Arial" w:eastAsia="Times New Roman" w:hAnsi="Arial" w:cs="Arial"/>
            <w:color w:val="000000" w:themeColor="text1"/>
            <w:lang w:eastAsia="en-GB"/>
          </w:rPr>
          <w:t>adjust beliefs more than healthy individuals when newly-sampled evidence is d</w:t>
        </w:r>
        <w:r w:rsidR="00F420CD" w:rsidRPr="00D61CE1">
          <w:rPr>
            <w:rFonts w:ascii="Arial" w:eastAsia="Times New Roman" w:hAnsi="Arial" w:cs="Arial"/>
            <w:color w:val="000000" w:themeColor="text1"/>
            <w:lang w:eastAsia="en-GB"/>
          </w:rPr>
          <w:t>isconfirmatory</w:t>
        </w:r>
      </w:ins>
      <w:ins w:id="226" w:author="Furl, Nicholas" w:date="2024-10-06T15:16:00Z" w16du:dateUtc="2024-10-06T14:16:00Z">
        <w:r w:rsidR="00CA278E">
          <w:rPr>
            <w:rFonts w:ascii="Arial" w:eastAsia="Times New Roman" w:hAnsi="Arial" w:cs="Arial"/>
            <w:color w:val="000000" w:themeColor="text1"/>
            <w:lang w:eastAsia="en-GB"/>
          </w:rPr>
          <w:t xml:space="preserve">; that is, </w:t>
        </w:r>
      </w:ins>
      <w:ins w:id="227" w:author="Furl, Nicholas" w:date="2024-10-06T12:34:00Z" w16du:dateUtc="2024-10-06T11:34:00Z">
        <w:r w:rsidR="00F420CD">
          <w:rPr>
            <w:rFonts w:ascii="Arial" w:eastAsia="Times New Roman" w:hAnsi="Arial" w:cs="Arial"/>
            <w:color w:val="000000" w:themeColor="text1"/>
            <w:lang w:eastAsia="en-GB"/>
          </w:rPr>
          <w:lastRenderedPageBreak/>
          <w:t>newly-drawn bead colours mismatch colours from previous samples of beads</w:t>
        </w:r>
      </w:ins>
      <w:ins w:id="228" w:author="Furl, Nicholas" w:date="2024-10-06T15:15:00Z" w16du:dateUtc="2024-10-06T14:15:00Z">
        <w:r w:rsidR="00435D0E">
          <w:rPr>
            <w:rFonts w:ascii="Arial" w:eastAsia="Times New Roman" w:hAnsi="Arial" w:cs="Arial"/>
            <w:color w:val="000000" w:themeColor="text1"/>
            <w:lang w:eastAsia="en-GB"/>
          </w:rPr>
          <w:t xml:space="preserve"> </w:t>
        </w:r>
      </w:ins>
      <w:ins w:id="229" w:author="Furl, Nicholas" w:date="2024-10-06T12:34:00Z" w16du:dateUtc="2024-10-06T11:34:00Z">
        <w:r w:rsidR="00F420CD" w:rsidRPr="00D61CE1">
          <w:rPr>
            <w:rFonts w:ascii="Arial" w:eastAsia="Times New Roman" w:hAnsi="Arial" w:cs="Arial"/>
            <w:color w:val="000000" w:themeColor="text1"/>
            <w:lang w:eastAsia="en-GB"/>
          </w:rPr>
          <w:t xml:space="preserve">(Adams, et al., 2018; Fear &amp; Healy, 1997; Fine et al., 2007; </w:t>
        </w:r>
        <w:proofErr w:type="spellStart"/>
        <w:r w:rsidR="00F420CD" w:rsidRPr="00D61CE1">
          <w:rPr>
            <w:rFonts w:ascii="Arial" w:eastAsia="Times New Roman" w:hAnsi="Arial" w:cs="Arial"/>
            <w:color w:val="000000" w:themeColor="text1"/>
            <w:lang w:eastAsia="en-GB"/>
          </w:rPr>
          <w:t>Garety</w:t>
        </w:r>
        <w:proofErr w:type="spellEnd"/>
        <w:r w:rsidR="00F420CD" w:rsidRPr="00D61CE1">
          <w:rPr>
            <w:rFonts w:ascii="Arial" w:eastAsia="Times New Roman" w:hAnsi="Arial" w:cs="Arial"/>
            <w:color w:val="000000" w:themeColor="text1"/>
            <w:lang w:eastAsia="en-GB"/>
          </w:rPr>
          <w:t xml:space="preserve"> et al., 1991; Langdon et al., 2010; Moritz &amp; Woodward, 2005; Strube et al., 2021; Stuke et</w:t>
        </w:r>
        <w:r w:rsidR="00F420CD">
          <w:rPr>
            <w:rFonts w:ascii="Arial" w:eastAsia="Times New Roman" w:hAnsi="Arial" w:cs="Arial"/>
            <w:color w:val="000000" w:themeColor="text1"/>
            <w:lang w:eastAsia="en-GB"/>
          </w:rPr>
          <w:t xml:space="preserve"> al., 2017; Peters &amp; </w:t>
        </w:r>
        <w:proofErr w:type="spellStart"/>
        <w:r w:rsidR="00F420CD">
          <w:rPr>
            <w:rFonts w:ascii="Arial" w:eastAsia="Times New Roman" w:hAnsi="Arial" w:cs="Arial"/>
            <w:color w:val="000000" w:themeColor="text1"/>
            <w:lang w:eastAsia="en-GB"/>
          </w:rPr>
          <w:t>Garety</w:t>
        </w:r>
        <w:proofErr w:type="spellEnd"/>
        <w:r w:rsidR="00F420CD">
          <w:rPr>
            <w:rFonts w:ascii="Arial" w:eastAsia="Times New Roman" w:hAnsi="Arial" w:cs="Arial"/>
            <w:color w:val="000000" w:themeColor="text1"/>
            <w:lang w:eastAsia="en-GB"/>
          </w:rPr>
          <w:t>, 20</w:t>
        </w:r>
        <w:r w:rsidR="00F420CD" w:rsidRPr="00D61CE1">
          <w:rPr>
            <w:rFonts w:ascii="Arial" w:eastAsia="Times New Roman" w:hAnsi="Arial" w:cs="Arial"/>
            <w:color w:val="000000" w:themeColor="text1"/>
            <w:lang w:eastAsia="en-GB"/>
          </w:rPr>
          <w:t>16; Young &amp; Bentall, 1997).</w:t>
        </w:r>
      </w:ins>
      <w:ins w:id="230" w:author="Furl, Nicholas" w:date="2024-10-06T15:17:00Z" w16du:dateUtc="2024-10-06T14:17:00Z">
        <w:r w:rsidR="000C64C2">
          <w:rPr>
            <w:rFonts w:ascii="Arial" w:eastAsia="Times New Roman" w:hAnsi="Arial" w:cs="Arial"/>
            <w:color w:val="000000" w:themeColor="text1"/>
            <w:lang w:eastAsia="en-GB"/>
          </w:rPr>
          <w:t xml:space="preserve"> Herein, we will use the graded estimates </w:t>
        </w:r>
        <w:r w:rsidR="00325C25">
          <w:rPr>
            <w:rFonts w:ascii="Arial" w:eastAsia="Times New Roman" w:hAnsi="Arial" w:cs="Arial"/>
            <w:color w:val="000000" w:themeColor="text1"/>
            <w:lang w:eastAsia="en-GB"/>
          </w:rPr>
          <w:t xml:space="preserve">version of the beads task to </w:t>
        </w:r>
      </w:ins>
      <w:ins w:id="231" w:author="Furl, Nicholas" w:date="2024-10-06T15:18:00Z" w16du:dateUtc="2024-10-06T14:18:00Z">
        <w:r w:rsidR="00325C25">
          <w:rPr>
            <w:rFonts w:ascii="Arial" w:eastAsia="Times New Roman" w:hAnsi="Arial" w:cs="Arial"/>
            <w:color w:val="000000" w:themeColor="text1"/>
            <w:lang w:eastAsia="en-GB"/>
          </w:rPr>
          <w:t>test the hypothesis that participants (to some degree) show greater sensitivity to dis</w:t>
        </w:r>
      </w:ins>
      <w:ins w:id="232" w:author="Furl, Nicholas" w:date="2024-10-06T15:19:00Z" w16du:dateUtc="2024-10-06T14:19:00Z">
        <w:r w:rsidR="00325C25">
          <w:rPr>
            <w:rFonts w:ascii="Arial" w:eastAsia="Times New Roman" w:hAnsi="Arial" w:cs="Arial"/>
            <w:color w:val="000000" w:themeColor="text1"/>
            <w:lang w:eastAsia="en-GB"/>
          </w:rPr>
          <w:t>confirmatory evidence than to confirmatory evidence. Moreover, having established this effect in our sample, we will use computational modelling to test theories about the origin of thi</w:t>
        </w:r>
      </w:ins>
      <w:ins w:id="233" w:author="Furl, Nicholas" w:date="2024-10-06T15:20:00Z" w16du:dateUtc="2024-10-06T14:20:00Z">
        <w:r w:rsidR="00325C25">
          <w:rPr>
            <w:rFonts w:ascii="Arial" w:eastAsia="Times New Roman" w:hAnsi="Arial" w:cs="Arial"/>
            <w:color w:val="000000" w:themeColor="text1"/>
            <w:lang w:eastAsia="en-GB"/>
          </w:rPr>
          <w:t>s effect. As discussed in detail in the Methods section of Experiment 2, we designed</w:t>
        </w:r>
      </w:ins>
      <w:ins w:id="234" w:author="Furl, Nicholas" w:date="2024-10-06T15:22:00Z" w16du:dateUtc="2024-10-06T14:22:00Z">
        <w:r w:rsidR="00325C25">
          <w:rPr>
            <w:rFonts w:ascii="Arial" w:eastAsia="Times New Roman" w:hAnsi="Arial" w:cs="Arial"/>
            <w:color w:val="000000" w:themeColor="text1"/>
            <w:lang w:eastAsia="en-GB"/>
          </w:rPr>
          <w:t xml:space="preserve"> a relative</w:t>
        </w:r>
      </w:ins>
      <w:ins w:id="235" w:author="Furl, Nicholas" w:date="2024-10-06T16:08:00Z" w16du:dateUtc="2024-10-06T15:08:00Z">
        <w:r w:rsidR="003663E2">
          <w:rPr>
            <w:rFonts w:ascii="Arial" w:eastAsia="Times New Roman" w:hAnsi="Arial" w:cs="Arial"/>
            <w:color w:val="000000" w:themeColor="text1"/>
            <w:lang w:eastAsia="en-GB"/>
          </w:rPr>
          <w:t>ly</w:t>
        </w:r>
      </w:ins>
      <w:ins w:id="236" w:author="Furl, Nicholas" w:date="2024-10-06T15:22:00Z" w16du:dateUtc="2024-10-06T14:22:00Z">
        <w:r w:rsidR="00325C25">
          <w:rPr>
            <w:rFonts w:ascii="Arial" w:eastAsia="Times New Roman" w:hAnsi="Arial" w:cs="Arial"/>
            <w:color w:val="000000" w:themeColor="text1"/>
            <w:lang w:eastAsia="en-GB"/>
          </w:rPr>
          <w:t xml:space="preserve"> simple heuristic “delta model” and compared it against</w:t>
        </w:r>
      </w:ins>
      <w:ins w:id="237" w:author="Furl, Nicholas" w:date="2024-10-06T15:20:00Z" w16du:dateUtc="2024-10-06T14:20:00Z">
        <w:r w:rsidR="00325C25">
          <w:rPr>
            <w:rFonts w:ascii="Arial" w:eastAsia="Times New Roman" w:hAnsi="Arial" w:cs="Arial"/>
            <w:color w:val="000000" w:themeColor="text1"/>
            <w:lang w:eastAsia="en-GB"/>
          </w:rPr>
          <w:t xml:space="preserve"> three models based on the </w:t>
        </w:r>
      </w:ins>
      <w:ins w:id="238" w:author="Furl, Nicholas" w:date="2024-10-06T15:21:00Z" w16du:dateUtc="2024-10-06T14:21:00Z">
        <w:r w:rsidR="00325C25">
          <w:rPr>
            <w:rFonts w:ascii="Arial" w:eastAsia="Times New Roman" w:hAnsi="Arial" w:cs="Arial"/>
            <w:color w:val="000000" w:themeColor="text1"/>
            <w:lang w:eastAsia="en-GB"/>
          </w:rPr>
          <w:t xml:space="preserve">Bayesian conditional probability formula, adding free parameters </w:t>
        </w:r>
      </w:ins>
      <w:ins w:id="239" w:author="Furl, Nicholas" w:date="2024-10-06T15:22:00Z" w16du:dateUtc="2024-10-06T14:22:00Z">
        <w:r w:rsidR="00325C25">
          <w:rPr>
            <w:rFonts w:ascii="Arial" w:eastAsia="Times New Roman" w:hAnsi="Arial" w:cs="Arial"/>
            <w:color w:val="000000" w:themeColor="text1"/>
            <w:lang w:eastAsia="en-GB"/>
          </w:rPr>
          <w:t xml:space="preserve">to this formula </w:t>
        </w:r>
      </w:ins>
      <w:ins w:id="240" w:author="Furl, Nicholas" w:date="2024-10-06T15:21:00Z" w16du:dateUtc="2024-10-06T14:21:00Z">
        <w:r w:rsidR="00325C25">
          <w:rPr>
            <w:rFonts w:ascii="Arial" w:eastAsia="Times New Roman" w:hAnsi="Arial" w:cs="Arial"/>
            <w:color w:val="000000" w:themeColor="text1"/>
            <w:lang w:eastAsia="en-GB"/>
          </w:rPr>
          <w:t xml:space="preserve">that might explain how sensitivity to disconfirmatory evidence comes about. </w:t>
        </w:r>
      </w:ins>
    </w:p>
    <w:p w14:paraId="3528B628" w14:textId="4A34147C" w:rsidR="00F420CD" w:rsidRDefault="00325C25" w:rsidP="00A54047">
      <w:pPr>
        <w:spacing w:before="100" w:after="0" w:line="480" w:lineRule="auto"/>
        <w:ind w:right="-40" w:firstLine="720"/>
        <w:rPr>
          <w:rFonts w:ascii="Arial" w:eastAsia="Times New Roman" w:hAnsi="Arial" w:cs="Arial"/>
          <w:color w:val="000000" w:themeColor="text1"/>
          <w:lang w:eastAsia="en-GB"/>
        </w:rPr>
      </w:pPr>
      <w:ins w:id="241" w:author="Furl, Nicholas" w:date="2024-10-06T15:35:00Z" w16du:dateUtc="2024-10-06T14:35:00Z">
        <w:r>
          <w:rPr>
            <w:rFonts w:ascii="Arial" w:eastAsia="Times New Roman" w:hAnsi="Arial" w:cs="Arial"/>
            <w:color w:val="000000" w:themeColor="text1"/>
            <w:lang w:eastAsia="en-GB"/>
          </w:rPr>
          <w:t xml:space="preserve">Experiments 1 and 2 use the graded estimates version of the beads task to test for influences of prior beliefs about suspects (atheist versus </w:t>
        </w:r>
      </w:ins>
      <w:ins w:id="242" w:author="Furl, Nicholas" w:date="2024-10-06T15:36:00Z" w16du:dateUtc="2024-10-06T14:36:00Z">
        <w:r>
          <w:rPr>
            <w:rFonts w:ascii="Arial" w:eastAsia="Times New Roman" w:hAnsi="Arial" w:cs="Arial"/>
            <w:color w:val="000000" w:themeColor="text1"/>
            <w:lang w:eastAsia="en-GB"/>
          </w:rPr>
          <w:t xml:space="preserve">Christian in Experiment 1 and male versus female in Experiment 2) and to test for </w:t>
        </w:r>
      </w:ins>
      <w:ins w:id="243" w:author="Furl, Nicholas" w:date="2024-10-06T16:09:00Z" w16du:dateUtc="2024-10-06T15:09:00Z">
        <w:r w:rsidR="00E212E9">
          <w:rPr>
            <w:rFonts w:ascii="Arial" w:eastAsia="Times New Roman" w:hAnsi="Arial" w:cs="Arial"/>
            <w:color w:val="000000" w:themeColor="text1"/>
            <w:lang w:eastAsia="en-GB"/>
          </w:rPr>
          <w:t xml:space="preserve">special </w:t>
        </w:r>
      </w:ins>
      <w:ins w:id="244" w:author="Furl, Nicholas" w:date="2024-10-06T15:36:00Z" w16du:dateUtc="2024-10-06T14:36:00Z">
        <w:r>
          <w:rPr>
            <w:rFonts w:ascii="Arial" w:eastAsia="Times New Roman" w:hAnsi="Arial" w:cs="Arial"/>
            <w:color w:val="000000" w:themeColor="text1"/>
            <w:lang w:eastAsia="en-GB"/>
          </w:rPr>
          <w:t xml:space="preserve">sensitivity to disconfirmatory evidence. In Experiment 2, </w:t>
        </w:r>
      </w:ins>
      <w:ins w:id="245" w:author="Furl, Nicholas" w:date="2024-10-06T15:37:00Z" w16du:dateUtc="2024-10-06T14:37:00Z">
        <w:r>
          <w:rPr>
            <w:rFonts w:ascii="Arial" w:eastAsia="Times New Roman" w:hAnsi="Arial" w:cs="Arial"/>
            <w:color w:val="000000" w:themeColor="text1"/>
            <w:lang w:eastAsia="en-GB"/>
          </w:rPr>
          <w:t>we</w:t>
        </w:r>
      </w:ins>
      <w:ins w:id="246" w:author="Furl, Nicholas" w:date="2024-10-06T15:36:00Z" w16du:dateUtc="2024-10-06T14:36:00Z">
        <w:r>
          <w:rPr>
            <w:rFonts w:ascii="Arial" w:eastAsia="Times New Roman" w:hAnsi="Arial" w:cs="Arial"/>
            <w:color w:val="000000" w:themeColor="text1"/>
            <w:lang w:eastAsia="en-GB"/>
          </w:rPr>
          <w:t xml:space="preserve"> will </w:t>
        </w:r>
      </w:ins>
      <w:ins w:id="247" w:author="Furl, Nicholas" w:date="2024-10-06T15:37:00Z" w16du:dateUtc="2024-10-06T14:37:00Z">
        <w:r>
          <w:rPr>
            <w:rFonts w:ascii="Arial" w:eastAsia="Times New Roman" w:hAnsi="Arial" w:cs="Arial"/>
            <w:color w:val="000000" w:themeColor="text1"/>
            <w:lang w:eastAsia="en-GB"/>
          </w:rPr>
          <w:t>fit and test computational models, which will attempt to explain these two effects. Experiment 3 will use the draws to decisi</w:t>
        </w:r>
      </w:ins>
      <w:ins w:id="248" w:author="Furl, Nicholas" w:date="2024-10-06T15:38:00Z" w16du:dateUtc="2024-10-06T14:38:00Z">
        <w:r>
          <w:rPr>
            <w:rFonts w:ascii="Arial" w:eastAsia="Times New Roman" w:hAnsi="Arial" w:cs="Arial"/>
            <w:color w:val="000000" w:themeColor="text1"/>
            <w:lang w:eastAsia="en-GB"/>
          </w:rPr>
          <w:t>on version of the beads task to test whether participants sample evidence differently, depending on suspect mental health (mentally ill versus healthy).</w:t>
        </w:r>
      </w:ins>
      <w:ins w:id="249" w:author="Furl, Nicholas" w:date="2024-10-06T15:37:00Z" w16du:dateUtc="2024-10-06T14:37:00Z">
        <w:r>
          <w:rPr>
            <w:rFonts w:ascii="Arial" w:eastAsia="Times New Roman" w:hAnsi="Arial" w:cs="Arial"/>
            <w:color w:val="000000" w:themeColor="text1"/>
            <w:lang w:eastAsia="en-GB"/>
          </w:rPr>
          <w:t xml:space="preserve"> </w:t>
        </w:r>
      </w:ins>
      <w:ins w:id="250" w:author="Furl, Nicholas" w:date="2024-10-06T15:38:00Z" w16du:dateUtc="2024-10-06T14:38:00Z">
        <w:r>
          <w:rPr>
            <w:rFonts w:ascii="Arial" w:eastAsia="Times New Roman" w:hAnsi="Arial" w:cs="Arial"/>
            <w:color w:val="000000" w:themeColor="text1"/>
            <w:lang w:eastAsia="en-GB"/>
          </w:rPr>
          <w:t>To an</w:t>
        </w:r>
      </w:ins>
      <w:ins w:id="251" w:author="Furl, Nicholas" w:date="2024-10-06T15:39:00Z" w16du:dateUtc="2024-10-06T14:39:00Z">
        <w:r>
          <w:rPr>
            <w:rFonts w:ascii="Arial" w:eastAsia="Times New Roman" w:hAnsi="Arial" w:cs="Arial"/>
            <w:color w:val="000000" w:themeColor="text1"/>
            <w:lang w:eastAsia="en-GB"/>
          </w:rPr>
          <w:t xml:space="preserve">ticipate, participants will differentially rate males (versus females) as guilty and </w:t>
        </w:r>
      </w:ins>
      <w:ins w:id="252" w:author="Furl, Nicholas" w:date="2024-10-06T15:40:00Z" w16du:dateUtc="2024-10-06T14:40:00Z">
        <w:r>
          <w:rPr>
            <w:rFonts w:ascii="Arial" w:eastAsia="Times New Roman" w:hAnsi="Arial" w:cs="Arial"/>
            <w:color w:val="000000" w:themeColor="text1"/>
            <w:lang w:eastAsia="en-GB"/>
          </w:rPr>
          <w:t xml:space="preserve">we will replicate sensitivity to disconfirmatory evidence in Experiments 1 and 2. Our model comparison suggests that </w:t>
        </w:r>
      </w:ins>
      <w:ins w:id="253" w:author="Furl, Nicholas" w:date="2024-10-06T16:09:00Z" w16du:dateUtc="2024-10-06T15:09:00Z">
        <w:r w:rsidR="00E212E9">
          <w:rPr>
            <w:rFonts w:ascii="Arial" w:eastAsia="Times New Roman" w:hAnsi="Arial" w:cs="Arial"/>
            <w:color w:val="000000" w:themeColor="text1"/>
            <w:lang w:eastAsia="en-GB"/>
          </w:rPr>
          <w:t>the delta h</w:t>
        </w:r>
      </w:ins>
      <w:ins w:id="254" w:author="Furl, Nicholas" w:date="2024-10-06T15:40:00Z" w16du:dateUtc="2024-10-06T14:40:00Z">
        <w:r>
          <w:rPr>
            <w:rFonts w:ascii="Arial" w:eastAsia="Times New Roman" w:hAnsi="Arial" w:cs="Arial"/>
            <w:color w:val="000000" w:themeColor="text1"/>
            <w:lang w:eastAsia="en-GB"/>
          </w:rPr>
          <w:t>eur</w:t>
        </w:r>
      </w:ins>
      <w:ins w:id="255" w:author="Furl, Nicholas" w:date="2024-10-06T15:41:00Z" w16du:dateUtc="2024-10-06T14:41:00Z">
        <w:r>
          <w:rPr>
            <w:rFonts w:ascii="Arial" w:eastAsia="Times New Roman" w:hAnsi="Arial" w:cs="Arial"/>
            <w:color w:val="000000" w:themeColor="text1"/>
            <w:lang w:eastAsia="en-GB"/>
          </w:rPr>
          <w:t>ist</w:t>
        </w:r>
        <w:r w:rsidR="00341A55">
          <w:rPr>
            <w:rFonts w:ascii="Arial" w:eastAsia="Times New Roman" w:hAnsi="Arial" w:cs="Arial"/>
            <w:color w:val="000000" w:themeColor="text1"/>
            <w:lang w:eastAsia="en-GB"/>
          </w:rPr>
          <w:t>ic</w:t>
        </w:r>
        <w:r>
          <w:rPr>
            <w:rFonts w:ascii="Arial" w:eastAsia="Times New Roman" w:hAnsi="Arial" w:cs="Arial"/>
            <w:color w:val="000000" w:themeColor="text1"/>
            <w:lang w:eastAsia="en-GB"/>
          </w:rPr>
          <w:t xml:space="preserve"> model</w:t>
        </w:r>
      </w:ins>
      <w:ins w:id="256" w:author="Furl, Nicholas" w:date="2024-10-06T15:42:00Z" w16du:dateUtc="2024-10-06T14:42:00Z">
        <w:r w:rsidR="00341A55">
          <w:rPr>
            <w:rFonts w:ascii="Arial" w:eastAsia="Times New Roman" w:hAnsi="Arial" w:cs="Arial"/>
            <w:color w:val="000000" w:themeColor="text1"/>
            <w:lang w:eastAsia="en-GB"/>
          </w:rPr>
          <w:t>,</w:t>
        </w:r>
        <w:r w:rsidR="00341A55" w:rsidRPr="00341A55">
          <w:rPr>
            <w:rFonts w:ascii="Arial" w:eastAsia="Times New Roman" w:hAnsi="Arial" w:cs="Arial"/>
            <w:color w:val="000000" w:themeColor="text1"/>
            <w:lang w:eastAsia="en-GB"/>
          </w:rPr>
          <w:t xml:space="preserve"> </w:t>
        </w:r>
        <w:r w:rsidR="00341A55">
          <w:rPr>
            <w:rFonts w:ascii="Arial" w:eastAsia="Times New Roman" w:hAnsi="Arial" w:cs="Arial"/>
            <w:color w:val="000000" w:themeColor="text1"/>
            <w:lang w:eastAsia="en-GB"/>
          </w:rPr>
          <w:t>which incorporates prior belief about the guilt of male suspects</w:t>
        </w:r>
        <w:r w:rsidR="00341A55">
          <w:rPr>
            <w:rFonts w:ascii="Arial" w:eastAsia="Times New Roman" w:hAnsi="Arial" w:cs="Arial"/>
            <w:color w:val="000000" w:themeColor="text1"/>
            <w:lang w:eastAsia="en-GB"/>
          </w:rPr>
          <w:t>, and is</w:t>
        </w:r>
      </w:ins>
      <w:ins w:id="257" w:author="Furl, Nicholas" w:date="2024-10-06T15:41:00Z" w16du:dateUtc="2024-10-06T14:41:00Z">
        <w:r w:rsidR="00341A55">
          <w:rPr>
            <w:rFonts w:ascii="Arial" w:eastAsia="Times New Roman" w:hAnsi="Arial" w:cs="Arial"/>
            <w:color w:val="000000" w:themeColor="text1"/>
            <w:lang w:eastAsia="en-GB"/>
          </w:rPr>
          <w:t xml:space="preserve"> based on a prediction error computation</w:t>
        </w:r>
        <w:r>
          <w:rPr>
            <w:rFonts w:ascii="Arial" w:eastAsia="Times New Roman" w:hAnsi="Arial" w:cs="Arial"/>
            <w:color w:val="000000" w:themeColor="text1"/>
            <w:lang w:eastAsia="en-GB"/>
          </w:rPr>
          <w:t xml:space="preserve">, can </w:t>
        </w:r>
      </w:ins>
      <w:ins w:id="258" w:author="Furl, Nicholas" w:date="2024-10-06T16:10:00Z" w16du:dateUtc="2024-10-06T15:10:00Z">
        <w:r w:rsidR="00452BC5">
          <w:rPr>
            <w:rFonts w:ascii="Arial" w:eastAsia="Times New Roman" w:hAnsi="Arial" w:cs="Arial"/>
            <w:color w:val="000000" w:themeColor="text1"/>
            <w:lang w:eastAsia="en-GB"/>
          </w:rPr>
          <w:t xml:space="preserve">better </w:t>
        </w:r>
      </w:ins>
      <w:ins w:id="259" w:author="Furl, Nicholas" w:date="2024-10-06T15:41:00Z" w16du:dateUtc="2024-10-06T14:41:00Z">
        <w:r>
          <w:rPr>
            <w:rFonts w:ascii="Arial" w:eastAsia="Times New Roman" w:hAnsi="Arial" w:cs="Arial"/>
            <w:color w:val="000000" w:themeColor="text1"/>
            <w:lang w:eastAsia="en-GB"/>
          </w:rPr>
          <w:t>explain both effects</w:t>
        </w:r>
      </w:ins>
      <w:ins w:id="260" w:author="Furl, Nicholas" w:date="2024-10-06T16:10:00Z" w16du:dateUtc="2024-10-06T15:10:00Z">
        <w:r w:rsidR="00452BC5">
          <w:rPr>
            <w:rFonts w:ascii="Arial" w:eastAsia="Times New Roman" w:hAnsi="Arial" w:cs="Arial"/>
            <w:color w:val="000000" w:themeColor="text1"/>
            <w:lang w:eastAsia="en-GB"/>
          </w:rPr>
          <w:t>, compared to any of the three models based on Bayes rule that we tested</w:t>
        </w:r>
      </w:ins>
      <w:ins w:id="261" w:author="Furl, Nicholas" w:date="2024-10-06T15:41:00Z" w16du:dateUtc="2024-10-06T14:41:00Z">
        <w:r>
          <w:rPr>
            <w:rFonts w:ascii="Arial" w:eastAsia="Times New Roman" w:hAnsi="Arial" w:cs="Arial"/>
            <w:color w:val="000000" w:themeColor="text1"/>
            <w:lang w:eastAsia="en-GB"/>
          </w:rPr>
          <w:t>.</w:t>
        </w:r>
      </w:ins>
    </w:p>
    <w:p w14:paraId="46710E58" w14:textId="06C16738" w:rsidR="0047084A" w:rsidRPr="00D61CE1" w:rsidDel="00325C25" w:rsidRDefault="00CF23A6" w:rsidP="006C1942">
      <w:pPr>
        <w:spacing w:before="100" w:after="0" w:line="480" w:lineRule="auto"/>
        <w:ind w:right="-40" w:firstLine="720"/>
        <w:rPr>
          <w:del w:id="262" w:author="Furl, Nicholas" w:date="2024-10-06T15:23:00Z" w16du:dateUtc="2024-10-06T14:23:00Z"/>
          <w:rFonts w:ascii="Arial" w:eastAsia="Times New Roman" w:hAnsi="Arial" w:cs="Arial"/>
          <w:color w:val="000000" w:themeColor="text1"/>
          <w:lang w:eastAsia="en-GB"/>
        </w:rPr>
      </w:pPr>
      <w:del w:id="263" w:author="Furl, Nicholas" w:date="2024-10-06T15:23:00Z" w16du:dateUtc="2024-10-06T14:23:00Z">
        <w:r w:rsidDel="00325C25">
          <w:rPr>
            <w:rFonts w:ascii="Arial" w:eastAsia="Times New Roman" w:hAnsi="Arial" w:cs="Arial"/>
            <w:color w:val="000000" w:themeColor="text1"/>
            <w:lang w:eastAsia="en-GB"/>
          </w:rPr>
          <w:delText>Here</w:delText>
        </w:r>
        <w:r w:rsidR="004A2F97" w:rsidRPr="00D61CE1" w:rsidDel="00325C25">
          <w:rPr>
            <w:rFonts w:ascii="Arial" w:eastAsia="Times New Roman" w:hAnsi="Arial" w:cs="Arial"/>
            <w:color w:val="000000" w:themeColor="text1"/>
            <w:lang w:eastAsia="en-GB"/>
          </w:rPr>
          <w:delText xml:space="preserve">, we </w:delText>
        </w:r>
        <w:r w:rsidR="00AB1514" w:rsidRPr="00D61CE1" w:rsidDel="00325C25">
          <w:rPr>
            <w:rFonts w:ascii="Arial" w:eastAsia="Times New Roman" w:hAnsi="Arial" w:cs="Arial"/>
            <w:color w:val="000000" w:themeColor="text1"/>
            <w:lang w:eastAsia="en-GB"/>
          </w:rPr>
          <w:delText xml:space="preserve">use the beads task to </w:delText>
        </w:r>
      </w:del>
      <w:del w:id="264" w:author="Furl, Nicholas" w:date="2024-10-06T12:11:00Z" w16du:dateUtc="2024-10-06T11:11:00Z">
        <w:r w:rsidR="00AB1514" w:rsidRPr="00D61CE1" w:rsidDel="00B52499">
          <w:rPr>
            <w:rFonts w:ascii="Arial" w:eastAsia="Times New Roman" w:hAnsi="Arial" w:cs="Arial"/>
            <w:color w:val="000000" w:themeColor="text1"/>
            <w:lang w:eastAsia="en-GB"/>
          </w:rPr>
          <w:delText xml:space="preserve">detect </w:delText>
        </w:r>
        <w:r w:rsidR="008567B6" w:rsidDel="00B52499">
          <w:rPr>
            <w:rFonts w:ascii="Arial" w:eastAsia="Times New Roman" w:hAnsi="Arial" w:cs="Arial"/>
            <w:color w:val="000000" w:themeColor="text1"/>
            <w:lang w:eastAsia="en-GB"/>
          </w:rPr>
          <w:delText xml:space="preserve">more generalised </w:delText>
        </w:r>
        <w:r w:rsidR="00AB1514" w:rsidRPr="00D61CE1" w:rsidDel="00B52499">
          <w:rPr>
            <w:rFonts w:ascii="Arial" w:eastAsia="Times New Roman" w:hAnsi="Arial" w:cs="Arial"/>
            <w:color w:val="000000" w:themeColor="text1"/>
            <w:lang w:eastAsia="en-GB"/>
          </w:rPr>
          <w:delText xml:space="preserve">biases in </w:delText>
        </w:r>
        <w:r w:rsidDel="00B52499">
          <w:rPr>
            <w:rFonts w:ascii="Arial" w:eastAsia="Times New Roman" w:hAnsi="Arial" w:cs="Arial"/>
            <w:color w:val="000000" w:themeColor="text1"/>
            <w:lang w:eastAsia="en-GB"/>
          </w:rPr>
          <w:delText>evidence-based beliefs</w:delText>
        </w:r>
        <w:r w:rsidR="008567B6" w:rsidDel="00B52499">
          <w:rPr>
            <w:rFonts w:ascii="Arial" w:eastAsia="Times New Roman" w:hAnsi="Arial" w:cs="Arial"/>
            <w:color w:val="000000" w:themeColor="text1"/>
            <w:lang w:eastAsia="en-GB"/>
          </w:rPr>
          <w:delText>:</w:delText>
        </w:r>
        <w:r w:rsidDel="00B52499">
          <w:rPr>
            <w:rFonts w:ascii="Arial" w:eastAsia="Times New Roman" w:hAnsi="Arial" w:cs="Arial"/>
            <w:color w:val="000000" w:themeColor="text1"/>
            <w:lang w:eastAsia="en-GB"/>
          </w:rPr>
          <w:delText xml:space="preserve"> </w:delText>
        </w:r>
        <w:r w:rsidR="008567B6" w:rsidDel="00B52499">
          <w:rPr>
            <w:rFonts w:ascii="Arial" w:eastAsia="Times New Roman" w:hAnsi="Arial" w:cs="Arial"/>
            <w:color w:val="000000" w:themeColor="text1"/>
            <w:lang w:eastAsia="en-GB"/>
          </w:rPr>
          <w:delText>in</w:delText>
        </w:r>
        <w:r w:rsidR="004A2F97" w:rsidRPr="00D61CE1" w:rsidDel="00B52499">
          <w:rPr>
            <w:rFonts w:ascii="Arial" w:eastAsia="Times New Roman" w:hAnsi="Arial" w:cs="Arial"/>
            <w:color w:val="000000" w:themeColor="text1"/>
            <w:lang w:eastAsia="en-GB"/>
          </w:rPr>
          <w:delText xml:space="preserve"> the </w:delText>
        </w:r>
        <w:r w:rsidR="00AB1514" w:rsidRPr="00D61CE1" w:rsidDel="00B52499">
          <w:rPr>
            <w:rFonts w:ascii="Arial" w:eastAsia="Times New Roman" w:hAnsi="Arial" w:cs="Arial"/>
            <w:color w:val="000000" w:themeColor="text1"/>
            <w:lang w:eastAsia="en-GB"/>
          </w:rPr>
          <w:delText xml:space="preserve">general </w:delText>
        </w:r>
        <w:r w:rsidR="004A2F97" w:rsidRPr="00D61CE1" w:rsidDel="00B52499">
          <w:rPr>
            <w:rFonts w:ascii="Arial" w:eastAsia="Times New Roman" w:hAnsi="Arial" w:cs="Arial"/>
            <w:color w:val="000000" w:themeColor="text1"/>
            <w:lang w:eastAsia="en-GB"/>
          </w:rPr>
          <w:delText xml:space="preserve">population and </w:delText>
        </w:r>
      </w:del>
      <w:del w:id="265" w:author="Furl, Nicholas" w:date="2024-10-06T15:23:00Z" w16du:dateUtc="2024-10-06T14:23:00Z">
        <w:r w:rsidRPr="00CF23A6" w:rsidDel="00325C25">
          <w:rPr>
            <w:rFonts w:ascii="Arial" w:eastAsia="Times New Roman" w:hAnsi="Arial" w:cs="Arial"/>
            <w:color w:val="000000" w:themeColor="text1"/>
            <w:lang w:eastAsia="en-GB"/>
          </w:rPr>
          <w:delText xml:space="preserve">scenarios </w:delText>
        </w:r>
        <w:r w:rsidDel="00325C25">
          <w:rPr>
            <w:rFonts w:ascii="Arial" w:eastAsia="Times New Roman" w:hAnsi="Arial" w:cs="Arial"/>
            <w:color w:val="000000" w:themeColor="text1"/>
            <w:lang w:eastAsia="en-GB"/>
          </w:rPr>
          <w:delText>resembling real-world forensic decision problems</w:delText>
        </w:r>
        <w:r w:rsidR="004A2F97" w:rsidRPr="00D61CE1" w:rsidDel="00325C25">
          <w:rPr>
            <w:rFonts w:ascii="Arial" w:eastAsia="Times New Roman" w:hAnsi="Arial" w:cs="Arial"/>
            <w:color w:val="000000" w:themeColor="text1"/>
            <w:lang w:eastAsia="en-GB"/>
          </w:rPr>
          <w:delText xml:space="preserve">. </w:delText>
        </w:r>
        <w:r w:rsidR="00681DAE" w:rsidDel="00325C25">
          <w:rPr>
            <w:rFonts w:ascii="Arial" w:eastAsia="Times New Roman" w:hAnsi="Arial" w:cs="Arial"/>
            <w:color w:val="000000" w:themeColor="text1"/>
            <w:lang w:eastAsia="en-GB"/>
          </w:rPr>
          <w:delText>We hypothesised</w:delText>
        </w:r>
        <w:r w:rsidR="00723FF2" w:rsidRPr="00D61CE1" w:rsidDel="00325C25">
          <w:rPr>
            <w:rFonts w:ascii="Arial" w:eastAsia="Times New Roman" w:hAnsi="Arial" w:cs="Arial"/>
            <w:color w:val="000000" w:themeColor="text1"/>
            <w:lang w:eastAsia="en-GB"/>
          </w:rPr>
          <w:delText xml:space="preserve"> biases </w:delText>
        </w:r>
        <w:r w:rsidR="00681DAE" w:rsidDel="00325C25">
          <w:rPr>
            <w:rFonts w:ascii="Arial" w:eastAsia="Times New Roman" w:hAnsi="Arial" w:cs="Arial"/>
            <w:color w:val="000000" w:themeColor="text1"/>
            <w:lang w:eastAsia="en-GB"/>
          </w:rPr>
          <w:delText xml:space="preserve">for </w:delText>
        </w:r>
        <w:r w:rsidR="00723FF2" w:rsidRPr="00D61CE1" w:rsidDel="00325C25">
          <w:rPr>
            <w:rFonts w:ascii="Arial" w:eastAsia="Times New Roman" w:hAnsi="Arial" w:cs="Arial"/>
            <w:color w:val="000000" w:themeColor="text1"/>
            <w:lang w:eastAsia="en-GB"/>
          </w:rPr>
          <w:delText>the general population</w:delText>
        </w:r>
        <w:r w:rsidR="00681DAE" w:rsidDel="00325C25">
          <w:rPr>
            <w:rFonts w:ascii="Arial" w:eastAsia="Times New Roman" w:hAnsi="Arial" w:cs="Arial"/>
            <w:color w:val="000000" w:themeColor="text1"/>
            <w:lang w:eastAsia="en-GB"/>
          </w:rPr>
          <w:delText xml:space="preserve"> </w:delText>
        </w:r>
        <w:r w:rsidR="00AC66D2" w:rsidDel="00325C25">
          <w:rPr>
            <w:rFonts w:ascii="Arial" w:eastAsia="Times New Roman" w:hAnsi="Arial" w:cs="Arial"/>
            <w:color w:val="000000" w:themeColor="text1"/>
            <w:lang w:eastAsia="en-GB"/>
          </w:rPr>
          <w:delText xml:space="preserve">for two reasons. First, </w:delText>
        </w:r>
      </w:del>
      <w:del w:id="266" w:author="Furl, Nicholas" w:date="2024-10-06T12:31:00Z" w16du:dateUtc="2024-10-06T11:31:00Z">
        <w:r w:rsidR="00AC66D2" w:rsidDel="00CE0E4E">
          <w:rPr>
            <w:rFonts w:ascii="Arial" w:eastAsia="Times New Roman" w:hAnsi="Arial" w:cs="Arial"/>
            <w:color w:val="000000" w:themeColor="text1"/>
            <w:lang w:eastAsia="en-GB"/>
          </w:rPr>
          <w:delText>jumping</w:delText>
        </w:r>
        <w:r w:rsidR="00723FF2" w:rsidRPr="00D61CE1" w:rsidDel="00CE0E4E">
          <w:rPr>
            <w:rFonts w:ascii="Arial" w:eastAsia="Times New Roman" w:hAnsi="Arial" w:cs="Arial"/>
            <w:color w:val="000000" w:themeColor="text1"/>
            <w:lang w:eastAsia="en-GB"/>
          </w:rPr>
          <w:delText xml:space="preserve"> to conclu</w:delText>
        </w:r>
        <w:r w:rsidR="00681DAE" w:rsidDel="00CE0E4E">
          <w:rPr>
            <w:rFonts w:ascii="Arial" w:eastAsia="Times New Roman" w:hAnsi="Arial" w:cs="Arial"/>
            <w:color w:val="000000" w:themeColor="text1"/>
            <w:lang w:eastAsia="en-GB"/>
          </w:rPr>
          <w:delText>sions</w:delText>
        </w:r>
        <w:r w:rsidR="00723FF2" w:rsidRPr="00D61CE1" w:rsidDel="00CE0E4E">
          <w:rPr>
            <w:rFonts w:ascii="Arial" w:eastAsia="Times New Roman" w:hAnsi="Arial" w:cs="Arial"/>
            <w:color w:val="000000" w:themeColor="text1"/>
            <w:lang w:eastAsia="en-GB"/>
          </w:rPr>
          <w:delText xml:space="preserve"> </w:delText>
        </w:r>
        <w:r w:rsidR="004A2F97" w:rsidRPr="00D61CE1" w:rsidDel="00CE0E4E">
          <w:rPr>
            <w:rFonts w:ascii="Arial" w:eastAsia="Times New Roman" w:hAnsi="Arial" w:cs="Arial"/>
            <w:color w:val="000000" w:themeColor="text1"/>
            <w:lang w:eastAsia="en-GB"/>
          </w:rPr>
          <w:delText xml:space="preserve">extends to </w:delText>
        </w:r>
        <w:r w:rsidR="00AC66D2" w:rsidDel="00CE0E4E">
          <w:rPr>
            <w:rFonts w:ascii="Arial" w:eastAsia="Times New Roman" w:hAnsi="Arial" w:cs="Arial"/>
            <w:color w:val="000000" w:themeColor="text1"/>
            <w:lang w:eastAsia="en-GB"/>
          </w:rPr>
          <w:delText xml:space="preserve">certain subpopulations of </w:delText>
        </w:r>
        <w:r w:rsidR="004A2F97" w:rsidRPr="00D61CE1" w:rsidDel="00CE0E4E">
          <w:rPr>
            <w:rFonts w:ascii="Arial" w:eastAsia="Times New Roman" w:hAnsi="Arial" w:cs="Arial"/>
            <w:color w:val="000000" w:themeColor="text1"/>
            <w:lang w:eastAsia="en-GB"/>
          </w:rPr>
          <w:delText>the general population</w:delText>
        </w:r>
        <w:r w:rsidR="00AC66D2" w:rsidDel="00CE0E4E">
          <w:rPr>
            <w:rFonts w:ascii="Arial" w:eastAsia="Times New Roman" w:hAnsi="Arial" w:cs="Arial"/>
            <w:color w:val="000000" w:themeColor="text1"/>
            <w:lang w:eastAsia="en-GB"/>
          </w:rPr>
          <w:delText>, which are associated with clinical symptomology in some way</w:delText>
        </w:r>
        <w:r w:rsidR="004A2F97" w:rsidRPr="00D61CE1" w:rsidDel="00CE0E4E">
          <w:rPr>
            <w:rFonts w:ascii="Arial" w:eastAsia="Times New Roman" w:hAnsi="Arial" w:cs="Arial"/>
            <w:color w:val="000000" w:themeColor="text1"/>
            <w:lang w:eastAsia="en-GB"/>
          </w:rPr>
          <w:delText xml:space="preserve">. </w:delText>
        </w:r>
        <w:r w:rsidR="007416F6" w:rsidDel="00CE0E4E">
          <w:rPr>
            <w:rFonts w:ascii="Arial" w:eastAsia="Times New Roman" w:hAnsi="Arial" w:cs="Arial"/>
            <w:color w:val="000000" w:themeColor="text1"/>
            <w:lang w:eastAsia="en-GB"/>
          </w:rPr>
          <w:delText>Subclinical j</w:delText>
        </w:r>
        <w:r w:rsidR="004A2F97" w:rsidRPr="00D61CE1" w:rsidDel="00CE0E4E">
          <w:rPr>
            <w:rFonts w:ascii="Arial" w:eastAsia="Times New Roman" w:hAnsi="Arial" w:cs="Arial"/>
            <w:color w:val="000000" w:themeColor="text1"/>
            <w:lang w:eastAsia="en-GB"/>
          </w:rPr>
          <w:delText xml:space="preserve">umping to conclusions </w:delText>
        </w:r>
        <w:r w:rsidR="007416F6" w:rsidDel="00CE0E4E">
          <w:rPr>
            <w:rFonts w:ascii="Arial" w:eastAsia="Times New Roman" w:hAnsi="Arial" w:cs="Arial"/>
            <w:color w:val="000000" w:themeColor="text1"/>
            <w:lang w:eastAsia="en-GB"/>
          </w:rPr>
          <w:delText>is</w:delText>
        </w:r>
        <w:r w:rsidR="004A2F97" w:rsidRPr="00D61CE1" w:rsidDel="00CE0E4E">
          <w:rPr>
            <w:rFonts w:ascii="Arial" w:eastAsia="Times New Roman" w:hAnsi="Arial" w:cs="Arial"/>
            <w:color w:val="000000" w:themeColor="text1"/>
            <w:lang w:eastAsia="en-GB"/>
          </w:rPr>
          <w:delText xml:space="preserve"> associated with individuals at risk of psychosis (Broome et al., 2007), asymptomatic first-degree relatives of individuals with psychosis (Henquet et al., 2020; Van Dael et al., 2006) and healthy individual</w:delText>
        </w:r>
        <w:r w:rsidR="004B3A6A" w:rsidRPr="00D61CE1" w:rsidDel="00CE0E4E">
          <w:rPr>
            <w:rFonts w:ascii="Arial" w:eastAsia="Times New Roman" w:hAnsi="Arial" w:cs="Arial"/>
            <w:color w:val="000000" w:themeColor="text1"/>
            <w:lang w:eastAsia="en-GB"/>
          </w:rPr>
          <w:delText>s who score highly on questionnaires measuring prone-ness to delusion</w:delText>
        </w:r>
        <w:r w:rsidR="004A2F97" w:rsidRPr="00D61CE1" w:rsidDel="00CE0E4E">
          <w:rPr>
            <w:rFonts w:ascii="Arial" w:eastAsia="Times New Roman" w:hAnsi="Arial" w:cs="Arial"/>
            <w:color w:val="000000" w:themeColor="text1"/>
            <w:lang w:eastAsia="en-GB"/>
          </w:rPr>
          <w:delText xml:space="preserve"> or anomalous belief (Colbert &amp; Peters, 2002; Lincoln et al., 2011; Henquet et al., 2020; McKay et al., 2006; Tripoli et al., 2021; Van Dael et al., 2006; Zawadzki et al., 2012), although findings do not always replicate (So &amp; Kwok, 2015; Warman et al., 2007).</w:delText>
        </w:r>
        <w:r w:rsidR="00735956" w:rsidRPr="00D61CE1" w:rsidDel="00CE0E4E">
          <w:rPr>
            <w:rFonts w:ascii="Arial" w:eastAsia="Times New Roman" w:hAnsi="Arial" w:cs="Arial"/>
            <w:color w:val="000000" w:themeColor="text1"/>
            <w:lang w:eastAsia="en-GB"/>
          </w:rPr>
          <w:delText xml:space="preserve"> </w:delText>
        </w:r>
      </w:del>
      <w:del w:id="267" w:author="Furl, Nicholas" w:date="2024-10-06T12:22:00Z" w16du:dateUtc="2024-10-06T11:22:00Z">
        <w:r w:rsidR="00AC66D2" w:rsidDel="00CE0E4E">
          <w:rPr>
            <w:rFonts w:ascii="Arial" w:eastAsia="Times New Roman" w:hAnsi="Arial" w:cs="Arial"/>
            <w:color w:val="000000" w:themeColor="text1"/>
            <w:lang w:eastAsia="en-GB"/>
          </w:rPr>
          <w:delText xml:space="preserve">The second reason come from studies that </w:delText>
        </w:r>
        <w:r w:rsidR="006C1942" w:rsidDel="00CE0E4E">
          <w:rPr>
            <w:rFonts w:ascii="Arial" w:eastAsia="Times New Roman" w:hAnsi="Arial" w:cs="Arial"/>
            <w:color w:val="000000" w:themeColor="text1"/>
            <w:lang w:eastAsia="en-GB"/>
          </w:rPr>
          <w:delText>used the classic (nonforensic) beads task to</w:delText>
        </w:r>
        <w:r w:rsidR="00597275" w:rsidDel="00CE0E4E">
          <w:rPr>
            <w:rFonts w:ascii="Arial" w:eastAsia="Times New Roman" w:hAnsi="Arial" w:cs="Arial"/>
            <w:color w:val="000000" w:themeColor="text1"/>
            <w:lang w:eastAsia="en-GB"/>
          </w:rPr>
          <w:delText xml:space="preserve"> </w:delText>
        </w:r>
        <w:r w:rsidR="00597275" w:rsidRPr="00597275" w:rsidDel="00CE0E4E">
          <w:rPr>
            <w:rFonts w:ascii="Arial" w:eastAsia="Times New Roman" w:hAnsi="Arial" w:cs="Arial"/>
            <w:color w:val="000000" w:themeColor="text1"/>
            <w:lang w:eastAsia="en-GB"/>
          </w:rPr>
          <w:delText xml:space="preserve">assess bias </w:delText>
        </w:r>
        <w:r w:rsidR="00AC66D2" w:rsidDel="00CE0E4E">
          <w:rPr>
            <w:rFonts w:ascii="Arial" w:eastAsia="Times New Roman" w:hAnsi="Arial" w:cs="Arial"/>
            <w:color w:val="000000" w:themeColor="text1"/>
            <w:lang w:eastAsia="en-GB"/>
          </w:rPr>
          <w:delText xml:space="preserve">in the general population </w:delText>
        </w:r>
        <w:r w:rsidR="00597275" w:rsidDel="00CE0E4E">
          <w:rPr>
            <w:rFonts w:ascii="Arial" w:eastAsia="Times New Roman" w:hAnsi="Arial" w:cs="Arial"/>
            <w:color w:val="000000" w:themeColor="text1"/>
            <w:lang w:eastAsia="en-GB"/>
          </w:rPr>
          <w:delText xml:space="preserve">by comparing participants’ number of draws to decision against </w:delText>
        </w:r>
        <w:r w:rsidR="009A6E3F" w:rsidRPr="009A6E3F" w:rsidDel="00CE0E4E">
          <w:rPr>
            <w:rFonts w:ascii="Arial" w:eastAsia="Times New Roman" w:hAnsi="Arial" w:cs="Arial"/>
            <w:color w:val="000000" w:themeColor="text1"/>
            <w:lang w:eastAsia="en-GB"/>
          </w:rPr>
          <w:delText>Bayesian “ideal observer</w:delText>
        </w:r>
        <w:r w:rsidR="009A6E3F" w:rsidDel="00CE0E4E">
          <w:rPr>
            <w:rFonts w:ascii="Arial" w:eastAsia="Times New Roman" w:hAnsi="Arial" w:cs="Arial"/>
            <w:color w:val="000000" w:themeColor="text1"/>
            <w:lang w:eastAsia="en-GB"/>
          </w:rPr>
          <w:delText>s</w:delText>
        </w:r>
        <w:r w:rsidR="009A6E3F" w:rsidRPr="009A6E3F" w:rsidDel="00CE0E4E">
          <w:rPr>
            <w:rFonts w:ascii="Arial" w:eastAsia="Times New Roman" w:hAnsi="Arial" w:cs="Arial"/>
            <w:color w:val="000000" w:themeColor="text1"/>
            <w:lang w:eastAsia="en-GB"/>
          </w:rPr>
          <w:delText>”</w:delText>
        </w:r>
        <w:r w:rsidR="009A6E3F" w:rsidDel="00CE0E4E">
          <w:rPr>
            <w:rFonts w:ascii="Arial" w:eastAsia="Times New Roman" w:hAnsi="Arial" w:cs="Arial"/>
            <w:color w:val="000000" w:themeColor="text1"/>
            <w:lang w:eastAsia="en-GB"/>
          </w:rPr>
          <w:delText>,</w:delText>
        </w:r>
        <w:r w:rsidR="009A6E3F" w:rsidRPr="009A6E3F" w:rsidDel="00CE0E4E">
          <w:rPr>
            <w:rFonts w:ascii="Arial" w:eastAsia="Times New Roman" w:hAnsi="Arial" w:cs="Arial"/>
            <w:color w:val="000000" w:themeColor="text1"/>
            <w:lang w:eastAsia="en-GB"/>
          </w:rPr>
          <w:delText xml:space="preserve"> </w:delText>
        </w:r>
        <w:r w:rsidR="00735956" w:rsidRPr="00D61CE1" w:rsidDel="00CE0E4E">
          <w:rPr>
            <w:rFonts w:ascii="Arial" w:eastAsia="Times New Roman" w:hAnsi="Arial" w:cs="Arial"/>
            <w:color w:val="000000" w:themeColor="text1"/>
            <w:lang w:eastAsia="en-GB"/>
          </w:rPr>
          <w:delText xml:space="preserve">mathematical benchmarks </w:delText>
        </w:r>
        <w:r w:rsidR="00597275" w:rsidDel="00CE0E4E">
          <w:rPr>
            <w:rFonts w:ascii="Arial" w:eastAsia="Times New Roman" w:hAnsi="Arial" w:cs="Arial"/>
            <w:color w:val="000000" w:themeColor="text1"/>
            <w:lang w:eastAsia="en-GB"/>
          </w:rPr>
          <w:delText xml:space="preserve">of optimal behaviour </w:delText>
        </w:r>
        <w:r w:rsidR="00735956" w:rsidRPr="00D61CE1" w:rsidDel="00CE0E4E">
          <w:rPr>
            <w:rFonts w:ascii="Arial" w:eastAsia="Times New Roman" w:hAnsi="Arial" w:cs="Arial"/>
            <w:color w:val="000000" w:themeColor="text1"/>
            <w:lang w:eastAsia="en-GB"/>
          </w:rPr>
          <w:delText>(Averbeck, 2015)</w:delText>
        </w:r>
        <w:r w:rsidR="00AC66D2" w:rsidDel="00CE0E4E">
          <w:rPr>
            <w:rFonts w:ascii="Arial" w:eastAsia="Times New Roman" w:hAnsi="Arial" w:cs="Arial"/>
            <w:color w:val="000000" w:themeColor="text1"/>
            <w:lang w:eastAsia="en-GB"/>
          </w:rPr>
          <w:delText>.</w:delText>
        </w:r>
        <w:r w:rsidR="009A6E3F" w:rsidDel="00CE0E4E">
          <w:rPr>
            <w:rFonts w:ascii="Arial" w:eastAsia="Times New Roman" w:hAnsi="Arial" w:cs="Arial"/>
            <w:color w:val="000000" w:themeColor="text1"/>
            <w:lang w:eastAsia="en-GB"/>
          </w:rPr>
          <w:delText xml:space="preserve"> </w:delText>
        </w:r>
        <w:r w:rsidR="00AC66D2" w:rsidDel="00CE0E4E">
          <w:rPr>
            <w:rFonts w:ascii="Arial" w:eastAsia="Times New Roman" w:hAnsi="Arial" w:cs="Arial"/>
            <w:color w:val="000000" w:themeColor="text1"/>
            <w:lang w:eastAsia="en-GB"/>
          </w:rPr>
          <w:delText>H</w:delText>
        </w:r>
        <w:r w:rsidR="00A54047" w:rsidRPr="00D61CE1" w:rsidDel="00CE0E4E">
          <w:rPr>
            <w:rFonts w:ascii="Arial" w:eastAsia="Times New Roman" w:hAnsi="Arial" w:cs="Arial"/>
            <w:color w:val="000000" w:themeColor="text1"/>
            <w:lang w:eastAsia="en-GB"/>
          </w:rPr>
          <w:delText xml:space="preserve">ealthy </w:delText>
        </w:r>
        <w:r w:rsidR="00294690" w:rsidRPr="00D61CE1" w:rsidDel="00CE0E4E">
          <w:rPr>
            <w:rFonts w:ascii="Arial" w:eastAsia="Times New Roman" w:hAnsi="Arial" w:cs="Arial"/>
            <w:color w:val="000000" w:themeColor="text1"/>
            <w:lang w:eastAsia="en-GB"/>
          </w:rPr>
          <w:delText xml:space="preserve">participants </w:delText>
        </w:r>
        <w:r w:rsidR="00AC66D2" w:rsidDel="00CE0E4E">
          <w:rPr>
            <w:rFonts w:ascii="Arial" w:eastAsia="Times New Roman" w:hAnsi="Arial" w:cs="Arial"/>
            <w:color w:val="000000" w:themeColor="text1"/>
            <w:lang w:eastAsia="en-GB"/>
          </w:rPr>
          <w:delText xml:space="preserve">on average </w:delText>
        </w:r>
        <w:r w:rsidR="009A6E3F" w:rsidDel="00CE0E4E">
          <w:rPr>
            <w:rFonts w:ascii="Arial" w:eastAsia="Times New Roman" w:hAnsi="Arial" w:cs="Arial"/>
            <w:color w:val="000000" w:themeColor="text1"/>
            <w:lang w:eastAsia="en-GB"/>
          </w:rPr>
          <w:delText xml:space="preserve">base decisions on less </w:delText>
        </w:r>
        <w:r w:rsidR="00294690" w:rsidRPr="00D61CE1" w:rsidDel="00CE0E4E">
          <w:rPr>
            <w:rFonts w:ascii="Arial" w:eastAsia="Times New Roman" w:hAnsi="Arial" w:cs="Arial"/>
            <w:color w:val="000000" w:themeColor="text1"/>
            <w:lang w:eastAsia="en-GB"/>
          </w:rPr>
          <w:delText xml:space="preserve">evidence than </w:delText>
        </w:r>
        <w:r w:rsidR="009A6E3F" w:rsidDel="00CE0E4E">
          <w:rPr>
            <w:rFonts w:ascii="Arial" w:eastAsia="Times New Roman" w:hAnsi="Arial" w:cs="Arial"/>
            <w:color w:val="000000" w:themeColor="text1"/>
            <w:lang w:eastAsia="en-GB"/>
          </w:rPr>
          <w:delText xml:space="preserve">optimal </w:delText>
        </w:r>
        <w:r w:rsidR="00294690" w:rsidRPr="00D61CE1" w:rsidDel="00CE0E4E">
          <w:rPr>
            <w:rFonts w:ascii="Arial" w:eastAsia="Times New Roman" w:hAnsi="Arial" w:cs="Arial"/>
            <w:color w:val="000000" w:themeColor="text1"/>
            <w:lang w:eastAsia="en-GB"/>
          </w:rPr>
          <w:delText>(Furl &amp; Averbeck, 2011; Hauser et al., 2017; Hauser, et al., 2018;</w:delText>
        </w:r>
        <w:r w:rsidR="00294690" w:rsidRPr="00D61CE1" w:rsidDel="00CE0E4E">
          <w:rPr>
            <w:rFonts w:ascii="Arial" w:hAnsi="Arial" w:cs="Arial"/>
          </w:rPr>
          <w:delText xml:space="preserve"> </w:delText>
        </w:r>
        <w:r w:rsidR="00E905F0" w:rsidRPr="00D61CE1" w:rsidDel="00CE0E4E">
          <w:rPr>
            <w:rFonts w:ascii="Arial" w:hAnsi="Arial" w:cs="Arial"/>
          </w:rPr>
          <w:delText xml:space="preserve">Sonnemans and van Dijk, 2012; </w:delText>
        </w:r>
        <w:r w:rsidR="009A6E3F" w:rsidDel="00CE0E4E">
          <w:rPr>
            <w:rFonts w:ascii="Arial" w:eastAsia="Times New Roman" w:hAnsi="Arial" w:cs="Arial"/>
            <w:color w:val="000000" w:themeColor="text1"/>
            <w:lang w:eastAsia="en-GB"/>
          </w:rPr>
          <w:delText>van der Leer, et al., 2015)</w:delText>
        </w:r>
        <w:r w:rsidR="00A54047" w:rsidRPr="00D61CE1" w:rsidDel="00CE0E4E">
          <w:rPr>
            <w:rFonts w:ascii="Arial" w:eastAsia="Times New Roman" w:hAnsi="Arial" w:cs="Arial"/>
            <w:color w:val="000000" w:themeColor="text1"/>
            <w:lang w:eastAsia="en-GB"/>
          </w:rPr>
          <w:delText xml:space="preserve">. </w:delText>
        </w:r>
        <w:r w:rsidR="009B0C4B" w:rsidRPr="00D61CE1" w:rsidDel="00CE0E4E">
          <w:rPr>
            <w:rFonts w:ascii="Arial" w:eastAsia="Times New Roman" w:hAnsi="Arial" w:cs="Arial"/>
            <w:color w:val="000000" w:themeColor="text1"/>
            <w:lang w:eastAsia="en-GB"/>
          </w:rPr>
          <w:delText>As va</w:delText>
        </w:r>
        <w:r w:rsidR="00804A25" w:rsidRPr="00D61CE1" w:rsidDel="00CE0E4E">
          <w:rPr>
            <w:rFonts w:ascii="Arial" w:eastAsia="Times New Roman" w:hAnsi="Arial" w:cs="Arial"/>
            <w:color w:val="000000" w:themeColor="text1"/>
            <w:lang w:eastAsia="en-GB"/>
          </w:rPr>
          <w:delText xml:space="preserve">n der Leer et al </w:delText>
        </w:r>
        <w:r w:rsidR="00A54047" w:rsidRPr="00D61CE1" w:rsidDel="00CE0E4E">
          <w:rPr>
            <w:rFonts w:ascii="Arial" w:eastAsia="Times New Roman" w:hAnsi="Arial" w:cs="Arial"/>
            <w:color w:val="000000" w:themeColor="text1"/>
            <w:lang w:eastAsia="en-GB"/>
          </w:rPr>
          <w:delText>put it</w:delText>
        </w:r>
        <w:r w:rsidR="00804A25" w:rsidRPr="00D61CE1" w:rsidDel="00CE0E4E">
          <w:rPr>
            <w:rFonts w:ascii="Arial" w:eastAsia="Times New Roman" w:hAnsi="Arial" w:cs="Arial"/>
            <w:color w:val="000000" w:themeColor="text1"/>
            <w:lang w:eastAsia="en-GB"/>
          </w:rPr>
          <w:delText xml:space="preserve">: </w:delText>
        </w:r>
        <w:r w:rsidR="00A54047" w:rsidRPr="00D61CE1" w:rsidDel="00CE0E4E">
          <w:rPr>
            <w:rFonts w:ascii="Arial" w:eastAsia="Times New Roman" w:hAnsi="Arial" w:cs="Arial"/>
            <w:color w:val="000000" w:themeColor="text1"/>
            <w:lang w:eastAsia="en-GB"/>
          </w:rPr>
          <w:delText>“M</w:delText>
        </w:r>
        <w:r w:rsidR="00804A25" w:rsidRPr="00D61CE1" w:rsidDel="00CE0E4E">
          <w:rPr>
            <w:rFonts w:ascii="Arial" w:eastAsia="Times New Roman" w:hAnsi="Arial" w:cs="Arial"/>
            <w:color w:val="000000" w:themeColor="text1"/>
            <w:lang w:eastAsia="en-GB"/>
          </w:rPr>
          <w:delText>ost people jump to conclusions, but more delusion-prone individuals ‘jump further’</w:delText>
        </w:r>
        <w:r w:rsidR="00A54047" w:rsidRPr="00D61CE1" w:rsidDel="00CE0E4E">
          <w:rPr>
            <w:rFonts w:ascii="Arial" w:eastAsia="Times New Roman" w:hAnsi="Arial" w:cs="Arial"/>
            <w:color w:val="000000" w:themeColor="text1"/>
            <w:lang w:eastAsia="en-GB"/>
          </w:rPr>
          <w:delText>”</w:delText>
        </w:r>
        <w:r w:rsidR="00294690" w:rsidRPr="00D61CE1" w:rsidDel="00CE0E4E">
          <w:rPr>
            <w:rFonts w:ascii="Arial" w:eastAsia="Times New Roman" w:hAnsi="Arial" w:cs="Arial"/>
            <w:color w:val="000000" w:themeColor="text1"/>
            <w:lang w:eastAsia="en-GB"/>
          </w:rPr>
          <w:delText xml:space="preserve"> (van der Leer, et al., 2015, p. 1253).</w:delText>
        </w:r>
        <w:r w:rsidR="00804A25" w:rsidRPr="00D61CE1" w:rsidDel="00CE0E4E">
          <w:rPr>
            <w:rFonts w:ascii="Arial" w:eastAsia="Times New Roman" w:hAnsi="Arial" w:cs="Arial"/>
            <w:color w:val="000000" w:themeColor="text1"/>
            <w:lang w:eastAsia="en-GB"/>
          </w:rPr>
          <w:delText xml:space="preserve"> </w:delText>
        </w:r>
      </w:del>
    </w:p>
    <w:p w14:paraId="0ACF748B" w14:textId="3E3D29D8" w:rsidR="00862CEA" w:rsidRPr="00D61CE1" w:rsidDel="00325C25" w:rsidRDefault="00B6487E" w:rsidP="00325C25">
      <w:pPr>
        <w:tabs>
          <w:tab w:val="left" w:pos="2410"/>
        </w:tabs>
        <w:spacing w:before="100" w:after="0" w:line="480" w:lineRule="auto"/>
        <w:ind w:right="-40" w:firstLine="720"/>
        <w:rPr>
          <w:del w:id="268" w:author="Furl, Nicholas" w:date="2024-10-06T15:38:00Z" w16du:dateUtc="2024-10-06T14:38:00Z"/>
          <w:rFonts w:ascii="Arial" w:eastAsia="Times New Roman" w:hAnsi="Arial" w:cs="Arial"/>
          <w:color w:val="000000" w:themeColor="text1"/>
          <w:lang w:eastAsia="en-GB"/>
        </w:rPr>
        <w:pPrChange w:id="269" w:author="Furl, Nicholas" w:date="2024-10-06T15:38:00Z" w16du:dateUtc="2024-10-06T14:38:00Z">
          <w:pPr>
            <w:tabs>
              <w:tab w:val="left" w:pos="2410"/>
            </w:tabs>
            <w:spacing w:before="100" w:after="0" w:line="480" w:lineRule="auto"/>
            <w:ind w:right="-40" w:firstLine="720"/>
          </w:pPr>
        </w:pPrChange>
      </w:pPr>
      <w:del w:id="270" w:author="Furl, Nicholas" w:date="2024-10-06T12:34:00Z" w16du:dateUtc="2024-10-06T11:34:00Z">
        <w:r w:rsidDel="00F420CD">
          <w:rPr>
            <w:rFonts w:ascii="Arial" w:eastAsia="Times New Roman" w:hAnsi="Arial" w:cs="Arial"/>
            <w:color w:val="000000" w:themeColor="text1"/>
            <w:u w:val="single"/>
            <w:lang w:eastAsia="en-GB"/>
          </w:rPr>
          <w:delText xml:space="preserve">Undersampling </w:delText>
        </w:r>
        <w:r w:rsidR="00354B33" w:rsidDel="00F420CD">
          <w:rPr>
            <w:rFonts w:ascii="Arial" w:eastAsia="Times New Roman" w:hAnsi="Arial" w:cs="Arial"/>
            <w:color w:val="000000" w:themeColor="text1"/>
            <w:lang w:eastAsia="en-GB"/>
          </w:rPr>
          <w:delText xml:space="preserve">biases </w:delText>
        </w:r>
        <w:r w:rsidDel="00F420CD">
          <w:rPr>
            <w:rFonts w:ascii="Arial" w:eastAsia="Times New Roman" w:hAnsi="Arial" w:cs="Arial"/>
            <w:color w:val="000000" w:themeColor="text1"/>
            <w:lang w:eastAsia="en-GB"/>
          </w:rPr>
          <w:delText xml:space="preserve">like jumping to conclusions </w:delText>
        </w:r>
        <w:r w:rsidR="00354B33" w:rsidDel="00F420CD">
          <w:rPr>
            <w:rFonts w:ascii="Arial" w:eastAsia="Times New Roman" w:hAnsi="Arial" w:cs="Arial"/>
            <w:color w:val="000000" w:themeColor="text1"/>
            <w:lang w:eastAsia="en-GB"/>
          </w:rPr>
          <w:delText>may</w:delText>
        </w:r>
        <w:r w:rsidR="00B71C09" w:rsidDel="00F420CD">
          <w:rPr>
            <w:rFonts w:ascii="Arial" w:eastAsia="Times New Roman" w:hAnsi="Arial" w:cs="Arial"/>
            <w:color w:val="000000" w:themeColor="text1"/>
            <w:lang w:eastAsia="en-GB"/>
          </w:rPr>
          <w:delText xml:space="preserve"> </w:delText>
        </w:r>
        <w:r w:rsidR="00B71C09" w:rsidRPr="00B71C09" w:rsidDel="00F420CD">
          <w:rPr>
            <w:rFonts w:ascii="Arial" w:eastAsia="Times New Roman" w:hAnsi="Arial" w:cs="Arial"/>
            <w:color w:val="000000" w:themeColor="text1"/>
            <w:lang w:eastAsia="en-GB"/>
          </w:rPr>
          <w:delText>arise</w:delText>
        </w:r>
        <w:r w:rsidR="00E2402B" w:rsidRPr="00B71C09" w:rsidDel="00F420CD">
          <w:rPr>
            <w:rFonts w:ascii="Arial" w:eastAsia="Times New Roman" w:hAnsi="Arial" w:cs="Arial"/>
            <w:color w:val="000000" w:themeColor="text1"/>
            <w:lang w:eastAsia="en-GB"/>
          </w:rPr>
          <w:delText xml:space="preserve"> </w:delText>
        </w:r>
        <w:r w:rsidR="006F5C48" w:rsidDel="00F420CD">
          <w:rPr>
            <w:rFonts w:ascii="Arial" w:eastAsia="Times New Roman" w:hAnsi="Arial" w:cs="Arial"/>
            <w:color w:val="000000" w:themeColor="text1"/>
            <w:lang w:eastAsia="en-GB"/>
          </w:rPr>
          <w:delText>when</w:delText>
        </w:r>
        <w:r w:rsidR="00497248" w:rsidRPr="00B71C09" w:rsidDel="00F420CD">
          <w:rPr>
            <w:rFonts w:ascii="Arial" w:eastAsia="Times New Roman" w:hAnsi="Arial" w:cs="Arial"/>
            <w:color w:val="000000" w:themeColor="text1"/>
            <w:lang w:eastAsia="en-GB"/>
          </w:rPr>
          <w:delText xml:space="preserve"> </w:delText>
        </w:r>
        <w:r w:rsidR="00B71C09" w:rsidDel="00F420CD">
          <w:rPr>
            <w:rFonts w:ascii="Arial" w:eastAsia="Times New Roman" w:hAnsi="Arial" w:cs="Arial"/>
            <w:color w:val="000000" w:themeColor="text1"/>
            <w:lang w:eastAsia="en-GB"/>
          </w:rPr>
          <w:delText xml:space="preserve">belief updating is </w:delText>
        </w:r>
        <w:r w:rsidR="00497248" w:rsidRPr="00B71C09" w:rsidDel="00F420CD">
          <w:rPr>
            <w:rFonts w:ascii="Arial" w:eastAsia="Times New Roman" w:hAnsi="Arial" w:cs="Arial"/>
            <w:color w:val="000000" w:themeColor="text1"/>
            <w:lang w:eastAsia="en-GB"/>
          </w:rPr>
          <w:delText>excessive</w:delText>
        </w:r>
        <w:r w:rsidR="00B71C09" w:rsidDel="00F420CD">
          <w:rPr>
            <w:rFonts w:ascii="Arial" w:eastAsia="Times New Roman" w:hAnsi="Arial" w:cs="Arial"/>
            <w:color w:val="000000" w:themeColor="text1"/>
            <w:lang w:eastAsia="en-GB"/>
          </w:rPr>
          <w:delText>ly swayed by</w:delText>
        </w:r>
        <w:r w:rsidR="00436DD7" w:rsidRPr="00B71C09" w:rsidDel="00F420CD">
          <w:rPr>
            <w:rFonts w:ascii="Arial" w:eastAsia="Times New Roman" w:hAnsi="Arial" w:cs="Arial"/>
            <w:color w:val="000000" w:themeColor="text1"/>
            <w:lang w:eastAsia="en-GB"/>
          </w:rPr>
          <w:delText xml:space="preserve"> </w:delText>
        </w:r>
        <w:r w:rsidR="00DE37F1" w:rsidRPr="00B71C09" w:rsidDel="00F420CD">
          <w:rPr>
            <w:rFonts w:ascii="Arial" w:eastAsia="Times New Roman" w:hAnsi="Arial" w:cs="Arial"/>
            <w:color w:val="000000" w:themeColor="text1"/>
            <w:lang w:eastAsia="en-GB"/>
          </w:rPr>
          <w:delText>irrelevant evidence.</w:delText>
        </w:r>
        <w:r w:rsidR="00B71C09" w:rsidRPr="00B71C09" w:rsidDel="00F420CD">
          <w:rPr>
            <w:rFonts w:ascii="Arial" w:hAnsi="Arial" w:cs="Arial"/>
          </w:rPr>
          <w:delText xml:space="preserve"> Supporting data </w:delText>
        </w:r>
        <w:r w:rsidR="00DE37F1" w:rsidRPr="00B71C09" w:rsidDel="00F420CD">
          <w:rPr>
            <w:rFonts w:ascii="Arial" w:eastAsia="Times New Roman" w:hAnsi="Arial" w:cs="Arial"/>
            <w:color w:val="000000" w:themeColor="text1"/>
            <w:lang w:eastAsia="en-GB"/>
          </w:rPr>
          <w:delText>comes from a graded estim</w:delText>
        </w:r>
        <w:r w:rsidR="00D57D78" w:rsidRPr="00B71C09" w:rsidDel="00F420CD">
          <w:rPr>
            <w:rFonts w:ascii="Arial" w:eastAsia="Times New Roman" w:hAnsi="Arial" w:cs="Arial"/>
            <w:color w:val="000000" w:themeColor="text1"/>
            <w:lang w:eastAsia="en-GB"/>
          </w:rPr>
          <w:delText>ates beads task, in which</w:delText>
        </w:r>
        <w:r w:rsidR="00DE37F1" w:rsidRPr="00B71C09" w:rsidDel="00F420CD">
          <w:rPr>
            <w:rFonts w:ascii="Arial" w:eastAsia="Times New Roman" w:hAnsi="Arial" w:cs="Arial"/>
            <w:color w:val="000000" w:themeColor="text1"/>
            <w:lang w:eastAsia="en-GB"/>
          </w:rPr>
          <w:delText xml:space="preserve"> participants rate the probability </w:delText>
        </w:r>
        <w:r w:rsidR="0094349A" w:rsidDel="00F420CD">
          <w:rPr>
            <w:rFonts w:ascii="Arial" w:eastAsia="Times New Roman" w:hAnsi="Arial" w:cs="Arial"/>
            <w:color w:val="000000" w:themeColor="text1"/>
            <w:lang w:eastAsia="en-GB"/>
          </w:rPr>
          <w:delText>each</w:delText>
        </w:r>
        <w:r w:rsidR="00DE37F1" w:rsidRPr="00B71C09" w:rsidDel="00F420CD">
          <w:rPr>
            <w:rFonts w:ascii="Arial" w:eastAsia="Times New Roman" w:hAnsi="Arial" w:cs="Arial"/>
            <w:color w:val="000000" w:themeColor="text1"/>
            <w:lang w:eastAsia="en-GB"/>
          </w:rPr>
          <w:delText xml:space="preserve"> </w:delText>
        </w:r>
        <w:r w:rsidR="00D57D78" w:rsidRPr="00B71C09" w:rsidDel="00F420CD">
          <w:rPr>
            <w:rFonts w:ascii="Arial" w:eastAsia="Times New Roman" w:hAnsi="Arial" w:cs="Arial"/>
            <w:color w:val="000000" w:themeColor="text1"/>
            <w:lang w:eastAsia="en-GB"/>
          </w:rPr>
          <w:delText>drawn</w:delText>
        </w:r>
        <w:r w:rsidR="00DE37F1" w:rsidRPr="00B71C09" w:rsidDel="00F420CD">
          <w:rPr>
            <w:rFonts w:ascii="Arial" w:eastAsia="Times New Roman" w:hAnsi="Arial" w:cs="Arial"/>
            <w:color w:val="000000" w:themeColor="text1"/>
            <w:lang w:eastAsia="en-GB"/>
          </w:rPr>
          <w:delText xml:space="preserve"> bead comes from </w:delText>
        </w:r>
        <w:r w:rsidR="00D57D78" w:rsidRPr="00B71C09" w:rsidDel="00F420CD">
          <w:rPr>
            <w:rFonts w:ascii="Arial" w:eastAsia="Times New Roman" w:hAnsi="Arial" w:cs="Arial"/>
            <w:color w:val="000000" w:themeColor="text1"/>
            <w:lang w:eastAsia="en-GB"/>
          </w:rPr>
          <w:delText>one jar or the other</w:delText>
        </w:r>
        <w:r w:rsidR="00DE37F1" w:rsidRPr="00B71C09" w:rsidDel="00F420CD">
          <w:rPr>
            <w:rFonts w:ascii="Arial" w:eastAsia="Times New Roman" w:hAnsi="Arial" w:cs="Arial"/>
            <w:color w:val="000000" w:themeColor="text1"/>
            <w:lang w:eastAsia="en-GB"/>
          </w:rPr>
          <w:delText>.</w:delText>
        </w:r>
        <w:r w:rsidR="00296D29" w:rsidDel="00F420CD">
          <w:rPr>
            <w:rFonts w:ascii="Arial" w:eastAsia="Times New Roman" w:hAnsi="Arial" w:cs="Arial"/>
            <w:color w:val="000000" w:themeColor="text1"/>
            <w:lang w:eastAsia="en-GB"/>
          </w:rPr>
          <w:delText xml:space="preserve"> There is abundant evidence that</w:delText>
        </w:r>
        <w:r w:rsidR="00F152F8" w:rsidRPr="00B71C09" w:rsidDel="00F420CD">
          <w:rPr>
            <w:rFonts w:ascii="Arial" w:eastAsia="Times New Roman" w:hAnsi="Arial" w:cs="Arial"/>
            <w:color w:val="000000" w:themeColor="text1"/>
            <w:lang w:eastAsia="en-GB"/>
          </w:rPr>
          <w:delText xml:space="preserve"> </w:delText>
        </w:r>
        <w:r w:rsidR="00296D29" w:rsidDel="00F420CD">
          <w:rPr>
            <w:rFonts w:ascii="Arial" w:eastAsia="Times New Roman" w:hAnsi="Arial" w:cs="Arial"/>
            <w:color w:val="000000" w:themeColor="text1"/>
            <w:lang w:eastAsia="en-GB"/>
          </w:rPr>
          <w:delText>i</w:delText>
        </w:r>
        <w:r w:rsidR="0083593A" w:rsidRPr="0083593A" w:rsidDel="00F420CD">
          <w:rPr>
            <w:rFonts w:ascii="Arial" w:eastAsia="Times New Roman" w:hAnsi="Arial" w:cs="Arial"/>
            <w:color w:val="000000" w:themeColor="text1"/>
            <w:lang w:eastAsia="en-GB"/>
          </w:rPr>
          <w:delText xml:space="preserve">ndividuals with psychosis </w:delText>
        </w:r>
        <w:r w:rsidR="0083593A" w:rsidDel="00F420CD">
          <w:rPr>
            <w:rFonts w:ascii="Arial" w:eastAsia="Times New Roman" w:hAnsi="Arial" w:cs="Arial"/>
            <w:color w:val="000000" w:themeColor="text1"/>
            <w:lang w:eastAsia="en-GB"/>
          </w:rPr>
          <w:delText xml:space="preserve">adjust beliefs more </w:delText>
        </w:r>
        <w:r w:rsidR="00256508" w:rsidDel="00F420CD">
          <w:rPr>
            <w:rFonts w:ascii="Arial" w:eastAsia="Times New Roman" w:hAnsi="Arial" w:cs="Arial"/>
            <w:color w:val="000000" w:themeColor="text1"/>
            <w:lang w:eastAsia="en-GB"/>
          </w:rPr>
          <w:delText xml:space="preserve">than healthy individuals </w:delText>
        </w:r>
        <w:r w:rsidR="00630FCD" w:rsidDel="00F420CD">
          <w:rPr>
            <w:rFonts w:ascii="Arial" w:eastAsia="Times New Roman" w:hAnsi="Arial" w:cs="Arial"/>
            <w:color w:val="000000" w:themeColor="text1"/>
            <w:lang w:eastAsia="en-GB"/>
          </w:rPr>
          <w:delText xml:space="preserve">when newly-sampled evidence is </w:delText>
        </w:r>
        <w:r w:rsidR="0083593A" w:rsidDel="00F420CD">
          <w:rPr>
            <w:rFonts w:ascii="Arial" w:eastAsia="Times New Roman" w:hAnsi="Arial" w:cs="Arial"/>
            <w:color w:val="000000" w:themeColor="text1"/>
            <w:lang w:eastAsia="en-GB"/>
          </w:rPr>
          <w:delText>d</w:delText>
        </w:r>
        <w:r w:rsidR="00AD342C" w:rsidRPr="00D61CE1" w:rsidDel="00F420CD">
          <w:rPr>
            <w:rFonts w:ascii="Arial" w:eastAsia="Times New Roman" w:hAnsi="Arial" w:cs="Arial"/>
            <w:color w:val="000000" w:themeColor="text1"/>
            <w:lang w:eastAsia="en-GB"/>
          </w:rPr>
          <w:delText>isconfirmatory</w:delText>
        </w:r>
        <w:r w:rsidR="00630FCD" w:rsidDel="00F420CD">
          <w:rPr>
            <w:rFonts w:ascii="Arial" w:eastAsia="Times New Roman" w:hAnsi="Arial" w:cs="Arial"/>
            <w:color w:val="000000" w:themeColor="text1"/>
            <w:lang w:eastAsia="en-GB"/>
          </w:rPr>
          <w:delText>– where disconfirmatory evidence is defined as new</w:delText>
        </w:r>
        <w:r w:rsidR="009C7CEA" w:rsidDel="00F420CD">
          <w:rPr>
            <w:rFonts w:ascii="Arial" w:eastAsia="Times New Roman" w:hAnsi="Arial" w:cs="Arial"/>
            <w:color w:val="000000" w:themeColor="text1"/>
            <w:lang w:eastAsia="en-GB"/>
          </w:rPr>
          <w:delText>ly-drawn</w:delText>
        </w:r>
        <w:r w:rsidR="00630FCD" w:rsidDel="00F420CD">
          <w:rPr>
            <w:rFonts w:ascii="Arial" w:eastAsia="Times New Roman" w:hAnsi="Arial" w:cs="Arial"/>
            <w:color w:val="000000" w:themeColor="text1"/>
            <w:lang w:eastAsia="en-GB"/>
          </w:rPr>
          <w:delText xml:space="preserve"> bead colours that mismatch colours from previous samples of beads</w:delText>
        </w:r>
        <w:r w:rsidR="007748A4" w:rsidRPr="00D61CE1" w:rsidDel="00F420CD">
          <w:rPr>
            <w:rFonts w:ascii="Arial" w:eastAsia="Times New Roman" w:hAnsi="Arial" w:cs="Arial"/>
            <w:color w:val="000000" w:themeColor="text1"/>
            <w:lang w:eastAsia="en-GB"/>
          </w:rPr>
          <w:delText>(</w:delText>
        </w:r>
        <w:r w:rsidR="00CF790C" w:rsidRPr="00D61CE1" w:rsidDel="00F420CD">
          <w:rPr>
            <w:rFonts w:ascii="Arial" w:eastAsia="Times New Roman" w:hAnsi="Arial" w:cs="Arial"/>
            <w:color w:val="000000" w:themeColor="text1"/>
            <w:lang w:eastAsia="en-GB"/>
          </w:rPr>
          <w:delText xml:space="preserve">Adams, et al., 2018; </w:delText>
        </w:r>
        <w:r w:rsidR="007609A5" w:rsidRPr="00D61CE1" w:rsidDel="00F420CD">
          <w:rPr>
            <w:rFonts w:ascii="Arial" w:eastAsia="Times New Roman" w:hAnsi="Arial" w:cs="Arial"/>
            <w:color w:val="000000" w:themeColor="text1"/>
            <w:lang w:eastAsia="en-GB"/>
          </w:rPr>
          <w:delText xml:space="preserve">Fear &amp; Healy, 1997; </w:delText>
        </w:r>
        <w:r w:rsidR="00CD33F1" w:rsidRPr="00D61CE1" w:rsidDel="00F420CD">
          <w:rPr>
            <w:rFonts w:ascii="Arial" w:eastAsia="Times New Roman" w:hAnsi="Arial" w:cs="Arial"/>
            <w:color w:val="000000" w:themeColor="text1"/>
            <w:lang w:eastAsia="en-GB"/>
          </w:rPr>
          <w:delText xml:space="preserve">Fine et al., 2007; </w:delText>
        </w:r>
        <w:r w:rsidR="007748A4" w:rsidRPr="00D61CE1" w:rsidDel="00F420CD">
          <w:rPr>
            <w:rFonts w:ascii="Arial" w:eastAsia="Times New Roman" w:hAnsi="Arial" w:cs="Arial"/>
            <w:color w:val="000000" w:themeColor="text1"/>
            <w:lang w:eastAsia="en-GB"/>
          </w:rPr>
          <w:delText>Garety et al., 1991</w:delText>
        </w:r>
        <w:r w:rsidR="00A3481C" w:rsidRPr="00D61CE1" w:rsidDel="00F420CD">
          <w:rPr>
            <w:rFonts w:ascii="Arial" w:eastAsia="Times New Roman" w:hAnsi="Arial" w:cs="Arial"/>
            <w:color w:val="000000" w:themeColor="text1"/>
            <w:lang w:eastAsia="en-GB"/>
          </w:rPr>
          <w:delText xml:space="preserve">; </w:delText>
        </w:r>
        <w:r w:rsidR="00CF790C" w:rsidRPr="00D61CE1" w:rsidDel="00F420CD">
          <w:rPr>
            <w:rFonts w:ascii="Arial" w:eastAsia="Times New Roman" w:hAnsi="Arial" w:cs="Arial"/>
            <w:color w:val="000000" w:themeColor="text1"/>
            <w:lang w:eastAsia="en-GB"/>
          </w:rPr>
          <w:delText xml:space="preserve">Langdon et al., 2010; </w:delText>
        </w:r>
        <w:r w:rsidR="00B22489" w:rsidRPr="00D61CE1" w:rsidDel="00F420CD">
          <w:rPr>
            <w:rFonts w:ascii="Arial" w:eastAsia="Times New Roman" w:hAnsi="Arial" w:cs="Arial"/>
            <w:color w:val="000000" w:themeColor="text1"/>
            <w:lang w:eastAsia="en-GB"/>
          </w:rPr>
          <w:delText>M</w:delText>
        </w:r>
        <w:r w:rsidR="000B710F" w:rsidRPr="00D61CE1" w:rsidDel="00F420CD">
          <w:rPr>
            <w:rFonts w:ascii="Arial" w:eastAsia="Times New Roman" w:hAnsi="Arial" w:cs="Arial"/>
            <w:color w:val="000000" w:themeColor="text1"/>
            <w:lang w:eastAsia="en-GB"/>
          </w:rPr>
          <w:delText>or</w:delText>
        </w:r>
        <w:r w:rsidR="00B22489" w:rsidRPr="00D61CE1" w:rsidDel="00F420CD">
          <w:rPr>
            <w:rFonts w:ascii="Arial" w:eastAsia="Times New Roman" w:hAnsi="Arial" w:cs="Arial"/>
            <w:color w:val="000000" w:themeColor="text1"/>
            <w:lang w:eastAsia="en-GB"/>
          </w:rPr>
          <w:delText xml:space="preserve">itz &amp; Woodward, 2005; </w:delText>
        </w:r>
        <w:r w:rsidR="003267E7" w:rsidRPr="00D61CE1" w:rsidDel="00F420CD">
          <w:rPr>
            <w:rFonts w:ascii="Arial" w:eastAsia="Times New Roman" w:hAnsi="Arial" w:cs="Arial"/>
            <w:color w:val="000000" w:themeColor="text1"/>
            <w:lang w:eastAsia="en-GB"/>
          </w:rPr>
          <w:delText xml:space="preserve">Strube et al., 2021; </w:delText>
        </w:r>
        <w:r w:rsidR="00003345" w:rsidRPr="00D61CE1" w:rsidDel="00F420CD">
          <w:rPr>
            <w:rFonts w:ascii="Arial" w:eastAsia="Times New Roman" w:hAnsi="Arial" w:cs="Arial"/>
            <w:color w:val="000000" w:themeColor="text1"/>
            <w:lang w:eastAsia="en-GB"/>
          </w:rPr>
          <w:delText>Stuke et</w:delText>
        </w:r>
        <w:r w:rsidR="00805BE1" w:rsidDel="00F420CD">
          <w:rPr>
            <w:rFonts w:ascii="Arial" w:eastAsia="Times New Roman" w:hAnsi="Arial" w:cs="Arial"/>
            <w:color w:val="000000" w:themeColor="text1"/>
            <w:lang w:eastAsia="en-GB"/>
          </w:rPr>
          <w:delText xml:space="preserve"> al., 2017; Peters &amp; Garety, 20</w:delText>
        </w:r>
        <w:r w:rsidR="00003345" w:rsidRPr="00D61CE1" w:rsidDel="00F420CD">
          <w:rPr>
            <w:rFonts w:ascii="Arial" w:eastAsia="Times New Roman" w:hAnsi="Arial" w:cs="Arial"/>
            <w:color w:val="000000" w:themeColor="text1"/>
            <w:lang w:eastAsia="en-GB"/>
          </w:rPr>
          <w:delText xml:space="preserve">16; </w:delText>
        </w:r>
        <w:r w:rsidR="00A3481C" w:rsidRPr="00D61CE1" w:rsidDel="00F420CD">
          <w:rPr>
            <w:rFonts w:ascii="Arial" w:eastAsia="Times New Roman" w:hAnsi="Arial" w:cs="Arial"/>
            <w:color w:val="000000" w:themeColor="text1"/>
            <w:lang w:eastAsia="en-GB"/>
          </w:rPr>
          <w:delText>Young &amp; Bentall, 1997</w:delText>
        </w:r>
        <w:r w:rsidR="007748A4" w:rsidRPr="00D61CE1" w:rsidDel="00F420CD">
          <w:rPr>
            <w:rFonts w:ascii="Arial" w:eastAsia="Times New Roman" w:hAnsi="Arial" w:cs="Arial"/>
            <w:color w:val="000000" w:themeColor="text1"/>
            <w:lang w:eastAsia="en-GB"/>
          </w:rPr>
          <w:delText>)</w:delText>
        </w:r>
        <w:r w:rsidR="00F53AC6" w:rsidRPr="00D61CE1" w:rsidDel="00F420CD">
          <w:rPr>
            <w:rFonts w:ascii="Arial" w:eastAsia="Times New Roman" w:hAnsi="Arial" w:cs="Arial"/>
            <w:color w:val="000000" w:themeColor="text1"/>
            <w:lang w:eastAsia="en-GB"/>
          </w:rPr>
          <w:delText>.</w:delText>
        </w:r>
        <w:r w:rsidR="007B361D" w:rsidRPr="00D61CE1" w:rsidDel="00F420CD">
          <w:rPr>
            <w:rFonts w:ascii="Arial" w:eastAsia="Times New Roman" w:hAnsi="Arial" w:cs="Arial"/>
            <w:color w:val="000000" w:themeColor="text1"/>
            <w:lang w:eastAsia="en-GB"/>
          </w:rPr>
          <w:delText xml:space="preserve"> </w:delText>
        </w:r>
        <w:r w:rsidDel="00F420CD">
          <w:rPr>
            <w:rFonts w:ascii="Arial" w:eastAsia="Times New Roman" w:hAnsi="Arial" w:cs="Arial"/>
            <w:color w:val="000000" w:themeColor="text1"/>
            <w:lang w:eastAsia="en-GB"/>
          </w:rPr>
          <w:delText xml:space="preserve">These authors sometimes assume that this </w:delText>
        </w:r>
        <w:r w:rsidRPr="00B6487E" w:rsidDel="00F420CD">
          <w:rPr>
            <w:rFonts w:ascii="Arial" w:eastAsia="Times New Roman" w:hAnsi="Arial" w:cs="Arial"/>
            <w:color w:val="000000" w:themeColor="text1"/>
            <w:lang w:eastAsia="en-GB"/>
          </w:rPr>
          <w:delText>“d</w:delText>
        </w:r>
        <w:r w:rsidDel="00F420CD">
          <w:rPr>
            <w:rFonts w:ascii="Arial" w:eastAsia="Times New Roman" w:hAnsi="Arial" w:cs="Arial"/>
            <w:color w:val="000000" w:themeColor="text1"/>
            <w:lang w:eastAsia="en-GB"/>
          </w:rPr>
          <w:delText>isconfirmatory evidence bias”</w:delText>
        </w:r>
        <w:r w:rsidR="00E25BEE" w:rsidDel="00F420CD">
          <w:rPr>
            <w:rFonts w:ascii="Arial" w:eastAsia="Times New Roman" w:hAnsi="Arial" w:cs="Arial"/>
            <w:color w:val="000000" w:themeColor="text1"/>
            <w:lang w:eastAsia="en-GB"/>
          </w:rPr>
          <w:delText>,</w:delText>
        </w:r>
        <w:r w:rsidDel="00F420CD">
          <w:rPr>
            <w:rFonts w:ascii="Arial" w:eastAsia="Times New Roman" w:hAnsi="Arial" w:cs="Arial"/>
            <w:color w:val="000000" w:themeColor="text1"/>
            <w:lang w:eastAsia="en-GB"/>
          </w:rPr>
          <w:delText xml:space="preserve"> observed </w:delText>
        </w:r>
        <w:r w:rsidR="00E25BEE" w:rsidDel="00F420CD">
          <w:rPr>
            <w:rFonts w:ascii="Arial" w:eastAsia="Times New Roman" w:hAnsi="Arial" w:cs="Arial"/>
            <w:color w:val="000000" w:themeColor="text1"/>
            <w:lang w:eastAsia="en-GB"/>
          </w:rPr>
          <w:delText xml:space="preserve">for belief adjustments </w:delText>
        </w:r>
        <w:r w:rsidDel="00F420CD">
          <w:rPr>
            <w:rFonts w:ascii="Arial" w:eastAsia="Times New Roman" w:hAnsi="Arial" w:cs="Arial"/>
            <w:color w:val="000000" w:themeColor="text1"/>
            <w:lang w:eastAsia="en-GB"/>
          </w:rPr>
          <w:delText>on the graded estimates version of the beads task</w:delText>
        </w:r>
        <w:r w:rsidR="00E25BEE" w:rsidDel="00F420CD">
          <w:rPr>
            <w:rFonts w:ascii="Arial" w:eastAsia="Times New Roman" w:hAnsi="Arial" w:cs="Arial"/>
            <w:color w:val="000000" w:themeColor="text1"/>
            <w:lang w:eastAsia="en-GB"/>
          </w:rPr>
          <w:delText>,</w:delText>
        </w:r>
        <w:r w:rsidDel="00F420CD">
          <w:rPr>
            <w:rFonts w:ascii="Arial" w:eastAsia="Times New Roman" w:hAnsi="Arial" w:cs="Arial"/>
            <w:color w:val="000000" w:themeColor="text1"/>
            <w:lang w:eastAsia="en-GB"/>
          </w:rPr>
          <w:delText xml:space="preserve"> is </w:delText>
        </w:r>
        <w:r w:rsidR="00E25BEE" w:rsidDel="00F420CD">
          <w:rPr>
            <w:rFonts w:ascii="Arial" w:eastAsia="Times New Roman" w:hAnsi="Arial" w:cs="Arial"/>
            <w:color w:val="000000" w:themeColor="text1"/>
            <w:lang w:eastAsia="en-GB"/>
          </w:rPr>
          <w:delText xml:space="preserve">directly </w:delText>
        </w:r>
        <w:r w:rsidDel="00F420CD">
          <w:rPr>
            <w:rFonts w:ascii="Arial" w:eastAsia="Times New Roman" w:hAnsi="Arial" w:cs="Arial"/>
            <w:color w:val="000000" w:themeColor="text1"/>
            <w:lang w:eastAsia="en-GB"/>
          </w:rPr>
          <w:delText>related to the jumping to conclusions bias</w:delText>
        </w:r>
        <w:r w:rsidR="00E25BEE" w:rsidDel="00F420CD">
          <w:rPr>
            <w:rFonts w:ascii="Arial" w:eastAsia="Times New Roman" w:hAnsi="Arial" w:cs="Arial"/>
            <w:color w:val="000000" w:themeColor="text1"/>
            <w:lang w:eastAsia="en-GB"/>
          </w:rPr>
          <w:delText>,</w:delText>
        </w:r>
        <w:r w:rsidDel="00F420CD">
          <w:rPr>
            <w:rFonts w:ascii="Arial" w:eastAsia="Times New Roman" w:hAnsi="Arial" w:cs="Arial"/>
            <w:color w:val="000000" w:themeColor="text1"/>
            <w:lang w:eastAsia="en-GB"/>
          </w:rPr>
          <w:delText xml:space="preserve"> observed on the draws to decision task</w:delText>
        </w:r>
        <w:r w:rsidR="00E25BEE" w:rsidDel="00F420CD">
          <w:rPr>
            <w:rFonts w:ascii="Arial" w:eastAsia="Times New Roman" w:hAnsi="Arial" w:cs="Arial"/>
            <w:color w:val="000000" w:themeColor="text1"/>
            <w:lang w:eastAsia="en-GB"/>
          </w:rPr>
          <w:delText xml:space="preserve">. If </w:delText>
        </w:r>
        <w:r w:rsidR="00BA6F74" w:rsidDel="00F420CD">
          <w:rPr>
            <w:rFonts w:ascii="Arial" w:eastAsia="Times New Roman" w:hAnsi="Arial" w:cs="Arial"/>
            <w:color w:val="000000" w:themeColor="text1"/>
            <w:lang w:eastAsia="en-GB"/>
          </w:rPr>
          <w:delText xml:space="preserve">some </w:delText>
        </w:r>
        <w:r w:rsidR="00011CD4" w:rsidDel="00F420CD">
          <w:rPr>
            <w:rFonts w:ascii="Arial" w:eastAsia="Times New Roman" w:hAnsi="Arial" w:cs="Arial"/>
            <w:color w:val="000000" w:themeColor="text1"/>
            <w:lang w:eastAsia="en-GB"/>
          </w:rPr>
          <w:delText xml:space="preserve">participants make </w:delText>
        </w:r>
      </w:del>
      <w:del w:id="271" w:author="Furl, Nicholas" w:date="2024-10-06T12:23:00Z" w16du:dateUtc="2024-10-06T11:23:00Z">
        <w:r w:rsidR="00011CD4" w:rsidDel="00CE0E4E">
          <w:rPr>
            <w:rFonts w:ascii="Arial" w:eastAsia="Times New Roman" w:hAnsi="Arial" w:cs="Arial"/>
            <w:color w:val="000000" w:themeColor="text1"/>
            <w:lang w:eastAsia="en-GB"/>
          </w:rPr>
          <w:delText>unduly</w:delText>
        </w:r>
        <w:r w:rsidR="00E25BEE" w:rsidDel="00CE0E4E">
          <w:rPr>
            <w:rFonts w:ascii="Arial" w:eastAsia="Times New Roman" w:hAnsi="Arial" w:cs="Arial"/>
            <w:color w:val="000000" w:themeColor="text1"/>
            <w:lang w:eastAsia="en-GB"/>
          </w:rPr>
          <w:delText>-large</w:delText>
        </w:r>
      </w:del>
      <w:del w:id="272" w:author="Furl, Nicholas" w:date="2024-10-06T12:34:00Z" w16du:dateUtc="2024-10-06T11:34:00Z">
        <w:r w:rsidR="00E25BEE" w:rsidDel="00F420CD">
          <w:rPr>
            <w:rFonts w:ascii="Arial" w:eastAsia="Times New Roman" w:hAnsi="Arial" w:cs="Arial"/>
            <w:color w:val="000000" w:themeColor="text1"/>
            <w:lang w:eastAsia="en-GB"/>
          </w:rPr>
          <w:delText xml:space="preserve"> adjustments in their probabilistic beliefs about the jar in response to some evidence samples, premature decisions about the jar might be triggered</w:delText>
        </w:r>
        <w:r w:rsidDel="00F420CD">
          <w:rPr>
            <w:rFonts w:ascii="Arial" w:eastAsia="Times New Roman" w:hAnsi="Arial" w:cs="Arial"/>
            <w:color w:val="000000" w:themeColor="text1"/>
            <w:lang w:eastAsia="en-GB"/>
          </w:rPr>
          <w:delText xml:space="preserve">. </w:delText>
        </w:r>
      </w:del>
      <w:del w:id="273" w:author="Furl, Nicholas" w:date="2024-10-06T15:38:00Z" w16du:dateUtc="2024-10-06T14:38:00Z">
        <w:r w:rsidDel="00325C25">
          <w:rPr>
            <w:rFonts w:ascii="Arial" w:eastAsia="Times New Roman" w:hAnsi="Arial" w:cs="Arial"/>
            <w:color w:val="000000" w:themeColor="text1"/>
            <w:lang w:eastAsia="en-GB"/>
          </w:rPr>
          <w:delText>We therefore surmise that, if jumping to conclusions is detectable to some degree in draws to decision</w:delText>
        </w:r>
        <w:r w:rsidR="00D15550" w:rsidDel="00325C25">
          <w:rPr>
            <w:rFonts w:ascii="Arial" w:eastAsia="Times New Roman" w:hAnsi="Arial" w:cs="Arial"/>
            <w:color w:val="000000" w:themeColor="text1"/>
            <w:lang w:eastAsia="en-GB"/>
          </w:rPr>
          <w:delText>,</w:delText>
        </w:r>
        <w:r w:rsidDel="00325C25">
          <w:rPr>
            <w:rFonts w:ascii="Arial" w:eastAsia="Times New Roman" w:hAnsi="Arial" w:cs="Arial"/>
            <w:color w:val="000000" w:themeColor="text1"/>
            <w:lang w:eastAsia="en-GB"/>
          </w:rPr>
          <w:delText xml:space="preserve"> averaged across samples from the general population, then perhaps disconfirmatory evidence bias might </w:delText>
        </w:r>
        <w:r w:rsidR="00D15550" w:rsidDel="00325C25">
          <w:rPr>
            <w:rFonts w:ascii="Arial" w:eastAsia="Times New Roman" w:hAnsi="Arial" w:cs="Arial"/>
            <w:color w:val="000000" w:themeColor="text1"/>
            <w:lang w:eastAsia="en-GB"/>
          </w:rPr>
          <w:delText xml:space="preserve">also </w:delText>
        </w:r>
        <w:r w:rsidDel="00325C25">
          <w:rPr>
            <w:rFonts w:ascii="Arial" w:eastAsia="Times New Roman" w:hAnsi="Arial" w:cs="Arial"/>
            <w:color w:val="000000" w:themeColor="text1"/>
            <w:lang w:eastAsia="en-GB"/>
          </w:rPr>
          <w:delText xml:space="preserve">be </w:delText>
        </w:r>
        <w:r w:rsidR="00B13A97" w:rsidDel="00325C25">
          <w:rPr>
            <w:rFonts w:ascii="Arial" w:eastAsia="Times New Roman" w:hAnsi="Arial" w:cs="Arial"/>
            <w:color w:val="000000" w:themeColor="text1"/>
            <w:lang w:eastAsia="en-GB"/>
          </w:rPr>
          <w:delText>detectable in belief adjustment</w:delText>
        </w:r>
        <w:r w:rsidDel="00325C25">
          <w:rPr>
            <w:rFonts w:ascii="Arial" w:eastAsia="Times New Roman" w:hAnsi="Arial" w:cs="Arial"/>
            <w:color w:val="000000" w:themeColor="text1"/>
            <w:lang w:eastAsia="en-GB"/>
          </w:rPr>
          <w:delText xml:space="preserve"> averages across a sample from the general population. </w:delText>
        </w:r>
        <w:r w:rsidR="00D15550" w:rsidDel="00325C25">
          <w:rPr>
            <w:rFonts w:ascii="Arial" w:eastAsia="Times New Roman" w:hAnsi="Arial" w:cs="Arial"/>
            <w:color w:val="000000" w:themeColor="text1"/>
            <w:lang w:eastAsia="en-GB"/>
          </w:rPr>
          <w:delText xml:space="preserve">Here, we ask whether disconfirmatory evidence bias </w:delText>
        </w:r>
        <w:r w:rsidDel="00325C25">
          <w:rPr>
            <w:rFonts w:ascii="Arial" w:eastAsia="Times New Roman" w:hAnsi="Arial" w:cs="Arial"/>
            <w:color w:val="000000" w:themeColor="text1"/>
            <w:lang w:eastAsia="en-GB"/>
          </w:rPr>
          <w:delText>manifest</w:delText>
        </w:r>
        <w:r w:rsidR="00D15550" w:rsidDel="00325C25">
          <w:rPr>
            <w:rFonts w:ascii="Arial" w:eastAsia="Times New Roman" w:hAnsi="Arial" w:cs="Arial"/>
            <w:color w:val="000000" w:themeColor="text1"/>
            <w:lang w:eastAsia="en-GB"/>
          </w:rPr>
          <w:delText>s</w:delText>
        </w:r>
        <w:r w:rsidDel="00325C25">
          <w:rPr>
            <w:rFonts w:ascii="Arial" w:eastAsia="Times New Roman" w:hAnsi="Arial" w:cs="Arial"/>
            <w:color w:val="000000" w:themeColor="text1"/>
            <w:lang w:eastAsia="en-GB"/>
          </w:rPr>
          <w:delText xml:space="preserve"> for beliefs about realistic scenarios, </w:delText>
        </w:r>
        <w:r w:rsidR="00BA6F74" w:rsidDel="00325C25">
          <w:rPr>
            <w:rFonts w:ascii="Arial" w:eastAsia="Times New Roman" w:hAnsi="Arial" w:cs="Arial"/>
            <w:color w:val="000000" w:themeColor="text1"/>
            <w:lang w:eastAsia="en-GB"/>
          </w:rPr>
          <w:delText xml:space="preserve">such as forensic contexts. If so, </w:delText>
        </w:r>
        <w:r w:rsidR="00D15550" w:rsidDel="00325C25">
          <w:rPr>
            <w:rFonts w:ascii="Arial" w:eastAsia="Times New Roman" w:hAnsi="Arial" w:cs="Arial"/>
            <w:color w:val="000000" w:themeColor="text1"/>
            <w:lang w:eastAsia="en-GB"/>
          </w:rPr>
          <w:delText>such biases</w:delText>
        </w:r>
        <w:r w:rsidDel="00325C25">
          <w:rPr>
            <w:rFonts w:ascii="Arial" w:eastAsia="Times New Roman" w:hAnsi="Arial" w:cs="Arial"/>
            <w:color w:val="000000" w:themeColor="text1"/>
            <w:lang w:eastAsia="en-GB"/>
          </w:rPr>
          <w:delText xml:space="preserve"> might be operative in </w:delText>
        </w:r>
        <w:r w:rsidR="00BA6F74" w:rsidDel="00325C25">
          <w:rPr>
            <w:rFonts w:ascii="Arial" w:eastAsia="Times New Roman" w:hAnsi="Arial" w:cs="Arial"/>
            <w:color w:val="000000" w:themeColor="text1"/>
            <w:lang w:eastAsia="en-GB"/>
          </w:rPr>
          <w:delText>comparable</w:delText>
        </w:r>
        <w:r w:rsidDel="00325C25">
          <w:rPr>
            <w:rFonts w:ascii="Arial" w:eastAsia="Times New Roman" w:hAnsi="Arial" w:cs="Arial"/>
            <w:color w:val="000000" w:themeColor="text1"/>
            <w:lang w:eastAsia="en-GB"/>
          </w:rPr>
          <w:delText xml:space="preserve"> real</w:delText>
        </w:r>
        <w:r w:rsidR="00D15550" w:rsidDel="00325C25">
          <w:rPr>
            <w:rFonts w:ascii="Arial" w:eastAsia="Times New Roman" w:hAnsi="Arial" w:cs="Arial"/>
            <w:color w:val="000000" w:themeColor="text1"/>
            <w:lang w:eastAsia="en-GB"/>
          </w:rPr>
          <w:delText xml:space="preserve"> world</w:delText>
        </w:r>
        <w:r w:rsidR="00BA6F74" w:rsidDel="00325C25">
          <w:rPr>
            <w:rFonts w:ascii="Arial" w:eastAsia="Times New Roman" w:hAnsi="Arial" w:cs="Arial"/>
            <w:color w:val="000000" w:themeColor="text1"/>
            <w:lang w:eastAsia="en-GB"/>
          </w:rPr>
          <w:delText xml:space="preserve"> settings</w:delText>
        </w:r>
        <w:r w:rsidR="00D15550" w:rsidDel="00325C25">
          <w:rPr>
            <w:rFonts w:ascii="Arial" w:eastAsia="Times New Roman" w:hAnsi="Arial" w:cs="Arial"/>
            <w:color w:val="000000" w:themeColor="text1"/>
            <w:lang w:eastAsia="en-GB"/>
          </w:rPr>
          <w:delText>.</w:delText>
        </w:r>
        <w:r w:rsidDel="00325C25">
          <w:rPr>
            <w:rFonts w:ascii="Arial" w:eastAsia="Times New Roman" w:hAnsi="Arial" w:cs="Arial"/>
            <w:color w:val="000000" w:themeColor="text1"/>
            <w:lang w:eastAsia="en-GB"/>
          </w:rPr>
          <w:delText xml:space="preserve"> </w:delText>
        </w:r>
        <w:r w:rsidR="001A48A8" w:rsidDel="00325C25">
          <w:rPr>
            <w:rFonts w:ascii="Arial" w:eastAsia="Times New Roman" w:hAnsi="Arial" w:cs="Arial"/>
            <w:color w:val="000000" w:themeColor="text1"/>
            <w:lang w:eastAsia="en-GB"/>
          </w:rPr>
          <w:delText xml:space="preserve">To </w:delText>
        </w:r>
        <w:r w:rsidDel="00325C25">
          <w:rPr>
            <w:rFonts w:ascii="Arial" w:eastAsia="Times New Roman" w:hAnsi="Arial" w:cs="Arial"/>
            <w:color w:val="000000" w:themeColor="text1"/>
            <w:lang w:eastAsia="en-GB"/>
          </w:rPr>
          <w:delText xml:space="preserve">address </w:delText>
        </w:r>
        <w:r w:rsidR="001A48A8" w:rsidDel="00325C25">
          <w:rPr>
            <w:rFonts w:ascii="Arial" w:eastAsia="Times New Roman" w:hAnsi="Arial" w:cs="Arial"/>
            <w:color w:val="000000" w:themeColor="text1"/>
            <w:lang w:eastAsia="en-GB"/>
          </w:rPr>
          <w:delText>this</w:delText>
        </w:r>
        <w:r w:rsidDel="00325C25">
          <w:rPr>
            <w:rFonts w:ascii="Arial" w:eastAsia="Times New Roman" w:hAnsi="Arial" w:cs="Arial"/>
            <w:color w:val="000000" w:themeColor="text1"/>
            <w:lang w:eastAsia="en-GB"/>
          </w:rPr>
          <w:delText xml:space="preserve"> question</w:delText>
        </w:r>
        <w:r w:rsidR="001A48A8" w:rsidDel="00325C25">
          <w:rPr>
            <w:rFonts w:ascii="Arial" w:eastAsia="Times New Roman" w:hAnsi="Arial" w:cs="Arial"/>
            <w:color w:val="000000" w:themeColor="text1"/>
            <w:lang w:eastAsia="en-GB"/>
          </w:rPr>
          <w:delText xml:space="preserve">, </w:delText>
        </w:r>
        <w:r w:rsidR="003303E6" w:rsidRPr="00D61CE1" w:rsidDel="00325C25">
          <w:rPr>
            <w:rFonts w:ascii="Arial" w:eastAsia="Times New Roman" w:hAnsi="Arial" w:cs="Arial"/>
            <w:color w:val="000000" w:themeColor="text1"/>
            <w:lang w:eastAsia="en-GB"/>
          </w:rPr>
          <w:delText>Experiments 1 and 2</w:delText>
        </w:r>
        <w:r w:rsidR="003303E6" w:rsidDel="00325C25">
          <w:rPr>
            <w:rFonts w:ascii="Arial" w:eastAsia="Times New Roman" w:hAnsi="Arial" w:cs="Arial"/>
            <w:color w:val="000000" w:themeColor="text1"/>
            <w:lang w:eastAsia="en-GB"/>
          </w:rPr>
          <w:delText xml:space="preserve"> used</w:delText>
        </w:r>
        <w:r w:rsidR="003303E6" w:rsidRPr="003303E6" w:rsidDel="00325C25">
          <w:rPr>
            <w:rFonts w:ascii="Arial" w:eastAsia="Times New Roman" w:hAnsi="Arial" w:cs="Arial"/>
            <w:color w:val="000000" w:themeColor="text1"/>
            <w:lang w:eastAsia="en-GB"/>
          </w:rPr>
          <w:delText xml:space="preserve"> a graded estimates beads task </w:delText>
        </w:r>
        <w:r w:rsidR="003303E6" w:rsidDel="00325C25">
          <w:rPr>
            <w:rFonts w:ascii="Arial" w:eastAsia="Times New Roman" w:hAnsi="Arial" w:cs="Arial"/>
            <w:color w:val="000000" w:themeColor="text1"/>
            <w:lang w:eastAsia="en-GB"/>
          </w:rPr>
          <w:delText>to compare healthy participants’ probability ratings of guilt or innocence in response to forensic evidence</w:delText>
        </w:r>
        <w:r w:rsidR="001A48A8" w:rsidRPr="001A48A8" w:rsidDel="00325C25">
          <w:rPr>
            <w:rFonts w:ascii="Arial" w:eastAsia="Times New Roman" w:hAnsi="Arial" w:cs="Arial"/>
            <w:color w:val="000000" w:themeColor="text1"/>
            <w:lang w:eastAsia="en-GB"/>
          </w:rPr>
          <w:delText xml:space="preserve"> to </w:delText>
        </w:r>
        <w:r w:rsidR="001A48A8" w:rsidDel="00325C25">
          <w:rPr>
            <w:rFonts w:ascii="Arial" w:eastAsia="Times New Roman" w:hAnsi="Arial" w:cs="Arial"/>
            <w:color w:val="000000" w:themeColor="text1"/>
            <w:lang w:eastAsia="en-GB"/>
          </w:rPr>
          <w:delText xml:space="preserve">computationally optimal </w:delText>
        </w:r>
      </w:del>
      <w:del w:id="274" w:author="Furl, Nicholas" w:date="2024-10-05T15:59:00Z" w16du:dateUtc="2024-10-05T14:59:00Z">
        <w:r w:rsidR="001A48A8" w:rsidDel="00D34D64">
          <w:rPr>
            <w:rFonts w:ascii="Arial" w:eastAsia="Times New Roman" w:hAnsi="Arial" w:cs="Arial"/>
            <w:color w:val="000000" w:themeColor="text1"/>
            <w:lang w:eastAsia="en-GB"/>
          </w:rPr>
          <w:delText>probabilities</w:delText>
        </w:r>
      </w:del>
      <w:del w:id="275" w:author="Furl, Nicholas" w:date="2024-10-06T15:38:00Z" w16du:dateUtc="2024-10-06T14:38:00Z">
        <w:r w:rsidR="00FA6084" w:rsidDel="00325C25">
          <w:rPr>
            <w:rFonts w:ascii="Arial" w:eastAsia="Times New Roman" w:hAnsi="Arial" w:cs="Arial"/>
            <w:color w:val="000000" w:themeColor="text1"/>
            <w:lang w:eastAsia="en-GB"/>
          </w:rPr>
          <w:delText>.</w:delText>
        </w:r>
      </w:del>
    </w:p>
    <w:p w14:paraId="14C859A2" w14:textId="58758649" w:rsidR="000A5FF5" w:rsidRPr="00D61CE1" w:rsidDel="00325C25" w:rsidRDefault="00506A9D" w:rsidP="00325C25">
      <w:pPr>
        <w:tabs>
          <w:tab w:val="left" w:pos="2410"/>
        </w:tabs>
        <w:spacing w:before="100" w:after="0" w:line="480" w:lineRule="auto"/>
        <w:ind w:right="-40" w:firstLine="720"/>
        <w:rPr>
          <w:del w:id="276" w:author="Furl, Nicholas" w:date="2024-10-06T15:38:00Z" w16du:dateUtc="2024-10-06T14:38:00Z"/>
          <w:moveFrom w:id="277" w:author="Furl, Nicholas" w:date="2024-10-06T13:08:00Z" w16du:dateUtc="2024-10-06T12:08:00Z"/>
          <w:rFonts w:ascii="Arial" w:eastAsia="Times New Roman" w:hAnsi="Arial" w:cs="Arial"/>
          <w:color w:val="000000" w:themeColor="text1"/>
          <w:lang w:eastAsia="en-GB"/>
        </w:rPr>
        <w:pPrChange w:id="278" w:author="Furl, Nicholas" w:date="2024-10-06T15:38:00Z" w16du:dateUtc="2024-10-06T14:38:00Z">
          <w:pPr>
            <w:spacing w:before="100" w:after="0" w:line="480" w:lineRule="auto"/>
            <w:ind w:right="-40" w:firstLine="720"/>
          </w:pPr>
        </w:pPrChange>
      </w:pPr>
      <w:moveFromRangeStart w:id="279" w:author="Furl, Nicholas" w:date="2024-10-06T13:08:00Z" w:name="move179112515"/>
      <w:moveFrom w:id="280" w:author="Furl, Nicholas" w:date="2024-10-06T13:08:00Z" w16du:dateUtc="2024-10-06T12:08:00Z">
        <w:del w:id="281" w:author="Furl, Nicholas" w:date="2024-10-06T15:38:00Z" w16du:dateUtc="2024-10-06T14:38:00Z">
          <w:r w:rsidDel="00325C25">
            <w:rPr>
              <w:rFonts w:ascii="Arial" w:eastAsia="Times New Roman" w:hAnsi="Arial" w:cs="Arial"/>
              <w:color w:val="000000" w:themeColor="text1"/>
              <w:lang w:eastAsia="en-GB"/>
            </w:rPr>
            <w:delText xml:space="preserve">Our study will be among the first to use realistic scenarios for the beads task. </w:delText>
          </w:r>
          <w:r w:rsidR="00413FAC" w:rsidDel="00325C25">
            <w:rPr>
              <w:rFonts w:ascii="Arial" w:eastAsia="Times New Roman" w:hAnsi="Arial" w:cs="Arial"/>
              <w:color w:val="000000" w:themeColor="text1"/>
              <w:lang w:eastAsia="en-GB"/>
            </w:rPr>
            <w:delText>Some previous frames were not so realistic</w:delText>
          </w:r>
          <w:r w:rsidR="005F238F" w:rsidDel="00325C25">
            <w:rPr>
              <w:rFonts w:ascii="Arial" w:eastAsia="Times New Roman" w:hAnsi="Arial" w:cs="Arial"/>
              <w:color w:val="000000" w:themeColor="text1"/>
              <w:lang w:eastAsia="en-GB"/>
            </w:rPr>
            <w:delText>: colours behind tiles</w:delText>
          </w:r>
          <w:r w:rsidR="00EC7ECF" w:rsidRPr="00D61CE1" w:rsidDel="00325C25">
            <w:rPr>
              <w:rFonts w:ascii="Arial" w:eastAsia="Times New Roman" w:hAnsi="Arial" w:cs="Arial"/>
              <w:color w:val="000000" w:themeColor="text1"/>
              <w:lang w:eastAsia="en-GB"/>
            </w:rPr>
            <w:delText xml:space="preserve"> (Balzan et al., 2017)</w:delText>
          </w:r>
          <w:r w:rsidR="002D367E" w:rsidRPr="00D61CE1" w:rsidDel="00325C25">
            <w:rPr>
              <w:rFonts w:ascii="Arial" w:eastAsia="Times New Roman" w:hAnsi="Arial" w:cs="Arial"/>
              <w:color w:val="000000" w:themeColor="text1"/>
              <w:lang w:eastAsia="en-GB"/>
            </w:rPr>
            <w:delText xml:space="preserve">, </w:delText>
          </w:r>
          <w:r w:rsidR="00482521" w:rsidRPr="00D61CE1" w:rsidDel="00325C25">
            <w:rPr>
              <w:rFonts w:ascii="Arial" w:eastAsia="Times New Roman" w:hAnsi="Arial" w:cs="Arial"/>
              <w:color w:val="000000" w:themeColor="text1"/>
              <w:lang w:eastAsia="en-GB"/>
            </w:rPr>
            <w:delText>fish</w:delText>
          </w:r>
          <w:r w:rsidR="005F238F" w:rsidDel="00325C25">
            <w:rPr>
              <w:rFonts w:ascii="Arial" w:eastAsia="Times New Roman" w:hAnsi="Arial" w:cs="Arial"/>
              <w:color w:val="000000" w:themeColor="text1"/>
              <w:lang w:eastAsia="en-GB"/>
            </w:rPr>
            <w:delText xml:space="preserve"> colours</w:delText>
          </w:r>
          <w:r w:rsidR="00482521" w:rsidRPr="00D61CE1" w:rsidDel="00325C25">
            <w:rPr>
              <w:rFonts w:ascii="Arial" w:eastAsia="Times New Roman" w:hAnsi="Arial" w:cs="Arial"/>
              <w:color w:val="000000" w:themeColor="text1"/>
              <w:lang w:eastAsia="en-GB"/>
            </w:rPr>
            <w:delText xml:space="preserve"> in ponds (Pytlik et al., 2021; Speechley et al., 2005; van der Leer et al., 2014; van der Leer et al., 2015), </w:delText>
          </w:r>
          <w:r w:rsidR="005F238F" w:rsidRPr="005F238F" w:rsidDel="00325C25">
            <w:rPr>
              <w:rFonts w:ascii="Arial" w:eastAsia="Times New Roman" w:hAnsi="Arial" w:cs="Arial"/>
              <w:color w:val="000000" w:themeColor="text1"/>
              <w:lang w:eastAsia="en-GB"/>
            </w:rPr>
            <w:delText xml:space="preserve">personality trait names </w:delText>
          </w:r>
          <w:r w:rsidR="005F238F" w:rsidDel="00325C25">
            <w:rPr>
              <w:rFonts w:ascii="Arial" w:eastAsia="Times New Roman" w:hAnsi="Arial" w:cs="Arial"/>
              <w:color w:val="000000" w:themeColor="text1"/>
              <w:lang w:eastAsia="en-GB"/>
            </w:rPr>
            <w:delText xml:space="preserve">associated with a person </w:delText>
          </w:r>
          <w:r w:rsidR="00932A78" w:rsidRPr="00D61CE1" w:rsidDel="00325C25">
            <w:rPr>
              <w:rFonts w:ascii="Arial" w:eastAsia="Times New Roman" w:hAnsi="Arial" w:cs="Arial"/>
              <w:color w:val="000000" w:themeColor="text1"/>
              <w:lang w:eastAsia="en-GB"/>
            </w:rPr>
            <w:delText>(Dudley et al., 1997</w:delText>
          </w:r>
          <w:r w:rsidR="00756644" w:rsidRPr="00D61CE1" w:rsidDel="00325C25">
            <w:rPr>
              <w:rFonts w:ascii="Arial" w:eastAsia="Times New Roman" w:hAnsi="Arial" w:cs="Arial"/>
              <w:color w:val="000000" w:themeColor="text1"/>
              <w:lang w:eastAsia="en-GB"/>
            </w:rPr>
            <w:delText xml:space="preserve">; </w:delText>
          </w:r>
          <w:r w:rsidR="00FB62FD" w:rsidRPr="00D61CE1" w:rsidDel="00325C25">
            <w:rPr>
              <w:rFonts w:ascii="Arial" w:eastAsia="Times New Roman" w:hAnsi="Arial" w:cs="Arial"/>
              <w:color w:val="000000" w:themeColor="text1"/>
              <w:lang w:eastAsia="en-GB"/>
            </w:rPr>
            <w:delText xml:space="preserve">Fraser et al., 2006; </w:delText>
          </w:r>
          <w:r w:rsidR="00A63525" w:rsidRPr="00D61CE1" w:rsidDel="00325C25">
            <w:rPr>
              <w:rFonts w:ascii="Arial" w:eastAsia="Times New Roman" w:hAnsi="Arial" w:cs="Arial"/>
              <w:color w:val="000000" w:themeColor="text1"/>
              <w:lang w:eastAsia="en-GB"/>
            </w:rPr>
            <w:delText xml:space="preserve">Menon et al., 2006; </w:delText>
          </w:r>
          <w:r w:rsidR="00756644" w:rsidRPr="00D61CE1" w:rsidDel="00325C25">
            <w:rPr>
              <w:rFonts w:ascii="Arial" w:eastAsia="Times New Roman" w:hAnsi="Arial" w:cs="Arial"/>
              <w:color w:val="000000" w:themeColor="text1"/>
              <w:lang w:eastAsia="en-GB"/>
            </w:rPr>
            <w:delText>Young &amp; Bental, 1997</w:delText>
          </w:r>
          <w:r w:rsidR="00932A78" w:rsidRPr="00D61CE1" w:rsidDel="00325C25">
            <w:rPr>
              <w:rFonts w:ascii="Arial" w:eastAsia="Times New Roman" w:hAnsi="Arial" w:cs="Arial"/>
              <w:color w:val="000000" w:themeColor="text1"/>
              <w:lang w:eastAsia="en-GB"/>
            </w:rPr>
            <w:delText>)</w:delText>
          </w:r>
          <w:r w:rsidR="00DF0C73" w:rsidRPr="00D61CE1" w:rsidDel="00325C25">
            <w:rPr>
              <w:rFonts w:ascii="Arial" w:eastAsia="Times New Roman" w:hAnsi="Arial" w:cs="Arial"/>
              <w:color w:val="000000" w:themeColor="text1"/>
              <w:lang w:eastAsia="en-GB"/>
            </w:rPr>
            <w:delText xml:space="preserve"> and </w:delText>
          </w:r>
          <w:r w:rsidR="005F238F" w:rsidDel="00325C25">
            <w:rPr>
              <w:rFonts w:ascii="Arial" w:eastAsia="Times New Roman" w:hAnsi="Arial" w:cs="Arial"/>
              <w:color w:val="000000" w:themeColor="text1"/>
              <w:lang w:eastAsia="en-GB"/>
            </w:rPr>
            <w:delText>commodities</w:delText>
          </w:r>
          <w:r w:rsidR="00DF0C73" w:rsidRPr="00D61CE1" w:rsidDel="00325C25">
            <w:rPr>
              <w:rFonts w:ascii="Arial" w:eastAsia="Times New Roman" w:hAnsi="Arial" w:cs="Arial"/>
              <w:color w:val="000000" w:themeColor="text1"/>
              <w:lang w:eastAsia="en-GB"/>
            </w:rPr>
            <w:delText xml:space="preserve"> manufactured in a factory (Globig et al., 2021)</w:delText>
          </w:r>
          <w:r w:rsidR="00EC7ECF" w:rsidRPr="00D61CE1" w:rsidDel="00325C25">
            <w:rPr>
              <w:rFonts w:ascii="Arial" w:eastAsia="Times New Roman" w:hAnsi="Arial" w:cs="Arial"/>
              <w:color w:val="000000" w:themeColor="text1"/>
              <w:lang w:eastAsia="en-GB"/>
            </w:rPr>
            <w:delText xml:space="preserve">. </w:delText>
          </w:r>
          <w:r w:rsidR="00413FAC" w:rsidDel="00325C25">
            <w:rPr>
              <w:rFonts w:ascii="Arial" w:eastAsia="Times New Roman" w:hAnsi="Arial" w:cs="Arial"/>
              <w:color w:val="000000" w:themeColor="text1"/>
              <w:lang w:eastAsia="en-GB"/>
            </w:rPr>
            <w:delText xml:space="preserve">Other, somewhat more realistic attempts included </w:delText>
          </w:r>
          <w:r w:rsidR="00117823" w:rsidDel="00325C25">
            <w:rPr>
              <w:rStyle w:val="CommentReference"/>
              <w:rFonts w:ascii="Arial" w:hAnsi="Arial" w:cs="Arial"/>
              <w:sz w:val="22"/>
              <w:szCs w:val="22"/>
            </w:rPr>
            <w:delText>choosing</w:delText>
          </w:r>
          <w:r w:rsidR="00E80AE9" w:rsidRPr="00D61CE1" w:rsidDel="00325C25">
            <w:rPr>
              <w:rStyle w:val="CommentReference"/>
              <w:rFonts w:ascii="Arial" w:hAnsi="Arial" w:cs="Arial"/>
              <w:sz w:val="22"/>
              <w:szCs w:val="22"/>
            </w:rPr>
            <w:delText xml:space="preserve"> whether a co-worker is having an affair with h</w:delText>
          </w:r>
          <w:r w:rsidR="00117823" w:rsidDel="00325C25">
            <w:rPr>
              <w:rStyle w:val="CommentReference"/>
              <w:rFonts w:ascii="Arial" w:hAnsi="Arial" w:cs="Arial"/>
              <w:sz w:val="22"/>
              <w:szCs w:val="22"/>
            </w:rPr>
            <w:delText xml:space="preserve">er boss </w:delText>
          </w:r>
          <w:r w:rsidR="00E80AE9" w:rsidRPr="00D61CE1" w:rsidDel="00325C25">
            <w:rPr>
              <w:rStyle w:val="CommentReference"/>
              <w:rFonts w:ascii="Arial" w:hAnsi="Arial" w:cs="Arial"/>
              <w:sz w:val="22"/>
              <w:szCs w:val="22"/>
            </w:rPr>
            <w:delText>(Lincoln et al., 2011), whether one’s boss is observing them and whether a person has a drinking problem (Westermann et al., 2012)</w:delText>
          </w:r>
          <w:r w:rsidR="001D02E5" w:rsidRPr="00D61CE1" w:rsidDel="00325C25">
            <w:rPr>
              <w:rFonts w:ascii="Arial" w:eastAsia="Times New Roman" w:hAnsi="Arial" w:cs="Arial"/>
              <w:color w:val="000000" w:themeColor="text1"/>
              <w:lang w:eastAsia="en-GB"/>
            </w:rPr>
            <w:delText xml:space="preserve">. </w:delText>
          </w:r>
          <w:r w:rsidR="0070314B" w:rsidDel="00325C25">
            <w:rPr>
              <w:rFonts w:ascii="Arial" w:eastAsia="Times New Roman" w:hAnsi="Arial" w:cs="Arial"/>
              <w:color w:val="000000" w:themeColor="text1"/>
              <w:lang w:eastAsia="en-GB"/>
            </w:rPr>
            <w:delText xml:space="preserve">Participants might draw less evidence for more social scenarios </w:delText>
          </w:r>
          <w:r w:rsidR="0022417A" w:rsidRPr="00D61CE1" w:rsidDel="00325C25">
            <w:rPr>
              <w:rFonts w:ascii="Arial" w:eastAsia="Times New Roman" w:hAnsi="Arial" w:cs="Arial"/>
              <w:color w:val="000000" w:themeColor="text1"/>
              <w:lang w:eastAsia="en-GB"/>
            </w:rPr>
            <w:delText>(</w:delText>
          </w:r>
          <w:r w:rsidR="00542984" w:rsidRPr="00D61CE1" w:rsidDel="00325C25">
            <w:rPr>
              <w:rFonts w:ascii="Arial" w:eastAsia="Times New Roman" w:hAnsi="Arial" w:cs="Arial"/>
              <w:color w:val="000000" w:themeColor="text1"/>
              <w:lang w:eastAsia="en-GB"/>
            </w:rPr>
            <w:delText xml:space="preserve">Dudley et al., 1997; </w:delText>
          </w:r>
          <w:r w:rsidR="0022417A" w:rsidRPr="00D61CE1" w:rsidDel="00325C25">
            <w:rPr>
              <w:rFonts w:ascii="Arial" w:eastAsia="Times New Roman" w:hAnsi="Arial" w:cs="Arial"/>
              <w:color w:val="000000" w:themeColor="text1"/>
              <w:lang w:eastAsia="en-GB"/>
            </w:rPr>
            <w:delText>Warman &amp; Martin, 2006), but not always (</w:delText>
          </w:r>
          <w:r w:rsidR="00882756" w:rsidRPr="00D61CE1" w:rsidDel="00325C25">
            <w:rPr>
              <w:rFonts w:ascii="Arial" w:eastAsia="Times New Roman" w:hAnsi="Arial" w:cs="Arial"/>
              <w:color w:val="000000" w:themeColor="text1"/>
              <w:lang w:eastAsia="en-GB"/>
            </w:rPr>
            <w:delText xml:space="preserve">Balzan et al., 2017; </w:delText>
          </w:r>
          <w:r w:rsidR="00110A9B" w:rsidRPr="00D61CE1" w:rsidDel="00325C25">
            <w:rPr>
              <w:rFonts w:ascii="Arial" w:eastAsia="Times New Roman" w:hAnsi="Arial" w:cs="Arial"/>
              <w:color w:val="000000" w:themeColor="text1"/>
              <w:lang w:eastAsia="en-GB"/>
            </w:rPr>
            <w:delText xml:space="preserve">Fine et al., 2007; </w:delText>
          </w:r>
          <w:r w:rsidR="0022417A" w:rsidRPr="00D61CE1" w:rsidDel="00325C25">
            <w:rPr>
              <w:rFonts w:ascii="Arial" w:eastAsia="Times New Roman" w:hAnsi="Arial" w:cs="Arial"/>
              <w:color w:val="000000" w:themeColor="text1"/>
              <w:lang w:eastAsia="en-GB"/>
            </w:rPr>
            <w:delText>Menon et al., 2006)</w:delText>
          </w:r>
          <w:r w:rsidR="00181AE0" w:rsidRPr="00D61CE1" w:rsidDel="00325C25">
            <w:rPr>
              <w:rFonts w:ascii="Arial" w:eastAsia="Times New Roman" w:hAnsi="Arial" w:cs="Arial"/>
              <w:color w:val="000000" w:themeColor="text1"/>
              <w:lang w:eastAsia="en-GB"/>
            </w:rPr>
            <w:delText xml:space="preserve">. </w:delText>
          </w:r>
          <w:r w:rsidR="00452423" w:rsidDel="00325C25">
            <w:rPr>
              <w:rFonts w:ascii="Arial" w:eastAsia="Times New Roman" w:hAnsi="Arial" w:cs="Arial"/>
              <w:color w:val="000000" w:themeColor="text1"/>
              <w:lang w:eastAsia="en-GB"/>
            </w:rPr>
            <w:delText xml:space="preserve">Our variant resembles </w:delText>
          </w:r>
          <w:r w:rsidR="00FB76E3" w:rsidRPr="00D61CE1" w:rsidDel="00325C25">
            <w:rPr>
              <w:rFonts w:ascii="Arial" w:eastAsia="Times New Roman" w:hAnsi="Arial" w:cs="Arial"/>
              <w:color w:val="000000" w:themeColor="text1"/>
              <w:lang w:eastAsia="en-GB"/>
            </w:rPr>
            <w:delText xml:space="preserve">that of </w:delText>
          </w:r>
          <w:r w:rsidR="00500152" w:rsidRPr="00D61CE1" w:rsidDel="00325C25">
            <w:rPr>
              <w:rFonts w:ascii="Arial" w:eastAsia="Times New Roman" w:hAnsi="Arial" w:cs="Arial"/>
              <w:color w:val="000000" w:themeColor="text1"/>
              <w:lang w:eastAsia="en-GB"/>
            </w:rPr>
            <w:delText xml:space="preserve">Wilkinson </w:delText>
          </w:r>
          <w:r w:rsidR="00E37A0C" w:rsidRPr="00D61CE1" w:rsidDel="00325C25">
            <w:rPr>
              <w:rFonts w:ascii="Arial" w:eastAsia="Times New Roman" w:hAnsi="Arial" w:cs="Arial"/>
              <w:color w:val="000000" w:themeColor="text1"/>
              <w:lang w:eastAsia="en-GB"/>
            </w:rPr>
            <w:delText>and</w:delText>
          </w:r>
          <w:r w:rsidR="00500152" w:rsidRPr="00D61CE1" w:rsidDel="00325C25">
            <w:rPr>
              <w:rFonts w:ascii="Arial" w:eastAsia="Times New Roman" w:hAnsi="Arial" w:cs="Arial"/>
              <w:color w:val="000000" w:themeColor="text1"/>
              <w:lang w:eastAsia="en-GB"/>
            </w:rPr>
            <w:delText xml:space="preserve"> Caulfield (2017)</w:delText>
          </w:r>
          <w:r w:rsidR="00452423" w:rsidDel="00325C25">
            <w:rPr>
              <w:rFonts w:ascii="Arial" w:eastAsia="Times New Roman" w:hAnsi="Arial" w:cs="Arial"/>
              <w:color w:val="000000" w:themeColor="text1"/>
              <w:lang w:eastAsia="en-GB"/>
            </w:rPr>
            <w:delText>, where p</w:delText>
          </w:r>
          <w:r w:rsidR="00653B4A" w:rsidRPr="00D61CE1" w:rsidDel="00325C25">
            <w:rPr>
              <w:rFonts w:ascii="Arial" w:eastAsia="Times New Roman" w:hAnsi="Arial" w:cs="Arial"/>
              <w:color w:val="000000" w:themeColor="text1"/>
              <w:lang w:eastAsia="en-GB"/>
            </w:rPr>
            <w:delText>articipants read</w:delText>
          </w:r>
          <w:r w:rsidR="00500152" w:rsidRPr="00D61CE1" w:rsidDel="00325C25">
            <w:rPr>
              <w:rFonts w:ascii="Arial" w:eastAsia="Times New Roman" w:hAnsi="Arial" w:cs="Arial"/>
              <w:color w:val="000000" w:themeColor="text1"/>
              <w:lang w:eastAsia="en-GB"/>
            </w:rPr>
            <w:delText xml:space="preserve"> </w:delText>
          </w:r>
          <w:r w:rsidR="00653B4A" w:rsidRPr="00D61CE1" w:rsidDel="00325C25">
            <w:rPr>
              <w:rFonts w:ascii="Arial" w:eastAsia="Times New Roman" w:hAnsi="Arial" w:cs="Arial"/>
              <w:color w:val="000000" w:themeColor="text1"/>
              <w:lang w:eastAsia="en-GB"/>
            </w:rPr>
            <w:delText xml:space="preserve">crime </w:delText>
          </w:r>
          <w:r w:rsidR="00500152" w:rsidRPr="00D61CE1" w:rsidDel="00325C25">
            <w:rPr>
              <w:rFonts w:ascii="Arial" w:eastAsia="Times New Roman" w:hAnsi="Arial" w:cs="Arial"/>
              <w:color w:val="000000" w:themeColor="text1"/>
              <w:lang w:eastAsia="en-GB"/>
            </w:rPr>
            <w:delText>vignette</w:delText>
          </w:r>
          <w:r w:rsidR="00653B4A" w:rsidRPr="00D61CE1" w:rsidDel="00325C25">
            <w:rPr>
              <w:rFonts w:ascii="Arial" w:eastAsia="Times New Roman" w:hAnsi="Arial" w:cs="Arial"/>
              <w:color w:val="000000" w:themeColor="text1"/>
              <w:lang w:eastAsia="en-GB"/>
            </w:rPr>
            <w:delText>s</w:delText>
          </w:r>
          <w:r w:rsidR="00500152" w:rsidRPr="00D61CE1" w:rsidDel="00325C25">
            <w:rPr>
              <w:rFonts w:ascii="Arial" w:eastAsia="Times New Roman" w:hAnsi="Arial" w:cs="Arial"/>
              <w:color w:val="000000" w:themeColor="text1"/>
              <w:lang w:eastAsia="en-GB"/>
            </w:rPr>
            <w:delText xml:space="preserve"> and then </w:delText>
          </w:r>
          <w:r w:rsidR="00452423" w:rsidDel="00325C25">
            <w:rPr>
              <w:rFonts w:ascii="Arial" w:eastAsia="Times New Roman" w:hAnsi="Arial" w:cs="Arial"/>
              <w:color w:val="000000" w:themeColor="text1"/>
              <w:lang w:eastAsia="en-GB"/>
            </w:rPr>
            <w:delText>decide whether</w:delText>
          </w:r>
          <w:r w:rsidR="00452423" w:rsidRPr="00452423" w:rsidDel="00325C25">
            <w:rPr>
              <w:rFonts w:ascii="Arial" w:eastAsia="Times New Roman" w:hAnsi="Arial" w:cs="Arial"/>
              <w:color w:val="000000" w:themeColor="text1"/>
              <w:lang w:eastAsia="en-GB"/>
            </w:rPr>
            <w:delText xml:space="preserve"> defendant</w:delText>
          </w:r>
          <w:r w:rsidR="00452423" w:rsidDel="00325C25">
            <w:rPr>
              <w:rFonts w:ascii="Arial" w:eastAsia="Times New Roman" w:hAnsi="Arial" w:cs="Arial"/>
              <w:color w:val="000000" w:themeColor="text1"/>
              <w:lang w:eastAsia="en-GB"/>
            </w:rPr>
            <w:delText>s</w:delText>
          </w:r>
          <w:r w:rsidR="00452423" w:rsidRPr="00452423" w:rsidDel="00325C25">
            <w:rPr>
              <w:rFonts w:ascii="Arial" w:eastAsia="Times New Roman" w:hAnsi="Arial" w:cs="Arial"/>
              <w:color w:val="000000" w:themeColor="text1"/>
              <w:lang w:eastAsia="en-GB"/>
            </w:rPr>
            <w:delText xml:space="preserve"> did “the right thing”</w:delText>
          </w:r>
          <w:r w:rsidR="00452423" w:rsidDel="00325C25">
            <w:rPr>
              <w:rFonts w:ascii="Arial" w:eastAsia="Times New Roman" w:hAnsi="Arial" w:cs="Arial"/>
              <w:color w:val="000000" w:themeColor="text1"/>
              <w:lang w:eastAsia="en-GB"/>
            </w:rPr>
            <w:delText>, by</w:delText>
          </w:r>
          <w:r w:rsidR="00452423" w:rsidRPr="00452423" w:rsidDel="00325C25">
            <w:rPr>
              <w:rFonts w:ascii="Arial" w:eastAsia="Times New Roman" w:hAnsi="Arial" w:cs="Arial"/>
              <w:color w:val="000000" w:themeColor="text1"/>
              <w:lang w:eastAsia="en-GB"/>
            </w:rPr>
            <w:delText xml:space="preserve"> </w:delText>
          </w:r>
          <w:r w:rsidR="006224E6" w:rsidRPr="00D61CE1" w:rsidDel="00325C25">
            <w:rPr>
              <w:rFonts w:ascii="Arial" w:eastAsia="Times New Roman" w:hAnsi="Arial" w:cs="Arial"/>
              <w:color w:val="000000" w:themeColor="text1"/>
              <w:lang w:eastAsia="en-GB"/>
            </w:rPr>
            <w:delText>draw</w:delText>
          </w:r>
          <w:r w:rsidR="00452423" w:rsidDel="00325C25">
            <w:rPr>
              <w:rFonts w:ascii="Arial" w:eastAsia="Times New Roman" w:hAnsi="Arial" w:cs="Arial"/>
              <w:color w:val="000000" w:themeColor="text1"/>
              <w:lang w:eastAsia="en-GB"/>
            </w:rPr>
            <w:delText>ing new</w:delText>
          </w:r>
          <w:r w:rsidR="006224E6" w:rsidRPr="00D61CE1" w:rsidDel="00325C25">
            <w:rPr>
              <w:rFonts w:ascii="Arial" w:eastAsia="Times New Roman" w:hAnsi="Arial" w:cs="Arial"/>
              <w:color w:val="000000" w:themeColor="text1"/>
              <w:lang w:eastAsia="en-GB"/>
            </w:rPr>
            <w:delText xml:space="preserve"> </w:delText>
          </w:r>
          <w:r w:rsidR="00452423" w:rsidDel="00325C25">
            <w:rPr>
              <w:rFonts w:ascii="Arial" w:eastAsia="Times New Roman" w:hAnsi="Arial" w:cs="Arial"/>
              <w:color w:val="000000" w:themeColor="text1"/>
              <w:lang w:eastAsia="en-GB"/>
            </w:rPr>
            <w:delText>statements about the crime.</w:delText>
          </w:r>
          <w:r w:rsidR="00500152" w:rsidRPr="00D61CE1" w:rsidDel="00325C25">
            <w:rPr>
              <w:rFonts w:ascii="Arial" w:eastAsia="Times New Roman" w:hAnsi="Arial" w:cs="Arial"/>
              <w:color w:val="000000" w:themeColor="text1"/>
              <w:lang w:eastAsia="en-GB"/>
            </w:rPr>
            <w:delText xml:space="preserve"> </w:delText>
          </w:r>
          <w:r w:rsidR="00452423" w:rsidDel="00325C25">
            <w:rPr>
              <w:rFonts w:ascii="Arial" w:eastAsia="Times New Roman" w:hAnsi="Arial" w:cs="Arial"/>
              <w:color w:val="000000" w:themeColor="text1"/>
              <w:lang w:eastAsia="en-GB"/>
            </w:rPr>
            <w:delText>Likewise</w:delText>
          </w:r>
          <w:r w:rsidR="00500152" w:rsidRPr="00D61CE1" w:rsidDel="00325C25">
            <w:rPr>
              <w:rFonts w:ascii="Arial" w:eastAsia="Times New Roman" w:hAnsi="Arial" w:cs="Arial"/>
              <w:color w:val="000000" w:themeColor="text1"/>
              <w:lang w:eastAsia="en-GB"/>
            </w:rPr>
            <w:delText xml:space="preserve">, </w:delText>
          </w:r>
          <w:r w:rsidR="00452423" w:rsidDel="00325C25">
            <w:rPr>
              <w:rFonts w:ascii="Arial" w:eastAsia="Times New Roman" w:hAnsi="Arial" w:cs="Arial"/>
              <w:color w:val="000000" w:themeColor="text1"/>
              <w:lang w:eastAsia="en-GB"/>
            </w:rPr>
            <w:delText xml:space="preserve">in </w:delText>
          </w:r>
          <w:r w:rsidR="00500152" w:rsidRPr="00D61CE1" w:rsidDel="00325C25">
            <w:rPr>
              <w:rFonts w:ascii="Arial" w:eastAsia="Times New Roman" w:hAnsi="Arial" w:cs="Arial"/>
              <w:color w:val="000000" w:themeColor="text1"/>
              <w:lang w:eastAsia="en-GB"/>
            </w:rPr>
            <w:delText>Sonnemans and van Dijk</w:delText>
          </w:r>
          <w:r w:rsidR="00452423" w:rsidDel="00325C25">
            <w:rPr>
              <w:rFonts w:ascii="Arial" w:eastAsia="Times New Roman" w:hAnsi="Arial" w:cs="Arial"/>
              <w:color w:val="000000" w:themeColor="text1"/>
              <w:lang w:eastAsia="en-GB"/>
            </w:rPr>
            <w:delText>’s study</w:delText>
          </w:r>
          <w:r w:rsidR="00500152" w:rsidRPr="00D61CE1" w:rsidDel="00325C25">
            <w:rPr>
              <w:rFonts w:ascii="Arial" w:eastAsia="Times New Roman" w:hAnsi="Arial" w:cs="Arial"/>
              <w:color w:val="000000" w:themeColor="text1"/>
              <w:lang w:eastAsia="en-GB"/>
            </w:rPr>
            <w:delText xml:space="preserve"> (2012)</w:delText>
          </w:r>
          <w:r w:rsidR="00452423" w:rsidDel="00325C25">
            <w:rPr>
              <w:rFonts w:ascii="Arial" w:eastAsia="Times New Roman" w:hAnsi="Arial" w:cs="Arial"/>
              <w:color w:val="000000" w:themeColor="text1"/>
              <w:lang w:eastAsia="en-GB"/>
            </w:rPr>
            <w:delText xml:space="preserve">, participants acted </w:delText>
          </w:r>
          <w:r w:rsidR="00195C67" w:rsidRPr="00D61CE1" w:rsidDel="00325C25">
            <w:rPr>
              <w:rFonts w:ascii="Arial" w:eastAsia="Times New Roman" w:hAnsi="Arial" w:cs="Arial"/>
              <w:color w:val="000000" w:themeColor="text1"/>
              <w:lang w:eastAsia="en-GB"/>
            </w:rPr>
            <w:delText xml:space="preserve">as a </w:delText>
          </w:r>
          <w:r w:rsidR="000A5FF5" w:rsidRPr="00D61CE1" w:rsidDel="00325C25">
            <w:rPr>
              <w:rFonts w:ascii="Arial" w:eastAsia="Times New Roman" w:hAnsi="Arial" w:cs="Arial"/>
              <w:color w:val="000000" w:themeColor="text1"/>
              <w:lang w:eastAsia="en-GB"/>
            </w:rPr>
            <w:delText xml:space="preserve">fictitious </w:delText>
          </w:r>
          <w:r w:rsidR="00195C67" w:rsidRPr="00D61CE1" w:rsidDel="00325C25">
            <w:rPr>
              <w:rFonts w:ascii="Arial" w:eastAsia="Times New Roman" w:hAnsi="Arial" w:cs="Arial"/>
              <w:color w:val="000000" w:themeColor="text1"/>
              <w:lang w:eastAsia="en-GB"/>
            </w:rPr>
            <w:delText>judge</w:delText>
          </w:r>
          <w:r w:rsidR="00452423" w:rsidDel="00325C25">
            <w:rPr>
              <w:rFonts w:ascii="Arial" w:eastAsia="Times New Roman" w:hAnsi="Arial" w:cs="Arial"/>
              <w:color w:val="000000" w:themeColor="text1"/>
              <w:lang w:eastAsia="en-GB"/>
            </w:rPr>
            <w:delText>s,</w:delText>
          </w:r>
          <w:r w:rsidR="00195C67" w:rsidRPr="00D61CE1" w:rsidDel="00325C25">
            <w:rPr>
              <w:rFonts w:ascii="Arial" w:eastAsia="Times New Roman" w:hAnsi="Arial" w:cs="Arial"/>
              <w:color w:val="000000" w:themeColor="text1"/>
              <w:lang w:eastAsia="en-GB"/>
            </w:rPr>
            <w:delText xml:space="preserve"> requesting evidence about a defendant</w:delText>
          </w:r>
          <w:r w:rsidR="000A5FF5" w:rsidRPr="00D61CE1" w:rsidDel="00325C25">
            <w:rPr>
              <w:rFonts w:ascii="Arial" w:eastAsia="Times New Roman" w:hAnsi="Arial" w:cs="Arial"/>
              <w:color w:val="000000" w:themeColor="text1"/>
              <w:lang w:eastAsia="en-GB"/>
            </w:rPr>
            <w:delText xml:space="preserve">. </w:delText>
          </w:r>
        </w:del>
      </w:moveFrom>
    </w:p>
    <w:moveFromRangeEnd w:id="279"/>
    <w:p w14:paraId="18D99CF8" w14:textId="1AF6A150" w:rsidR="00605D9F" w:rsidRPr="00D61CE1" w:rsidRDefault="0024231C" w:rsidP="00325C25">
      <w:pPr>
        <w:tabs>
          <w:tab w:val="left" w:pos="2410"/>
        </w:tabs>
        <w:spacing w:before="100" w:after="0" w:line="480" w:lineRule="auto"/>
        <w:ind w:right="-40" w:firstLine="720"/>
        <w:rPr>
          <w:rFonts w:ascii="Arial" w:eastAsia="Times New Roman" w:hAnsi="Arial" w:cs="Arial"/>
          <w:color w:val="000000" w:themeColor="text1"/>
          <w:lang w:eastAsia="en-GB"/>
        </w:rPr>
        <w:pPrChange w:id="282" w:author="Furl, Nicholas" w:date="2024-10-06T15:38:00Z" w16du:dateUtc="2024-10-06T14:38:00Z">
          <w:pPr>
            <w:spacing w:before="100" w:after="0" w:line="480" w:lineRule="auto"/>
            <w:ind w:right="-40" w:firstLine="720"/>
          </w:pPr>
        </w:pPrChange>
      </w:pPr>
      <w:del w:id="283" w:author="Furl, Nicholas" w:date="2024-10-06T15:38:00Z" w16du:dateUtc="2024-10-06T14:38:00Z">
        <w:r w:rsidDel="00325C25">
          <w:rPr>
            <w:rFonts w:ascii="Arial" w:eastAsia="Times New Roman" w:hAnsi="Arial" w:cs="Arial"/>
            <w:color w:val="000000" w:themeColor="text1"/>
            <w:lang w:eastAsia="en-GB"/>
          </w:rPr>
          <w:delText>Following the lead of such studies</w:delText>
        </w:r>
        <w:r w:rsidRPr="0024231C" w:rsidDel="00325C25">
          <w:rPr>
            <w:rFonts w:ascii="Arial" w:eastAsia="Times New Roman" w:hAnsi="Arial" w:cs="Arial"/>
            <w:color w:val="000000" w:themeColor="text1"/>
            <w:lang w:eastAsia="en-GB"/>
          </w:rPr>
          <w:delText>, we modified the beads task to simulate realistic forensic scenarios such as crime investigations and courtrooms, in which participants are given evidence samples about the guilt or innocence of a suspect in the form of witness claims. Further, we exploited the probabilistic nature of the beads task to mobilise computational measures of optimal belief and optimal decision making to evaluate human performance and assess bias. One of our two main goals</w:delText>
        </w:r>
        <w:r w:rsidDel="00325C25">
          <w:rPr>
            <w:rFonts w:ascii="Arial" w:eastAsia="Times New Roman" w:hAnsi="Arial" w:cs="Arial"/>
            <w:color w:val="000000" w:themeColor="text1"/>
            <w:lang w:eastAsia="en-GB"/>
          </w:rPr>
          <w:delText>, as mentioned earlier,</w:delText>
        </w:r>
        <w:r w:rsidRPr="0024231C" w:rsidDel="00325C25">
          <w:rPr>
            <w:rFonts w:ascii="Arial" w:eastAsia="Times New Roman" w:hAnsi="Arial" w:cs="Arial"/>
            <w:color w:val="000000" w:themeColor="text1"/>
            <w:lang w:eastAsia="en-GB"/>
          </w:rPr>
          <w:delText xml:space="preserve"> was to test whether disconfirmatory evidence bias is a more generalised bias than previously thought. If individuals indeed update their beliefs suboptimally by letting the context of previous evidence samples influence them, such a bias would have important implications for understanding the nature of basic human decision mechanisms</w:delText>
        </w:r>
        <w:r w:rsidR="00E71BC7" w:rsidDel="00325C25">
          <w:rPr>
            <w:rFonts w:ascii="Arial" w:eastAsia="Times New Roman" w:hAnsi="Arial" w:cs="Arial"/>
            <w:color w:val="000000" w:themeColor="text1"/>
            <w:lang w:eastAsia="en-GB"/>
          </w:rPr>
          <w:delText xml:space="preserve"> and </w:delText>
        </w:r>
        <w:r w:rsidRPr="0024231C" w:rsidDel="00325C25">
          <w:rPr>
            <w:rFonts w:ascii="Arial" w:eastAsia="Times New Roman" w:hAnsi="Arial" w:cs="Arial"/>
            <w:color w:val="000000" w:themeColor="text1"/>
            <w:lang w:eastAsia="en-GB"/>
          </w:rPr>
          <w:delText>would provide insight into the origin of delusions and could impact real-life decision scenarios.</w:delText>
        </w:r>
        <w:r w:rsidDel="00325C25">
          <w:rPr>
            <w:rFonts w:ascii="Arial" w:eastAsia="Times New Roman" w:hAnsi="Arial" w:cs="Arial"/>
            <w:color w:val="000000" w:themeColor="text1"/>
            <w:lang w:eastAsia="en-GB"/>
          </w:rPr>
          <w:delText xml:space="preserve"> However, the</w:delText>
        </w:r>
        <w:r w:rsidRPr="0024231C" w:rsidDel="00325C25">
          <w:rPr>
            <w:rFonts w:ascii="Arial" w:eastAsia="Times New Roman" w:hAnsi="Arial" w:cs="Arial"/>
            <w:color w:val="000000" w:themeColor="text1"/>
            <w:lang w:eastAsia="en-GB"/>
          </w:rPr>
          <w:delText xml:space="preserve"> forensic </w:delText>
        </w:r>
        <w:r w:rsidDel="00325C25">
          <w:rPr>
            <w:rFonts w:ascii="Arial" w:eastAsia="Times New Roman" w:hAnsi="Arial" w:cs="Arial"/>
            <w:color w:val="000000" w:themeColor="text1"/>
            <w:lang w:eastAsia="en-GB"/>
          </w:rPr>
          <w:delText>frame of the task</w:delText>
        </w:r>
        <w:r w:rsidRPr="0024231C" w:rsidDel="00325C25">
          <w:rPr>
            <w:rFonts w:ascii="Arial" w:eastAsia="Times New Roman" w:hAnsi="Arial" w:cs="Arial"/>
            <w:color w:val="000000" w:themeColor="text1"/>
            <w:lang w:eastAsia="en-GB"/>
          </w:rPr>
          <w:delText xml:space="preserve"> </w:delText>
        </w:r>
        <w:r w:rsidR="009A7E1F" w:rsidDel="00325C25">
          <w:rPr>
            <w:rFonts w:ascii="Arial" w:eastAsia="Times New Roman" w:hAnsi="Arial" w:cs="Arial"/>
            <w:color w:val="000000" w:themeColor="text1"/>
            <w:lang w:eastAsia="en-GB"/>
          </w:rPr>
          <w:delText xml:space="preserve">also </w:delText>
        </w:r>
        <w:r w:rsidRPr="0024231C" w:rsidDel="00325C25">
          <w:rPr>
            <w:rFonts w:ascii="Arial" w:eastAsia="Times New Roman" w:hAnsi="Arial" w:cs="Arial"/>
            <w:color w:val="000000" w:themeColor="text1"/>
            <w:lang w:eastAsia="en-GB"/>
          </w:rPr>
          <w:delText>put us in position to test for a second kind of bias.</w:delText>
        </w:r>
        <w:r w:rsidRPr="0024231C" w:rsidDel="00325C25">
          <w:delText xml:space="preserve"> </w:delText>
        </w:r>
      </w:del>
      <w:del w:id="284" w:author="Furl, Nicholas" w:date="2024-10-06T13:26:00Z" w16du:dateUtc="2024-10-06T12:26:00Z">
        <w:r w:rsidRPr="0024231C" w:rsidDel="00336553">
          <w:rPr>
            <w:rFonts w:ascii="Arial" w:eastAsia="Times New Roman" w:hAnsi="Arial" w:cs="Arial"/>
            <w:color w:val="000000" w:themeColor="text1"/>
            <w:lang w:eastAsia="en-GB"/>
          </w:rPr>
          <w:delText>Decision biases against certain suspects arise within real-world decisions (Ahola, Hellström, &amp; Christianson, 2010) and influence outcomes of forensic decision-making scenarios (Dror, 20</w:delText>
        </w:r>
      </w:del>
      <w:del w:id="285" w:author="Furl, Nicholas" w:date="2024-10-06T09:06:00Z" w16du:dateUtc="2024-10-06T08:06:00Z">
        <w:r w:rsidRPr="0024231C" w:rsidDel="00857294">
          <w:rPr>
            <w:rFonts w:ascii="Arial" w:eastAsia="Times New Roman" w:hAnsi="Arial" w:cs="Arial"/>
            <w:color w:val="000000" w:themeColor="text1"/>
            <w:lang w:eastAsia="en-GB"/>
          </w:rPr>
          <w:delText>17</w:delText>
        </w:r>
      </w:del>
      <w:del w:id="286" w:author="Furl, Nicholas" w:date="2024-10-06T13:26:00Z" w16du:dateUtc="2024-10-06T12:26:00Z">
        <w:r w:rsidRPr="0024231C" w:rsidDel="00336553">
          <w:rPr>
            <w:rFonts w:ascii="Arial" w:eastAsia="Times New Roman" w:hAnsi="Arial" w:cs="Arial"/>
            <w:color w:val="000000" w:themeColor="text1"/>
            <w:lang w:eastAsia="en-GB"/>
          </w:rPr>
          <w:delText>). Thus, we hypothesised that prejudice would sway belief updating about suspects from demographic groups, about which are commonly held stereotypes of criminal behaviour.</w:delText>
        </w:r>
        <w:r w:rsidR="000328F7" w:rsidRPr="00D61CE1" w:rsidDel="00336553">
          <w:rPr>
            <w:rFonts w:ascii="Arial" w:eastAsia="Times New Roman" w:hAnsi="Arial" w:cs="Arial"/>
            <w:color w:val="000000" w:themeColor="text1"/>
            <w:lang w:eastAsia="en-GB"/>
          </w:rPr>
          <w:delText xml:space="preserve"> </w:delText>
        </w:r>
      </w:del>
      <w:del w:id="287" w:author="Furl, Nicholas" w:date="2024-10-06T15:38:00Z" w16du:dateUtc="2024-10-06T14:38:00Z">
        <w:r w:rsidR="0092050A" w:rsidDel="00325C25">
          <w:rPr>
            <w:rFonts w:ascii="Arial" w:eastAsia="Times New Roman" w:hAnsi="Arial" w:cs="Arial"/>
            <w:color w:val="000000" w:themeColor="text1"/>
            <w:lang w:eastAsia="en-GB"/>
          </w:rPr>
          <w:delText xml:space="preserve">Experiments 1 and 2 </w:delText>
        </w:r>
        <w:r w:rsidR="009B6B6D" w:rsidDel="00325C25">
          <w:rPr>
            <w:rFonts w:ascii="Arial" w:eastAsia="Times New Roman" w:hAnsi="Arial" w:cs="Arial"/>
            <w:color w:val="000000" w:themeColor="text1"/>
            <w:lang w:eastAsia="en-GB"/>
          </w:rPr>
          <w:delText xml:space="preserve">measured participants’ probabilistic beliefs using </w:delText>
        </w:r>
        <w:r w:rsidR="0092050A" w:rsidDel="00325C25">
          <w:rPr>
            <w:rFonts w:ascii="Arial" w:eastAsia="Times New Roman" w:hAnsi="Arial" w:cs="Arial"/>
            <w:color w:val="000000" w:themeColor="text1"/>
            <w:lang w:eastAsia="en-GB"/>
          </w:rPr>
          <w:delText xml:space="preserve">the </w:delText>
        </w:r>
        <w:r w:rsidR="00FB69D5" w:rsidRPr="00FB69D5" w:rsidDel="00325C25">
          <w:rPr>
            <w:rFonts w:ascii="Arial" w:eastAsia="Times New Roman" w:hAnsi="Arial" w:cs="Arial"/>
            <w:color w:val="000000" w:themeColor="text1"/>
            <w:lang w:eastAsia="en-GB"/>
          </w:rPr>
          <w:delText xml:space="preserve">graded estimates </w:delText>
        </w:r>
        <w:r w:rsidR="0092050A" w:rsidDel="00325C25">
          <w:rPr>
            <w:rFonts w:ascii="Arial" w:eastAsia="Times New Roman" w:hAnsi="Arial" w:cs="Arial"/>
            <w:color w:val="000000" w:themeColor="text1"/>
            <w:lang w:eastAsia="en-GB"/>
          </w:rPr>
          <w:delText>task</w:delText>
        </w:r>
        <w:r w:rsidR="009B6B6D" w:rsidDel="00325C25">
          <w:rPr>
            <w:rFonts w:ascii="Arial" w:eastAsia="Times New Roman" w:hAnsi="Arial" w:cs="Arial"/>
            <w:color w:val="000000" w:themeColor="text1"/>
            <w:lang w:eastAsia="en-GB"/>
          </w:rPr>
          <w:delText xml:space="preserve"> and focussed on detecting disconfirmatory evidence bias, as well as prejudiced belief adjustments against atheists and mean.</w:delText>
        </w:r>
        <w:r w:rsidR="0092050A" w:rsidDel="00325C25">
          <w:rPr>
            <w:rFonts w:ascii="Arial" w:eastAsia="Times New Roman" w:hAnsi="Arial" w:cs="Arial"/>
            <w:color w:val="000000" w:themeColor="text1"/>
            <w:lang w:eastAsia="en-GB"/>
          </w:rPr>
          <w:delText xml:space="preserve"> Experiment 3 </w:delText>
        </w:r>
        <w:r w:rsidR="009B6B6D" w:rsidDel="00325C25">
          <w:rPr>
            <w:rFonts w:ascii="Arial" w:eastAsia="Times New Roman" w:hAnsi="Arial" w:cs="Arial"/>
            <w:color w:val="000000" w:themeColor="text1"/>
            <w:lang w:eastAsia="en-GB"/>
          </w:rPr>
          <w:delText>instead measured draws to decisions, with the hypothesis that prejudice could lead to “jumping to conclusions” about the guilt of individuals with mental illness.</w:delText>
        </w:r>
        <w:r w:rsidR="000A1C52" w:rsidDel="00325C25">
          <w:rPr>
            <w:rFonts w:ascii="Arial" w:eastAsia="Times New Roman" w:hAnsi="Arial" w:cs="Arial"/>
            <w:color w:val="000000" w:themeColor="text1"/>
            <w:lang w:eastAsia="en-GB"/>
          </w:rPr>
          <w:delText xml:space="preserve"> Our exploration of both draws to decision and graded estimates task versions also enables us to assess which empirical</w:delText>
        </w:r>
        <w:r w:rsidR="00FB69D5" w:rsidDel="00325C25">
          <w:rPr>
            <w:rFonts w:ascii="Arial" w:eastAsia="Times New Roman" w:hAnsi="Arial" w:cs="Arial"/>
            <w:color w:val="000000" w:themeColor="text1"/>
            <w:lang w:eastAsia="en-GB"/>
          </w:rPr>
          <w:delText xml:space="preserve"> measures </w:delText>
        </w:r>
        <w:r w:rsidR="000A1C52" w:rsidDel="00325C25">
          <w:rPr>
            <w:rFonts w:ascii="Arial" w:eastAsia="Times New Roman" w:hAnsi="Arial" w:cs="Arial"/>
            <w:color w:val="000000" w:themeColor="text1"/>
            <w:lang w:eastAsia="en-GB"/>
          </w:rPr>
          <w:delText xml:space="preserve">are </w:delText>
        </w:r>
        <w:r w:rsidR="00FB69D5" w:rsidDel="00325C25">
          <w:rPr>
            <w:rFonts w:ascii="Arial" w:eastAsia="Times New Roman" w:hAnsi="Arial" w:cs="Arial"/>
            <w:color w:val="000000" w:themeColor="text1"/>
            <w:lang w:eastAsia="en-GB"/>
          </w:rPr>
          <w:delText xml:space="preserve">most useful for detecting bias. </w:delText>
        </w:r>
        <w:r w:rsidR="000328F7" w:rsidRPr="00D61CE1" w:rsidDel="00325C25">
          <w:rPr>
            <w:rFonts w:ascii="Arial" w:eastAsia="Times New Roman" w:hAnsi="Arial" w:cs="Arial"/>
            <w:color w:val="000000" w:themeColor="text1"/>
            <w:lang w:eastAsia="en-GB"/>
          </w:rPr>
          <w:delText>T</w:delText>
        </w:r>
        <w:r w:rsidR="00634D88" w:rsidRPr="00D61CE1" w:rsidDel="00325C25">
          <w:rPr>
            <w:rFonts w:ascii="Arial" w:eastAsia="Times New Roman" w:hAnsi="Arial" w:cs="Arial"/>
            <w:color w:val="000000" w:themeColor="text1"/>
            <w:lang w:eastAsia="en-GB"/>
          </w:rPr>
          <w:delText>he forensic beads task we employ here, combined with its associated computational model, could diagnose prejudices and predict when biases might occur in field settings, but using simple experimental methods, which could be employed in a behavioural laboratory or on-line.</w:delText>
        </w:r>
      </w:del>
    </w:p>
    <w:p w14:paraId="78A18D0A" w14:textId="5D682476" w:rsidR="004D644B" w:rsidRPr="00D61CE1" w:rsidRDefault="00514A17" w:rsidP="004F268C">
      <w:pPr>
        <w:spacing w:before="100" w:after="0" w:line="480" w:lineRule="auto"/>
        <w:jc w:val="center"/>
        <w:outlineLvl w:val="0"/>
        <w:rPr>
          <w:rFonts w:ascii="Arial" w:eastAsia="Times New Roman" w:hAnsi="Arial" w:cs="Arial"/>
          <w:b/>
          <w:bCs/>
          <w:color w:val="000000" w:themeColor="text1"/>
          <w:kern w:val="36"/>
          <w:lang w:eastAsia="en-GB"/>
        </w:rPr>
      </w:pPr>
      <w:r w:rsidRPr="00D61CE1">
        <w:rPr>
          <w:rFonts w:ascii="Arial" w:eastAsia="Times New Roman" w:hAnsi="Arial" w:cs="Arial"/>
          <w:b/>
          <w:bCs/>
          <w:color w:val="000000" w:themeColor="text1"/>
          <w:kern w:val="36"/>
          <w:lang w:eastAsia="en-GB"/>
        </w:rPr>
        <w:t>Experiment 1</w:t>
      </w:r>
    </w:p>
    <w:p w14:paraId="4E1517C9" w14:textId="2068A8DA" w:rsidR="009E284B" w:rsidRPr="00D61CE1" w:rsidRDefault="009A7E1F" w:rsidP="008B59AA">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Experiment 1 used the graded estimates version of the beads task</w:t>
      </w:r>
      <w:ins w:id="288" w:author="Furl, Nicholas" w:date="2024-10-03T15:07:00Z" w16du:dateUtc="2024-10-03T14:07:00Z">
        <w:r w:rsidR="00E7282B">
          <w:rPr>
            <w:rFonts w:ascii="Arial" w:eastAsia="Times New Roman" w:hAnsi="Arial" w:cs="Arial"/>
            <w:color w:val="000000" w:themeColor="text1"/>
            <w:lang w:eastAsia="en-GB"/>
          </w:rPr>
          <w:t>,</w:t>
        </w:r>
      </w:ins>
      <w:r>
        <w:rPr>
          <w:rFonts w:ascii="Arial" w:eastAsia="Times New Roman" w:hAnsi="Arial" w:cs="Arial"/>
          <w:color w:val="000000" w:themeColor="text1"/>
          <w:lang w:eastAsia="en-GB"/>
        </w:rPr>
        <w:t xml:space="preserve"> where participants rate their beliefs about the guilt of a crime suspect following witness claims of </w:t>
      </w:r>
      <w:r>
        <w:rPr>
          <w:rFonts w:ascii="Arial" w:eastAsia="Times New Roman" w:hAnsi="Arial" w:cs="Arial"/>
          <w:color w:val="000000" w:themeColor="text1"/>
          <w:lang w:eastAsia="en-GB"/>
        </w:rPr>
        <w:lastRenderedPageBreak/>
        <w:t xml:space="preserve">guilt or innocence. </w:t>
      </w:r>
      <w:del w:id="289" w:author="Furl, Nicholas" w:date="2024-10-03T15:07:00Z" w16du:dateUtc="2024-10-03T14:07:00Z">
        <w:r w:rsidDel="00E7282B">
          <w:rPr>
            <w:rFonts w:ascii="Arial" w:eastAsia="Times New Roman" w:hAnsi="Arial" w:cs="Arial"/>
            <w:color w:val="000000" w:themeColor="text1"/>
            <w:lang w:eastAsia="en-GB"/>
          </w:rPr>
          <w:delText xml:space="preserve">We tested for disconfirmatory evidence bias. </w:delText>
        </w:r>
      </w:del>
      <w:moveFromRangeStart w:id="290" w:author="Furl, Nicholas" w:date="2024-10-01T11:57:00Z" w:name="move178676265"/>
      <w:moveFrom w:id="291" w:author="Furl, Nicholas" w:date="2024-10-01T11:57:00Z" w16du:dateUtc="2024-10-01T10:57:00Z">
        <w:del w:id="292" w:author="Furl, Nicholas" w:date="2024-10-03T15:07:00Z" w16du:dateUtc="2024-10-03T14:07:00Z">
          <w:r w:rsidR="00B806F5" w:rsidDel="00E7282B">
            <w:rPr>
              <w:rFonts w:ascii="Arial" w:eastAsia="Times New Roman" w:hAnsi="Arial" w:cs="Arial"/>
              <w:color w:val="000000" w:themeColor="text1"/>
              <w:lang w:eastAsia="en-GB"/>
            </w:rPr>
            <w:delText>Given research reports of moral distrust of Atheists (Gervias, et al., 20</w:delText>
          </w:r>
        </w:del>
      </w:moveFrom>
      <w:moveFromRangeEnd w:id="290"/>
      <w:moveToRangeStart w:id="293" w:author="Furl, Nicholas" w:date="2024-10-01T11:57:00Z" w:name="move178676265"/>
      <w:moveTo w:id="294" w:author="Furl, Nicholas" w:date="2024-10-01T11:57:00Z" w16du:dateUtc="2024-10-01T10:57:00Z">
        <w:r w:rsidR="00B806F5">
          <w:rPr>
            <w:rFonts w:ascii="Arial" w:eastAsia="Times New Roman" w:hAnsi="Arial" w:cs="Arial"/>
            <w:color w:val="000000" w:themeColor="text1"/>
            <w:lang w:eastAsia="en-GB"/>
          </w:rPr>
          <w:t xml:space="preserve">Given </w:t>
        </w:r>
        <w:del w:id="295" w:author="Furl, Nicholas" w:date="2024-10-01T11:57:00Z" w16du:dateUtc="2024-10-01T10:57:00Z">
          <w:r w:rsidR="00B806F5" w:rsidDel="00B806F5">
            <w:rPr>
              <w:rFonts w:ascii="Arial" w:eastAsia="Times New Roman" w:hAnsi="Arial" w:cs="Arial"/>
              <w:color w:val="000000" w:themeColor="text1"/>
              <w:lang w:eastAsia="en-GB"/>
            </w:rPr>
            <w:delText>research reports</w:delText>
          </w:r>
        </w:del>
      </w:moveTo>
      <w:ins w:id="296" w:author="Furl, Nicholas" w:date="2024-10-01T11:57:00Z" w16du:dateUtc="2024-10-01T10:57:00Z">
        <w:r w:rsidR="00B806F5">
          <w:rPr>
            <w:rFonts w:ascii="Arial" w:eastAsia="Times New Roman" w:hAnsi="Arial" w:cs="Arial"/>
            <w:color w:val="000000" w:themeColor="text1"/>
            <w:lang w:eastAsia="en-GB"/>
          </w:rPr>
          <w:t>findings</w:t>
        </w:r>
      </w:ins>
      <w:moveTo w:id="297" w:author="Furl, Nicholas" w:date="2024-10-01T11:57:00Z" w16du:dateUtc="2024-10-01T10:57:00Z">
        <w:r w:rsidR="00B806F5">
          <w:rPr>
            <w:rFonts w:ascii="Arial" w:eastAsia="Times New Roman" w:hAnsi="Arial" w:cs="Arial"/>
            <w:color w:val="000000" w:themeColor="text1"/>
            <w:lang w:eastAsia="en-GB"/>
          </w:rPr>
          <w:t xml:space="preserve"> of moral distrust of Atheists (Gervias, et al., 20</w:t>
        </w:r>
      </w:moveTo>
      <w:ins w:id="298" w:author="Furl, Nicholas" w:date="2024-10-01T11:58:00Z" w16du:dateUtc="2024-10-01T10:58:00Z">
        <w:r w:rsidR="00B806F5">
          <w:rPr>
            <w:rFonts w:ascii="Arial" w:eastAsia="Times New Roman" w:hAnsi="Arial" w:cs="Arial"/>
            <w:color w:val="000000" w:themeColor="text1"/>
            <w:lang w:eastAsia="en-GB"/>
          </w:rPr>
          <w:t>17),</w:t>
        </w:r>
      </w:ins>
      <w:moveTo w:id="299" w:author="Furl, Nicholas" w:date="2024-10-01T11:57:00Z" w16du:dateUtc="2024-10-01T10:57:00Z">
        <w:r w:rsidR="00B806F5">
          <w:rPr>
            <w:rFonts w:ascii="Arial" w:eastAsia="Times New Roman" w:hAnsi="Arial" w:cs="Arial"/>
            <w:color w:val="000000" w:themeColor="text1"/>
            <w:lang w:eastAsia="en-GB"/>
          </w:rPr>
          <w:t xml:space="preserve"> </w:t>
        </w:r>
      </w:moveTo>
      <w:moveToRangeEnd w:id="293"/>
      <w:ins w:id="300" w:author="Furl, Nicholas" w:date="2024-10-01T11:58:00Z" w16du:dateUtc="2024-10-01T10:58:00Z">
        <w:r w:rsidR="00B806F5">
          <w:rPr>
            <w:rFonts w:ascii="Arial" w:eastAsia="Times New Roman" w:hAnsi="Arial" w:cs="Arial"/>
            <w:color w:val="000000" w:themeColor="text1"/>
            <w:lang w:eastAsia="en-GB"/>
          </w:rPr>
          <w:t>w</w:t>
        </w:r>
      </w:ins>
      <w:del w:id="301" w:author="Furl, Nicholas" w:date="2024-10-01T11:58:00Z" w16du:dateUtc="2024-10-01T10:58:00Z">
        <w:r w:rsidDel="00B806F5">
          <w:rPr>
            <w:rFonts w:ascii="Arial" w:eastAsia="Times New Roman" w:hAnsi="Arial" w:cs="Arial"/>
            <w:color w:val="000000" w:themeColor="text1"/>
            <w:lang w:eastAsia="en-GB"/>
          </w:rPr>
          <w:delText>W</w:delText>
        </w:r>
      </w:del>
      <w:r>
        <w:rPr>
          <w:rFonts w:ascii="Arial" w:eastAsia="Times New Roman" w:hAnsi="Arial" w:cs="Arial"/>
          <w:color w:val="000000" w:themeColor="text1"/>
          <w:lang w:eastAsia="en-GB"/>
        </w:rPr>
        <w:t xml:space="preserve">e </w:t>
      </w:r>
      <w:del w:id="302" w:author="Furl, Nicholas" w:date="2024-10-03T15:07:00Z" w16du:dateUtc="2024-10-03T14:07:00Z">
        <w:r w:rsidDel="00E7282B">
          <w:rPr>
            <w:rFonts w:ascii="Arial" w:eastAsia="Times New Roman" w:hAnsi="Arial" w:cs="Arial"/>
            <w:color w:val="000000" w:themeColor="text1"/>
            <w:lang w:eastAsia="en-GB"/>
          </w:rPr>
          <w:delText xml:space="preserve">also </w:delText>
        </w:r>
      </w:del>
      <w:r>
        <w:rPr>
          <w:rFonts w:ascii="Arial" w:eastAsia="Times New Roman" w:hAnsi="Arial" w:cs="Arial"/>
          <w:color w:val="000000" w:themeColor="text1"/>
          <w:lang w:eastAsia="en-GB"/>
        </w:rPr>
        <w:t xml:space="preserve">tested if the guilt beliefs of </w:t>
      </w:r>
      <w:r w:rsidR="008B59AA" w:rsidRPr="00D61CE1">
        <w:rPr>
          <w:rFonts w:ascii="Arial" w:eastAsia="Times New Roman" w:hAnsi="Arial" w:cs="Arial"/>
          <w:color w:val="000000" w:themeColor="text1"/>
          <w:lang w:eastAsia="en-GB"/>
        </w:rPr>
        <w:t>p</w:t>
      </w:r>
      <w:r w:rsidR="009E284B" w:rsidRPr="00D61CE1">
        <w:rPr>
          <w:rFonts w:ascii="Arial" w:eastAsia="Times New Roman" w:hAnsi="Arial" w:cs="Arial"/>
          <w:color w:val="000000" w:themeColor="text1"/>
          <w:lang w:eastAsia="en-GB"/>
        </w:rPr>
        <w:t xml:space="preserve">articipants </w:t>
      </w:r>
      <w:r>
        <w:rPr>
          <w:rFonts w:ascii="Arial" w:eastAsia="Times New Roman" w:hAnsi="Arial" w:cs="Arial"/>
          <w:color w:val="000000" w:themeColor="text1"/>
          <w:lang w:eastAsia="en-GB"/>
        </w:rPr>
        <w:t>from</w:t>
      </w:r>
      <w:r w:rsidR="009E284B" w:rsidRPr="00D61CE1">
        <w:rPr>
          <w:rFonts w:ascii="Arial" w:eastAsia="Times New Roman" w:hAnsi="Arial" w:cs="Arial"/>
          <w:color w:val="000000" w:themeColor="text1"/>
          <w:lang w:eastAsia="en-GB"/>
        </w:rPr>
        <w:t xml:space="preserve"> the United States (from a majority Christian background) </w:t>
      </w:r>
      <w:r>
        <w:rPr>
          <w:rFonts w:ascii="Arial" w:eastAsia="Times New Roman" w:hAnsi="Arial" w:cs="Arial"/>
          <w:color w:val="000000" w:themeColor="text1"/>
          <w:lang w:eastAsia="en-GB"/>
        </w:rPr>
        <w:t xml:space="preserve">would </w:t>
      </w:r>
      <w:r w:rsidR="008B59AA" w:rsidRPr="00D61CE1">
        <w:rPr>
          <w:rFonts w:ascii="Arial" w:eastAsia="Times New Roman" w:hAnsi="Arial" w:cs="Arial"/>
          <w:color w:val="000000" w:themeColor="text1"/>
          <w:lang w:eastAsia="en-GB"/>
        </w:rPr>
        <w:t xml:space="preserve">be most swayed by witness claims about the guilt of </w:t>
      </w:r>
      <w:r w:rsidR="004E6ED9" w:rsidRPr="00D61CE1">
        <w:rPr>
          <w:rFonts w:ascii="Arial" w:eastAsia="Times New Roman" w:hAnsi="Arial" w:cs="Arial"/>
          <w:color w:val="000000" w:themeColor="text1"/>
          <w:lang w:eastAsia="en-GB"/>
        </w:rPr>
        <w:t>a</w:t>
      </w:r>
      <w:r w:rsidR="009E284B" w:rsidRPr="00D61CE1">
        <w:rPr>
          <w:rFonts w:ascii="Arial" w:eastAsia="Times New Roman" w:hAnsi="Arial" w:cs="Arial"/>
          <w:color w:val="000000" w:themeColor="text1"/>
          <w:lang w:eastAsia="en-GB"/>
        </w:rPr>
        <w:t>theist suspects and</w:t>
      </w:r>
      <w:r w:rsidR="008B59AA" w:rsidRPr="00D61CE1">
        <w:rPr>
          <w:rFonts w:ascii="Arial" w:eastAsia="Times New Roman" w:hAnsi="Arial" w:cs="Arial"/>
          <w:color w:val="000000" w:themeColor="text1"/>
          <w:lang w:eastAsia="en-GB"/>
        </w:rPr>
        <w:t xml:space="preserve"> witness claims about the</w:t>
      </w:r>
      <w:r w:rsidR="009E284B" w:rsidRPr="00D61CE1">
        <w:rPr>
          <w:rFonts w:ascii="Arial" w:eastAsia="Times New Roman" w:hAnsi="Arial" w:cs="Arial"/>
          <w:color w:val="000000" w:themeColor="text1"/>
          <w:lang w:eastAsia="en-GB"/>
        </w:rPr>
        <w:t xml:space="preserve"> innocen</w:t>
      </w:r>
      <w:r w:rsidR="008B59AA" w:rsidRPr="00D61CE1">
        <w:rPr>
          <w:rFonts w:ascii="Arial" w:eastAsia="Times New Roman" w:hAnsi="Arial" w:cs="Arial"/>
          <w:color w:val="000000" w:themeColor="text1"/>
          <w:lang w:eastAsia="en-GB"/>
        </w:rPr>
        <w:t>ce of Christian suspects</w:t>
      </w:r>
      <w:r w:rsidR="009E284B" w:rsidRPr="00D61CE1">
        <w:rPr>
          <w:rFonts w:ascii="Arial" w:eastAsia="Times New Roman" w:hAnsi="Arial" w:cs="Arial"/>
          <w:color w:val="000000" w:themeColor="text1"/>
          <w:lang w:eastAsia="en-GB"/>
        </w:rPr>
        <w:t>.</w:t>
      </w:r>
      <w:ins w:id="303" w:author="Furl, Nicholas" w:date="2024-10-03T15:07:00Z" w16du:dateUtc="2024-10-03T14:07:00Z">
        <w:r w:rsidR="00E7282B" w:rsidRPr="00E7282B">
          <w:t xml:space="preserve"> </w:t>
        </w:r>
        <w:r w:rsidR="00E7282B" w:rsidRPr="00E7282B">
          <w:rPr>
            <w:rFonts w:ascii="Arial" w:eastAsia="Times New Roman" w:hAnsi="Arial" w:cs="Arial"/>
            <w:color w:val="000000" w:themeColor="text1"/>
            <w:lang w:eastAsia="en-GB"/>
          </w:rPr>
          <w:t xml:space="preserve">We </w:t>
        </w:r>
        <w:r w:rsidR="00E7282B">
          <w:rPr>
            <w:rFonts w:ascii="Arial" w:eastAsia="Times New Roman" w:hAnsi="Arial" w:cs="Arial"/>
            <w:color w:val="000000" w:themeColor="text1"/>
            <w:lang w:eastAsia="en-GB"/>
          </w:rPr>
          <w:t xml:space="preserve">also </w:t>
        </w:r>
        <w:r w:rsidR="00E7282B" w:rsidRPr="00E7282B">
          <w:rPr>
            <w:rFonts w:ascii="Arial" w:eastAsia="Times New Roman" w:hAnsi="Arial" w:cs="Arial"/>
            <w:color w:val="000000" w:themeColor="text1"/>
            <w:lang w:eastAsia="en-GB"/>
          </w:rPr>
          <w:t>tested whether participants</w:t>
        </w:r>
      </w:ins>
      <w:ins w:id="304" w:author="Furl, Nicholas" w:date="2024-10-03T15:08:00Z" w16du:dateUtc="2024-10-03T14:08:00Z">
        <w:r w:rsidR="007E3B10">
          <w:rPr>
            <w:rFonts w:ascii="Arial" w:eastAsia="Times New Roman" w:hAnsi="Arial" w:cs="Arial"/>
            <w:color w:val="000000" w:themeColor="text1"/>
            <w:lang w:eastAsia="en-GB"/>
          </w:rPr>
          <w:t>’ belief updating</w:t>
        </w:r>
      </w:ins>
      <w:ins w:id="305" w:author="Furl, Nicholas" w:date="2024-10-03T15:07:00Z" w16du:dateUtc="2024-10-03T14:07:00Z">
        <w:r w:rsidR="00E7282B" w:rsidRPr="00E7282B">
          <w:rPr>
            <w:rFonts w:ascii="Arial" w:eastAsia="Times New Roman" w:hAnsi="Arial" w:cs="Arial"/>
            <w:color w:val="000000" w:themeColor="text1"/>
            <w:lang w:eastAsia="en-GB"/>
          </w:rPr>
          <w:t xml:space="preserve"> would be especially sensitive to disconfirmatory evidence.  </w:t>
        </w:r>
      </w:ins>
    </w:p>
    <w:p w14:paraId="11B45C8E" w14:textId="421BE2AC" w:rsidR="00514A17" w:rsidRPr="00D61CE1" w:rsidRDefault="004E09F5" w:rsidP="007B3FB0">
      <w:pPr>
        <w:spacing w:before="100" w:after="0" w:line="480" w:lineRule="auto"/>
        <w:jc w:val="center"/>
        <w:rPr>
          <w:rFonts w:ascii="Arial" w:eastAsia="Times New Roman" w:hAnsi="Arial" w:cs="Arial"/>
          <w:b/>
          <w:bCs/>
          <w:color w:val="000000" w:themeColor="text1"/>
          <w:lang w:eastAsia="en-GB"/>
        </w:rPr>
      </w:pPr>
      <w:r w:rsidRPr="00D61CE1">
        <w:rPr>
          <w:rFonts w:ascii="Arial" w:eastAsia="Times New Roman" w:hAnsi="Arial" w:cs="Arial"/>
          <w:b/>
          <w:bCs/>
          <w:color w:val="000000" w:themeColor="text1"/>
          <w:lang w:eastAsia="en-GB"/>
        </w:rPr>
        <w:t>Method</w:t>
      </w:r>
    </w:p>
    <w:p w14:paraId="5066A3D9"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bCs/>
          <w:i/>
          <w:iCs/>
          <w:color w:val="000000" w:themeColor="text1"/>
          <w:lang w:eastAsia="en-GB"/>
        </w:rPr>
        <w:t>Participants</w:t>
      </w:r>
    </w:p>
    <w:p w14:paraId="0CA89261" w14:textId="32A1E20E" w:rsidR="004E09F5" w:rsidRPr="00D61CE1" w:rsidRDefault="004E09F5" w:rsidP="00431EFE">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We enrolled 599 participants </w:t>
      </w:r>
      <w:r w:rsidR="00CD43DB" w:rsidRPr="00CD43DB">
        <w:rPr>
          <w:rFonts w:ascii="Arial" w:eastAsia="Times New Roman" w:hAnsi="Arial" w:cs="Arial"/>
          <w:color w:val="000000" w:themeColor="text1"/>
          <w:lang w:eastAsia="en-GB"/>
        </w:rPr>
        <w:t xml:space="preserve">(ages 18-75 </w:t>
      </w:r>
      <w:proofErr w:type="spellStart"/>
      <w:r w:rsidR="00CD43DB" w:rsidRPr="00CD43DB">
        <w:rPr>
          <w:rFonts w:ascii="Arial" w:eastAsia="Times New Roman" w:hAnsi="Arial" w:cs="Arial"/>
          <w:color w:val="000000" w:themeColor="text1"/>
          <w:lang w:eastAsia="en-GB"/>
        </w:rPr>
        <w:t>yo</w:t>
      </w:r>
      <w:proofErr w:type="spellEnd"/>
      <w:r w:rsidR="00CD43DB" w:rsidRPr="00CD43DB">
        <w:rPr>
          <w:rFonts w:ascii="Arial" w:eastAsia="Times New Roman" w:hAnsi="Arial" w:cs="Arial"/>
          <w:color w:val="000000" w:themeColor="text1"/>
          <w:lang w:eastAsia="en-GB"/>
        </w:rPr>
        <w:t xml:space="preserve">, M = 37.09 </w:t>
      </w:r>
      <w:proofErr w:type="spellStart"/>
      <w:r w:rsidR="00CD43DB" w:rsidRPr="00CD43DB">
        <w:rPr>
          <w:rFonts w:ascii="Arial" w:eastAsia="Times New Roman" w:hAnsi="Arial" w:cs="Arial"/>
          <w:color w:val="000000" w:themeColor="text1"/>
          <w:lang w:eastAsia="en-GB"/>
        </w:rPr>
        <w:t>yo</w:t>
      </w:r>
      <w:proofErr w:type="spellEnd"/>
      <w:r w:rsidR="00CD43DB" w:rsidRPr="00CD43DB">
        <w:rPr>
          <w:rFonts w:ascii="Arial" w:eastAsia="Times New Roman" w:hAnsi="Arial" w:cs="Arial"/>
          <w:color w:val="000000" w:themeColor="text1"/>
          <w:lang w:eastAsia="en-GB"/>
        </w:rPr>
        <w:t>, SD = 13.34; 319 men, 274 women, six participants who selected “other”)</w:t>
      </w:r>
      <w:r w:rsidR="00CD43DB">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from the United States through the online recruitment service Prolific (</w:t>
      </w:r>
      <w:hyperlink r:id="rId8" w:history="1">
        <w:r w:rsidRPr="00D61CE1">
          <w:rPr>
            <w:rFonts w:ascii="Arial" w:eastAsia="Times New Roman" w:hAnsi="Arial" w:cs="Arial"/>
            <w:color w:val="000000" w:themeColor="text1"/>
            <w:u w:val="single"/>
            <w:lang w:eastAsia="en-GB"/>
          </w:rPr>
          <w:t>www.prolific.co</w:t>
        </w:r>
      </w:hyperlink>
      <w:r w:rsidRPr="00D61CE1">
        <w:rPr>
          <w:rFonts w:ascii="Arial" w:eastAsia="Times New Roman" w:hAnsi="Arial" w:cs="Arial"/>
          <w:color w:val="000000" w:themeColor="text1"/>
          <w:lang w:eastAsia="en-GB"/>
        </w:rPr>
        <w:t xml:space="preserve">).  The </w:t>
      </w:r>
      <w:r w:rsidR="00CD43DB">
        <w:rPr>
          <w:rFonts w:ascii="Arial" w:eastAsia="Times New Roman" w:hAnsi="Arial" w:cs="Arial"/>
          <w:color w:val="000000" w:themeColor="text1"/>
          <w:lang w:eastAsia="en-GB"/>
        </w:rPr>
        <w:t xml:space="preserve">local ethics committee approved the </w:t>
      </w:r>
      <w:r w:rsidRPr="00D61CE1">
        <w:rPr>
          <w:rFonts w:ascii="Arial" w:eastAsia="Times New Roman" w:hAnsi="Arial" w:cs="Arial"/>
          <w:color w:val="000000" w:themeColor="text1"/>
          <w:lang w:eastAsia="en-GB"/>
        </w:rPr>
        <w:t>experiment. </w:t>
      </w:r>
    </w:p>
    <w:p w14:paraId="79188B62" w14:textId="77777777" w:rsidR="00F11F03" w:rsidRPr="00D61CE1" w:rsidRDefault="00F11F03" w:rsidP="00431EFE">
      <w:pPr>
        <w:spacing w:before="100" w:after="0" w:line="480" w:lineRule="auto"/>
        <w:ind w:firstLine="720"/>
        <w:rPr>
          <w:rFonts w:ascii="Arial" w:eastAsia="Times New Roman" w:hAnsi="Arial" w:cs="Arial"/>
          <w:color w:val="000000" w:themeColor="text1"/>
          <w:lang w:eastAsia="en-GB"/>
        </w:rPr>
      </w:pPr>
    </w:p>
    <w:p w14:paraId="3A043ED9" w14:textId="266AF1A9" w:rsidR="004E09F5" w:rsidRPr="00D61CE1" w:rsidRDefault="00F17B78" w:rsidP="004F268C">
      <w:pPr>
        <w:spacing w:before="100" w:after="0" w:line="480" w:lineRule="auto"/>
        <w:rPr>
          <w:rFonts w:ascii="Arial" w:eastAsia="Times New Roman" w:hAnsi="Arial" w:cs="Arial"/>
          <w:i/>
          <w:color w:val="000000" w:themeColor="text1"/>
          <w:lang w:eastAsia="en-GB"/>
        </w:rPr>
      </w:pPr>
      <w:r w:rsidRPr="00D61CE1">
        <w:rPr>
          <w:rFonts w:ascii="Arial" w:eastAsia="Times New Roman" w:hAnsi="Arial" w:cs="Arial"/>
          <w:bCs/>
          <w:i/>
          <w:iCs/>
          <w:color w:val="000000" w:themeColor="text1"/>
          <w:lang w:eastAsia="en-GB"/>
        </w:rPr>
        <w:t>P</w:t>
      </w:r>
      <w:r w:rsidR="004E09F5" w:rsidRPr="00D61CE1">
        <w:rPr>
          <w:rFonts w:ascii="Arial" w:eastAsia="Times New Roman" w:hAnsi="Arial" w:cs="Arial"/>
          <w:bCs/>
          <w:i/>
          <w:iCs/>
          <w:color w:val="000000" w:themeColor="text1"/>
          <w:lang w:eastAsia="en-GB"/>
        </w:rPr>
        <w:t>rocedure</w:t>
      </w:r>
      <w:r w:rsidR="00431EFE" w:rsidRPr="00D61CE1">
        <w:rPr>
          <w:rFonts w:ascii="Arial" w:eastAsia="Times New Roman" w:hAnsi="Arial" w:cs="Arial"/>
          <w:bCs/>
          <w:i/>
          <w:iCs/>
          <w:color w:val="000000" w:themeColor="text1"/>
          <w:lang w:eastAsia="en-GB"/>
        </w:rPr>
        <w:t>s</w:t>
      </w:r>
    </w:p>
    <w:p w14:paraId="4FEBD9BB" w14:textId="23A2A57E" w:rsidR="004E09F5" w:rsidRPr="00D61CE1" w:rsidRDefault="004E09F5" w:rsidP="00431EFE">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Gorilla Experiment Builder </w:t>
      </w:r>
      <w:hyperlink r:id="rId9" w:history="1">
        <w:r w:rsidRPr="00D61CE1">
          <w:rPr>
            <w:rFonts w:ascii="Arial" w:eastAsia="Times New Roman" w:hAnsi="Arial" w:cs="Arial"/>
            <w:color w:val="000000" w:themeColor="text1"/>
            <w:u w:val="single"/>
            <w:lang w:eastAsia="en-GB"/>
          </w:rPr>
          <w:t>www.gorilla.sc</w:t>
        </w:r>
      </w:hyperlink>
      <w:r w:rsidRPr="00D61CE1">
        <w:rPr>
          <w:rFonts w:ascii="Arial" w:eastAsia="Times New Roman" w:hAnsi="Arial" w:cs="Arial"/>
          <w:color w:val="000000" w:themeColor="text1"/>
          <w:lang w:eastAsia="en-GB"/>
        </w:rPr>
        <w:t xml:space="preserve"> (Anwyl-Irvine, </w:t>
      </w:r>
      <w:proofErr w:type="spellStart"/>
      <w:r w:rsidRPr="00D61CE1">
        <w:rPr>
          <w:rFonts w:ascii="Arial" w:eastAsia="Times New Roman" w:hAnsi="Arial" w:cs="Arial"/>
          <w:color w:val="000000" w:themeColor="text1"/>
          <w:lang w:eastAsia="en-GB"/>
        </w:rPr>
        <w:t>Massonnié</w:t>
      </w:r>
      <w:proofErr w:type="spellEnd"/>
      <w:r w:rsidRPr="00D61CE1">
        <w:rPr>
          <w:rFonts w:ascii="Arial" w:eastAsia="Times New Roman" w:hAnsi="Arial" w:cs="Arial"/>
          <w:color w:val="000000" w:themeColor="text1"/>
          <w:lang w:eastAsia="en-GB"/>
        </w:rPr>
        <w:t>, Flitton, Kirkham, &amp; Evershed, 2020)</w:t>
      </w:r>
      <w:r w:rsidR="00E162B9">
        <w:rPr>
          <w:rFonts w:ascii="Arial" w:eastAsia="Times New Roman" w:hAnsi="Arial" w:cs="Arial"/>
          <w:color w:val="000000" w:themeColor="text1"/>
          <w:lang w:eastAsia="en-GB"/>
        </w:rPr>
        <w:t xml:space="preserve"> hosted the experiment</w:t>
      </w:r>
      <w:r w:rsidRPr="00D61CE1">
        <w:rPr>
          <w:rFonts w:ascii="Arial" w:eastAsia="Times New Roman" w:hAnsi="Arial" w:cs="Arial"/>
          <w:color w:val="000000" w:themeColor="text1"/>
          <w:lang w:eastAsia="en-GB"/>
        </w:rPr>
        <w:t xml:space="preserve">. Each participant underwent </w:t>
      </w:r>
      <w:r w:rsidR="008F2A5E">
        <w:rPr>
          <w:rFonts w:ascii="Arial" w:eastAsia="Times New Roman" w:hAnsi="Arial" w:cs="Arial"/>
          <w:color w:val="000000" w:themeColor="text1"/>
          <w:lang w:eastAsia="en-GB"/>
        </w:rPr>
        <w:t>one</w:t>
      </w:r>
      <w:r w:rsidR="00A330CA" w:rsidRPr="00D61CE1">
        <w:rPr>
          <w:rFonts w:ascii="Arial" w:eastAsia="Times New Roman" w:hAnsi="Arial" w:cs="Arial"/>
          <w:color w:val="000000" w:themeColor="text1"/>
          <w:lang w:eastAsia="en-GB"/>
        </w:rPr>
        <w:t xml:space="preserve"> </w:t>
      </w:r>
      <w:r w:rsidR="002D4E7C" w:rsidRPr="00D61CE1">
        <w:rPr>
          <w:rFonts w:ascii="Arial" w:eastAsia="Times New Roman" w:hAnsi="Arial" w:cs="Arial"/>
          <w:color w:val="000000" w:themeColor="text1"/>
          <w:lang w:eastAsia="en-GB"/>
        </w:rPr>
        <w:t>trial</w:t>
      </w:r>
      <w:r w:rsidR="008F2A5E">
        <w:rPr>
          <w:rFonts w:ascii="Arial" w:eastAsia="Times New Roman" w:hAnsi="Arial" w:cs="Arial"/>
          <w:color w:val="000000" w:themeColor="text1"/>
          <w:lang w:eastAsia="en-GB"/>
        </w:rPr>
        <w:t xml:space="preserve">, </w:t>
      </w:r>
      <w:ins w:id="306" w:author="Furl, Nicholas" w:date="2024-10-03T15:09:00Z" w16du:dateUtc="2024-10-03T14:09:00Z">
        <w:r w:rsidR="00D343CB">
          <w:rPr>
            <w:rFonts w:ascii="Arial" w:eastAsia="Times New Roman" w:hAnsi="Arial" w:cs="Arial"/>
            <w:color w:val="000000" w:themeColor="text1"/>
            <w:lang w:eastAsia="en-GB"/>
          </w:rPr>
          <w:t xml:space="preserve">which </w:t>
        </w:r>
      </w:ins>
      <w:r w:rsidR="008F2A5E">
        <w:rPr>
          <w:rFonts w:ascii="Arial" w:eastAsia="Times New Roman" w:hAnsi="Arial" w:cs="Arial"/>
          <w:color w:val="000000" w:themeColor="text1"/>
          <w:lang w:eastAsia="en-GB"/>
        </w:rPr>
        <w:t>includ</w:t>
      </w:r>
      <w:ins w:id="307" w:author="Furl, Nicholas" w:date="2024-10-03T15:09:00Z" w16du:dateUtc="2024-10-03T14:09:00Z">
        <w:r w:rsidR="00D343CB">
          <w:rPr>
            <w:rFonts w:ascii="Arial" w:eastAsia="Times New Roman" w:hAnsi="Arial" w:cs="Arial"/>
            <w:color w:val="000000" w:themeColor="text1"/>
            <w:lang w:eastAsia="en-GB"/>
          </w:rPr>
          <w:t>ed</w:t>
        </w:r>
      </w:ins>
      <w:del w:id="308" w:author="Furl, Nicholas" w:date="2024-10-03T15:09:00Z" w16du:dateUtc="2024-10-03T14:09:00Z">
        <w:r w:rsidR="008F2A5E" w:rsidDel="00D343CB">
          <w:rPr>
            <w:rFonts w:ascii="Arial" w:eastAsia="Times New Roman" w:hAnsi="Arial" w:cs="Arial"/>
            <w:color w:val="000000" w:themeColor="text1"/>
            <w:lang w:eastAsia="en-GB"/>
          </w:rPr>
          <w:delText>ing</w:delText>
        </w:r>
      </w:del>
      <w:r w:rsidR="008F2A5E">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 xml:space="preserve">a crime scenario </w:t>
      </w:r>
      <w:ins w:id="309" w:author="Furl, Nicholas" w:date="2024-10-01T12:28:00Z" w16du:dateUtc="2024-10-01T11:28:00Z">
        <w:r w:rsidR="00723BA6">
          <w:rPr>
            <w:rFonts w:ascii="Arial" w:eastAsia="Times New Roman" w:hAnsi="Arial" w:cs="Arial"/>
            <w:color w:val="000000" w:themeColor="text1"/>
            <w:lang w:eastAsia="en-GB"/>
          </w:rPr>
          <w:t>(</w:t>
        </w:r>
        <w:r w:rsidR="00723BA6" w:rsidRPr="00D61CE1">
          <w:rPr>
            <w:rFonts w:ascii="Arial" w:eastAsia="Times New Roman" w:hAnsi="Arial" w:cs="Arial"/>
            <w:color w:val="000000" w:themeColor="text1"/>
            <w:lang w:eastAsia="en-GB"/>
          </w:rPr>
          <w:t xml:space="preserve">See </w:t>
        </w:r>
        <w:r w:rsidR="00723BA6">
          <w:rPr>
            <w:rFonts w:ascii="Arial" w:eastAsia="Times New Roman" w:hAnsi="Arial" w:cs="Arial"/>
            <w:color w:val="000000" w:themeColor="text1"/>
            <w:lang w:eastAsia="en-GB"/>
          </w:rPr>
          <w:t>Supplementary Materials</w:t>
        </w:r>
        <w:r w:rsidR="00723BA6" w:rsidRPr="00D61CE1">
          <w:rPr>
            <w:rFonts w:ascii="Arial" w:eastAsia="Times New Roman" w:hAnsi="Arial" w:cs="Arial"/>
            <w:color w:val="000000" w:themeColor="text1"/>
            <w:lang w:eastAsia="en-GB"/>
          </w:rPr>
          <w:t xml:space="preserve"> </w:t>
        </w:r>
        <w:r w:rsidR="00723BA6" w:rsidRPr="00D61CE1">
          <w:rPr>
            <w:rFonts w:ascii="Arial" w:eastAsia="Times New Roman" w:hAnsi="Arial" w:cs="Arial"/>
            <w:color w:val="000000" w:themeColor="text1"/>
            <w:lang w:eastAsia="en-GB"/>
          </w:rPr>
          <w:t>for an example</w:t>
        </w:r>
        <w:r w:rsidR="00723BA6">
          <w:rPr>
            <w:rFonts w:ascii="Arial" w:eastAsia="Times New Roman" w:hAnsi="Arial" w:cs="Arial"/>
            <w:color w:val="000000" w:themeColor="text1"/>
            <w:lang w:eastAsia="en-GB"/>
          </w:rPr>
          <w:t>)</w:t>
        </w:r>
        <w:r w:rsidR="00723BA6" w:rsidRPr="00D61CE1">
          <w:rPr>
            <w:rFonts w:ascii="Arial" w:eastAsia="Times New Roman" w:hAnsi="Arial" w:cs="Arial"/>
            <w:color w:val="000000" w:themeColor="text1"/>
            <w:lang w:eastAsia="en-GB"/>
          </w:rPr>
          <w:t xml:space="preserve"> </w:t>
        </w:r>
      </w:ins>
      <w:r w:rsidRPr="00D61CE1">
        <w:rPr>
          <w:rFonts w:ascii="Arial" w:eastAsia="Times New Roman" w:hAnsi="Arial" w:cs="Arial"/>
          <w:color w:val="000000" w:themeColor="text1"/>
          <w:lang w:eastAsia="en-GB"/>
        </w:rPr>
        <w:t xml:space="preserve">followed </w:t>
      </w:r>
      <w:r w:rsidR="008F2A5E">
        <w:rPr>
          <w:rFonts w:ascii="Arial" w:eastAsia="Times New Roman" w:hAnsi="Arial" w:cs="Arial"/>
          <w:color w:val="000000" w:themeColor="text1"/>
          <w:lang w:eastAsia="en-GB"/>
        </w:rPr>
        <w:t>by a sequence of witness claims</w:t>
      </w:r>
      <w:r w:rsidRPr="00D61CE1">
        <w:rPr>
          <w:rFonts w:ascii="Arial" w:eastAsia="Times New Roman" w:hAnsi="Arial" w:cs="Arial"/>
          <w:color w:val="000000" w:themeColor="text1"/>
          <w:lang w:eastAsia="en-GB"/>
        </w:rPr>
        <w:t xml:space="preserve">. </w:t>
      </w:r>
      <w:r w:rsidR="008F2A5E">
        <w:rPr>
          <w:rFonts w:ascii="Arial" w:eastAsia="Times New Roman" w:hAnsi="Arial" w:cs="Arial"/>
          <w:color w:val="000000" w:themeColor="text1"/>
          <w:lang w:eastAsia="en-GB"/>
        </w:rPr>
        <w:t>T</w:t>
      </w:r>
      <w:r w:rsidRPr="00D61CE1">
        <w:rPr>
          <w:rFonts w:ascii="Arial" w:eastAsia="Times New Roman" w:hAnsi="Arial" w:cs="Arial"/>
          <w:color w:val="000000" w:themeColor="text1"/>
          <w:lang w:eastAsia="en-GB"/>
        </w:rPr>
        <w:t>he religious affi</w:t>
      </w:r>
      <w:r w:rsidR="000E3707" w:rsidRPr="00D61CE1">
        <w:rPr>
          <w:rFonts w:ascii="Arial" w:eastAsia="Times New Roman" w:hAnsi="Arial" w:cs="Arial"/>
          <w:color w:val="000000" w:themeColor="text1"/>
          <w:lang w:eastAsia="en-GB"/>
        </w:rPr>
        <w:t xml:space="preserve">liation of the suspect </w:t>
      </w:r>
      <w:ins w:id="310" w:author="Furl, Nicholas" w:date="2024-10-01T12:23:00Z" w16du:dateUtc="2024-10-01T11:23:00Z">
        <w:r w:rsidR="006F6525">
          <w:rPr>
            <w:rFonts w:ascii="Arial" w:eastAsia="Times New Roman" w:hAnsi="Arial" w:cs="Arial"/>
            <w:color w:val="000000" w:themeColor="text1"/>
            <w:lang w:eastAsia="en-GB"/>
          </w:rPr>
          <w:t xml:space="preserve">mentioned in the scenario </w:t>
        </w:r>
      </w:ins>
      <w:r w:rsidR="008F2A5E">
        <w:rPr>
          <w:rFonts w:ascii="Arial" w:eastAsia="Times New Roman" w:hAnsi="Arial" w:cs="Arial"/>
          <w:color w:val="000000" w:themeColor="text1"/>
          <w:lang w:eastAsia="en-GB"/>
        </w:rPr>
        <w:t>was manipulated</w:t>
      </w:r>
      <w:del w:id="311" w:author="Furl, Nicholas" w:date="2024-10-01T12:23:00Z" w16du:dateUtc="2024-10-01T11:23:00Z">
        <w:r w:rsidR="008F2A5E" w:rsidDel="006F6525">
          <w:rPr>
            <w:rFonts w:ascii="Arial" w:eastAsia="Times New Roman" w:hAnsi="Arial" w:cs="Arial"/>
            <w:color w:val="000000" w:themeColor="text1"/>
            <w:lang w:eastAsia="en-GB"/>
          </w:rPr>
          <w:delText xml:space="preserve"> (i.e., t</w:delText>
        </w:r>
        <w:r w:rsidRPr="00D61CE1" w:rsidDel="006F6525">
          <w:rPr>
            <w:rFonts w:ascii="Arial" w:eastAsia="Times New Roman" w:hAnsi="Arial" w:cs="Arial"/>
            <w:color w:val="000000" w:themeColor="text1"/>
            <w:lang w:eastAsia="en-GB"/>
          </w:rPr>
          <w:delText xml:space="preserve">he bold text below. The text was not in bold </w:delText>
        </w:r>
        <w:r w:rsidR="008F2A5E" w:rsidDel="006F6525">
          <w:rPr>
            <w:rFonts w:ascii="Arial" w:eastAsia="Times New Roman" w:hAnsi="Arial" w:cs="Arial"/>
            <w:color w:val="000000" w:themeColor="text1"/>
            <w:lang w:eastAsia="en-GB"/>
          </w:rPr>
          <w:delText>in the study</w:delText>
        </w:r>
        <w:r w:rsidRPr="00D61CE1" w:rsidDel="006F6525">
          <w:rPr>
            <w:rFonts w:ascii="Arial" w:eastAsia="Times New Roman" w:hAnsi="Arial" w:cs="Arial"/>
            <w:color w:val="000000" w:themeColor="text1"/>
            <w:lang w:eastAsia="en-GB"/>
          </w:rPr>
          <w:delText>)</w:delText>
        </w:r>
      </w:del>
      <w:r w:rsidR="008F2A5E">
        <w:rPr>
          <w:rFonts w:ascii="Arial" w:eastAsia="Times New Roman" w:hAnsi="Arial" w:cs="Arial"/>
          <w:color w:val="000000" w:themeColor="text1"/>
          <w:lang w:eastAsia="en-GB"/>
        </w:rPr>
        <w:t xml:space="preserve">, such that </w:t>
      </w:r>
      <w:ins w:id="312" w:author="Furl, Nicholas" w:date="2024-10-01T12:27:00Z" w16du:dateUtc="2024-10-01T11:27:00Z">
        <w:r w:rsidR="00002248">
          <w:rPr>
            <w:rFonts w:ascii="Arial" w:eastAsia="Times New Roman" w:hAnsi="Arial" w:cs="Arial"/>
            <w:color w:val="000000" w:themeColor="text1"/>
            <w:lang w:eastAsia="en-GB"/>
          </w:rPr>
          <w:t>each participant was randomly</w:t>
        </w:r>
      </w:ins>
      <w:ins w:id="313" w:author="Furl, Nicholas" w:date="2024-10-01T12:28:00Z" w16du:dateUtc="2024-10-01T11:28:00Z">
        <w:r w:rsidR="00002248">
          <w:rPr>
            <w:rFonts w:ascii="Arial" w:eastAsia="Times New Roman" w:hAnsi="Arial" w:cs="Arial"/>
            <w:color w:val="000000" w:themeColor="text1"/>
            <w:lang w:eastAsia="en-GB"/>
          </w:rPr>
          <w:t xml:space="preserve">-assigned either </w:t>
        </w:r>
      </w:ins>
      <w:del w:id="314" w:author="Furl, Nicholas" w:date="2024-10-01T12:28:00Z" w16du:dateUtc="2024-10-01T11:28:00Z">
        <w:r w:rsidR="008F2A5E" w:rsidDel="00002248">
          <w:rPr>
            <w:rFonts w:ascii="Arial" w:eastAsia="Times New Roman" w:hAnsi="Arial" w:cs="Arial"/>
            <w:color w:val="000000" w:themeColor="text1"/>
            <w:lang w:eastAsia="en-GB"/>
          </w:rPr>
          <w:delText xml:space="preserve">the suspect was a member of </w:delText>
        </w:r>
      </w:del>
      <w:r w:rsidRPr="00D61CE1">
        <w:rPr>
          <w:rFonts w:ascii="Arial" w:eastAsia="Times New Roman" w:hAnsi="Arial" w:cs="Arial"/>
          <w:color w:val="000000" w:themeColor="text1"/>
          <w:lang w:eastAsia="en-GB"/>
        </w:rPr>
        <w:t>“Americ</w:t>
      </w:r>
      <w:r w:rsidR="008F2A5E">
        <w:rPr>
          <w:rFonts w:ascii="Arial" w:eastAsia="Times New Roman" w:hAnsi="Arial" w:cs="Arial"/>
          <w:color w:val="000000" w:themeColor="text1"/>
          <w:lang w:eastAsia="en-GB"/>
        </w:rPr>
        <w:t>an Atheists” or “the Christian C</w:t>
      </w:r>
      <w:r w:rsidRPr="00D61CE1">
        <w:rPr>
          <w:rFonts w:ascii="Arial" w:eastAsia="Times New Roman" w:hAnsi="Arial" w:cs="Arial"/>
          <w:color w:val="000000" w:themeColor="text1"/>
          <w:lang w:eastAsia="en-GB"/>
        </w:rPr>
        <w:t xml:space="preserve">hurch”. </w:t>
      </w:r>
      <w:r w:rsidR="008F2A5E">
        <w:rPr>
          <w:rFonts w:ascii="Arial" w:eastAsia="Times New Roman" w:hAnsi="Arial" w:cs="Arial"/>
          <w:color w:val="000000" w:themeColor="text1"/>
          <w:lang w:eastAsia="en-GB"/>
        </w:rPr>
        <w:t xml:space="preserve">We </w:t>
      </w:r>
      <w:r w:rsidRPr="00D61CE1">
        <w:rPr>
          <w:rFonts w:ascii="Arial" w:eastAsia="Times New Roman" w:hAnsi="Arial" w:cs="Arial"/>
          <w:color w:val="000000" w:themeColor="text1"/>
          <w:lang w:eastAsia="en-GB"/>
        </w:rPr>
        <w:t>sample</w:t>
      </w:r>
      <w:r w:rsidR="008F2A5E">
        <w:rPr>
          <w:rFonts w:ascii="Arial" w:eastAsia="Times New Roman" w:hAnsi="Arial" w:cs="Arial"/>
          <w:color w:val="000000" w:themeColor="text1"/>
          <w:lang w:eastAsia="en-GB"/>
        </w:rPr>
        <w:t>d</w:t>
      </w:r>
      <w:r w:rsidRPr="00D61CE1">
        <w:rPr>
          <w:rFonts w:ascii="Arial" w:eastAsia="Times New Roman" w:hAnsi="Arial" w:cs="Arial"/>
          <w:color w:val="000000" w:themeColor="text1"/>
          <w:lang w:eastAsia="en-GB"/>
        </w:rPr>
        <w:t xml:space="preserve"> participants from the United States,</w:t>
      </w:r>
      <w:r w:rsidR="008F2A5E">
        <w:rPr>
          <w:rFonts w:ascii="Arial" w:eastAsia="Times New Roman" w:hAnsi="Arial" w:cs="Arial"/>
          <w:color w:val="000000" w:themeColor="text1"/>
          <w:lang w:eastAsia="en-GB"/>
        </w:rPr>
        <w:t xml:space="preserve"> who might be familiar with </w:t>
      </w:r>
      <w:r w:rsidRPr="00D61CE1">
        <w:rPr>
          <w:rFonts w:ascii="Arial" w:eastAsia="Times New Roman" w:hAnsi="Arial" w:cs="Arial"/>
          <w:color w:val="000000" w:themeColor="text1"/>
          <w:lang w:eastAsia="en-GB"/>
        </w:rPr>
        <w:t xml:space="preserve">American Atheists. </w:t>
      </w:r>
      <w:r w:rsidR="008F2A5E">
        <w:rPr>
          <w:rFonts w:ascii="Arial" w:eastAsia="Times New Roman" w:hAnsi="Arial" w:cs="Arial"/>
          <w:color w:val="000000" w:themeColor="text1"/>
          <w:lang w:eastAsia="en-GB"/>
        </w:rPr>
        <w:t>R</w:t>
      </w:r>
      <w:r w:rsidRPr="00D61CE1">
        <w:rPr>
          <w:rFonts w:ascii="Arial" w:eastAsia="Times New Roman" w:hAnsi="Arial" w:cs="Arial"/>
          <w:color w:val="000000" w:themeColor="text1"/>
          <w:lang w:eastAsia="en-GB"/>
        </w:rPr>
        <w:t xml:space="preserve">eligious affiliation </w:t>
      </w:r>
      <w:r w:rsidR="008F2A5E">
        <w:rPr>
          <w:rFonts w:ascii="Arial" w:eastAsia="Times New Roman" w:hAnsi="Arial" w:cs="Arial"/>
          <w:color w:val="000000" w:themeColor="text1"/>
          <w:lang w:eastAsia="en-GB"/>
        </w:rPr>
        <w:t>appeared within</w:t>
      </w:r>
      <w:r w:rsidRPr="00D61CE1">
        <w:rPr>
          <w:rFonts w:ascii="Arial" w:eastAsia="Times New Roman" w:hAnsi="Arial" w:cs="Arial"/>
          <w:color w:val="000000" w:themeColor="text1"/>
          <w:lang w:eastAsia="en-GB"/>
        </w:rPr>
        <w:t xml:space="preserve"> a list </w:t>
      </w:r>
      <w:r w:rsidR="008F2A5E">
        <w:rPr>
          <w:rFonts w:ascii="Arial" w:eastAsia="Times New Roman" w:hAnsi="Arial" w:cs="Arial"/>
          <w:color w:val="000000" w:themeColor="text1"/>
          <w:lang w:eastAsia="en-GB"/>
        </w:rPr>
        <w:t>of suspect</w:t>
      </w:r>
      <w:r w:rsidRPr="00D61CE1">
        <w:rPr>
          <w:rFonts w:ascii="Arial" w:eastAsia="Times New Roman" w:hAnsi="Arial" w:cs="Arial"/>
          <w:color w:val="000000" w:themeColor="text1"/>
          <w:lang w:eastAsia="en-GB"/>
        </w:rPr>
        <w:t xml:space="preserve"> characteristics.</w:t>
      </w:r>
      <w:del w:id="315" w:author="Furl, Nicholas" w:date="2024-10-01T12:28:00Z" w16du:dateUtc="2024-10-01T11:28:00Z">
        <w:r w:rsidRPr="00D61CE1" w:rsidDel="00723BA6">
          <w:rPr>
            <w:rFonts w:ascii="Arial" w:eastAsia="Times New Roman" w:hAnsi="Arial" w:cs="Arial"/>
            <w:color w:val="000000" w:themeColor="text1"/>
            <w:lang w:eastAsia="en-GB"/>
          </w:rPr>
          <w:delText xml:space="preserve"> </w:delText>
        </w:r>
        <w:bookmarkStart w:id="316" w:name="_Hlk178677927"/>
        <w:r w:rsidRPr="00D61CE1" w:rsidDel="00723BA6">
          <w:rPr>
            <w:rFonts w:ascii="Arial" w:eastAsia="Times New Roman" w:hAnsi="Arial" w:cs="Arial"/>
            <w:color w:val="000000" w:themeColor="text1"/>
            <w:lang w:eastAsia="en-GB"/>
          </w:rPr>
          <w:delText xml:space="preserve">See </w:delText>
        </w:r>
      </w:del>
      <w:del w:id="317" w:author="Furl, Nicholas" w:date="2024-10-01T12:26:00Z" w16du:dateUtc="2024-10-01T11:26:00Z">
        <w:r w:rsidRPr="00D61CE1" w:rsidDel="006F6525">
          <w:rPr>
            <w:rFonts w:ascii="Arial" w:eastAsia="Times New Roman" w:hAnsi="Arial" w:cs="Arial"/>
            <w:color w:val="000000" w:themeColor="text1"/>
            <w:lang w:eastAsia="en-GB"/>
          </w:rPr>
          <w:delText xml:space="preserve">below </w:delText>
        </w:r>
      </w:del>
      <w:del w:id="318" w:author="Furl, Nicholas" w:date="2024-10-01T12:28:00Z" w16du:dateUtc="2024-10-01T11:28:00Z">
        <w:r w:rsidRPr="00D61CE1" w:rsidDel="00723BA6">
          <w:rPr>
            <w:rFonts w:ascii="Arial" w:eastAsia="Times New Roman" w:hAnsi="Arial" w:cs="Arial"/>
            <w:color w:val="000000" w:themeColor="text1"/>
            <w:lang w:eastAsia="en-GB"/>
          </w:rPr>
          <w:delText>for an example:</w:delText>
        </w:r>
      </w:del>
    </w:p>
    <w:bookmarkEnd w:id="316"/>
    <w:p w14:paraId="260CBF0A" w14:textId="4619AAE6" w:rsidR="004E09F5" w:rsidRPr="00D61CE1" w:rsidDel="006F6525" w:rsidRDefault="004E09F5" w:rsidP="007A2983">
      <w:pPr>
        <w:spacing w:before="100" w:after="0" w:line="480" w:lineRule="auto"/>
        <w:ind w:firstLine="720"/>
        <w:rPr>
          <w:del w:id="319" w:author="Furl, Nicholas" w:date="2024-10-01T12:25:00Z" w16du:dateUtc="2024-10-01T11:25:00Z"/>
          <w:rFonts w:ascii="Arial" w:eastAsia="Times New Roman" w:hAnsi="Arial" w:cs="Arial"/>
          <w:color w:val="000000" w:themeColor="text1"/>
          <w:lang w:eastAsia="en-GB"/>
        </w:rPr>
      </w:pPr>
      <w:del w:id="320" w:author="Furl, Nicholas" w:date="2024-10-01T12:25:00Z" w16du:dateUtc="2024-10-01T11:25:00Z">
        <w:r w:rsidRPr="00D61CE1" w:rsidDel="006F6525">
          <w:rPr>
            <w:rFonts w:ascii="Arial" w:eastAsia="Times New Roman" w:hAnsi="Arial" w:cs="Arial"/>
            <w:i/>
            <w:iCs/>
            <w:color w:val="000000" w:themeColor="text1"/>
            <w:lang w:eastAsia="en-GB"/>
          </w:rPr>
          <w:delText xml:space="preserve">“It is a dark and stormy night. You are a detective called to the scene of a crime. A local restaurant has been set on fire. Fortunately, the culprit was observed by a crowd of people as he ran from the scene, and a suspect has already been apprehended.  He is local businessman Matthew Johnson. Mr Johnson is a married father of three children, a member of Rotary International, and a volunteer for the local branch of </w:delText>
        </w:r>
        <w:r w:rsidRPr="00D61CE1" w:rsidDel="006F6525">
          <w:rPr>
            <w:rFonts w:ascii="Arial" w:eastAsia="Times New Roman" w:hAnsi="Arial" w:cs="Arial"/>
            <w:b/>
            <w:bCs/>
            <w:i/>
            <w:iCs/>
            <w:color w:val="000000" w:themeColor="text1"/>
            <w:lang w:eastAsia="en-GB"/>
          </w:rPr>
          <w:delText>American Atheists / the Christian church</w:delText>
        </w:r>
        <w:r w:rsidRPr="00D61CE1" w:rsidDel="006F6525">
          <w:rPr>
            <w:rFonts w:ascii="Arial" w:eastAsia="Times New Roman" w:hAnsi="Arial" w:cs="Arial"/>
            <w:i/>
            <w:iCs/>
            <w:color w:val="000000" w:themeColor="text1"/>
            <w:lang w:eastAsia="en-GB"/>
          </w:rPr>
          <w:delText>. The witnesses, however, don't all agree about whether Mr Johnson is the man they saw running from the scene. Your task now is to determine whether to charge him with the crime. You will hear from ten of the witnesses, and after each witness you need to rate the likelihood that Mr Johnson is the guilty party. In your experience, on a dark and stormy night like tonight, 60% of the witnesses to a crime are accurate about what they report, and 40% are mistaken.”</w:delText>
        </w:r>
      </w:del>
    </w:p>
    <w:p w14:paraId="5209AFE2" w14:textId="54FFBFE2" w:rsidR="004E09F5" w:rsidRPr="00D61CE1" w:rsidRDefault="005F0C45" w:rsidP="007A2983">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B</w:t>
      </w:r>
      <w:r w:rsidR="00D4352D" w:rsidRPr="00D61CE1">
        <w:rPr>
          <w:rFonts w:ascii="Arial" w:eastAsia="Times New Roman" w:hAnsi="Arial" w:cs="Arial"/>
          <w:color w:val="000000" w:themeColor="text1"/>
          <w:lang w:eastAsia="en-GB"/>
        </w:rPr>
        <w:t>efore viewing witness claim</w:t>
      </w:r>
      <w:r w:rsidR="00E218B5">
        <w:rPr>
          <w:rFonts w:ascii="Arial" w:eastAsia="Times New Roman" w:hAnsi="Arial" w:cs="Arial"/>
          <w:color w:val="000000" w:themeColor="text1"/>
          <w:lang w:eastAsia="en-GB"/>
        </w:rPr>
        <w:t>s</w:t>
      </w:r>
      <w:r w:rsidR="00D4352D"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participants </w:t>
      </w:r>
      <w:r>
        <w:rPr>
          <w:rFonts w:ascii="Arial" w:eastAsia="Times New Roman" w:hAnsi="Arial" w:cs="Arial"/>
          <w:color w:val="000000" w:themeColor="text1"/>
          <w:lang w:eastAsia="en-GB"/>
        </w:rPr>
        <w:t xml:space="preserve">rated </w:t>
      </w:r>
      <w:r w:rsidR="004E09F5" w:rsidRPr="00D61CE1">
        <w:rPr>
          <w:rFonts w:ascii="Arial" w:eastAsia="Times New Roman" w:hAnsi="Arial" w:cs="Arial"/>
          <w:color w:val="000000" w:themeColor="text1"/>
          <w:lang w:eastAsia="en-GB"/>
        </w:rPr>
        <w:t xml:space="preserve">prior beliefs about </w:t>
      </w:r>
      <w:r w:rsidR="00E218B5">
        <w:rPr>
          <w:rFonts w:ascii="Arial" w:eastAsia="Times New Roman" w:hAnsi="Arial" w:cs="Arial"/>
          <w:color w:val="000000" w:themeColor="text1"/>
          <w:lang w:eastAsia="en-GB"/>
        </w:rPr>
        <w:t xml:space="preserve">the suspects’ </w:t>
      </w:r>
      <w:r w:rsidR="004E09F5" w:rsidRPr="00D61CE1">
        <w:rPr>
          <w:rFonts w:ascii="Arial" w:eastAsia="Times New Roman" w:hAnsi="Arial" w:cs="Arial"/>
          <w:color w:val="000000" w:themeColor="text1"/>
          <w:lang w:eastAsia="en-GB"/>
        </w:rPr>
        <w:t xml:space="preserve">guilt using a slider scale from 0 (completely innocent) to 100 (completely guilty). The slider </w:t>
      </w:r>
      <w:r w:rsidR="00CE5D60" w:rsidRPr="00D61CE1">
        <w:rPr>
          <w:rFonts w:ascii="Arial" w:eastAsia="Times New Roman" w:hAnsi="Arial" w:cs="Arial"/>
          <w:color w:val="000000" w:themeColor="text1"/>
          <w:lang w:eastAsia="en-GB"/>
        </w:rPr>
        <w:t xml:space="preserve">appeared </w:t>
      </w:r>
      <w:r w:rsidR="00D62831">
        <w:rPr>
          <w:rFonts w:ascii="Arial" w:eastAsia="Times New Roman" w:hAnsi="Arial" w:cs="Arial"/>
          <w:color w:val="000000" w:themeColor="text1"/>
          <w:lang w:eastAsia="en-GB"/>
        </w:rPr>
        <w:t>when</w:t>
      </w:r>
      <w:r w:rsidR="00CE5D60" w:rsidRPr="00D61CE1">
        <w:rPr>
          <w:rFonts w:ascii="Arial" w:eastAsia="Times New Roman" w:hAnsi="Arial" w:cs="Arial"/>
          <w:color w:val="000000" w:themeColor="text1"/>
          <w:lang w:eastAsia="en-GB"/>
        </w:rPr>
        <w:t xml:space="preserve"> participant</w:t>
      </w:r>
      <w:r w:rsidR="00D62831">
        <w:rPr>
          <w:rFonts w:ascii="Arial" w:eastAsia="Times New Roman" w:hAnsi="Arial" w:cs="Arial"/>
          <w:color w:val="000000" w:themeColor="text1"/>
          <w:lang w:eastAsia="en-GB"/>
        </w:rPr>
        <w:t>s</w:t>
      </w:r>
      <w:r w:rsidR="00CE5D60" w:rsidRPr="00D61CE1">
        <w:rPr>
          <w:rFonts w:ascii="Arial" w:eastAsia="Times New Roman" w:hAnsi="Arial" w:cs="Arial"/>
          <w:color w:val="000000" w:themeColor="text1"/>
          <w:lang w:eastAsia="en-GB"/>
        </w:rPr>
        <w:t xml:space="preserve"> clicked on the scale</w:t>
      </w:r>
      <w:r w:rsidR="00E218B5">
        <w:rPr>
          <w:rFonts w:ascii="Arial" w:eastAsia="Times New Roman" w:hAnsi="Arial" w:cs="Arial"/>
          <w:color w:val="000000" w:themeColor="text1"/>
          <w:lang w:eastAsia="en-GB"/>
        </w:rPr>
        <w:t>, with</w:t>
      </w:r>
      <w:r w:rsidR="00CE5D60" w:rsidRPr="00D61CE1">
        <w:rPr>
          <w:rFonts w:ascii="Arial" w:eastAsia="Times New Roman" w:hAnsi="Arial" w:cs="Arial"/>
          <w:color w:val="000000" w:themeColor="text1"/>
          <w:lang w:eastAsia="en-GB"/>
        </w:rPr>
        <w:t xml:space="preserve"> </w:t>
      </w:r>
      <w:r w:rsidR="00E218B5">
        <w:rPr>
          <w:rFonts w:ascii="Arial" w:eastAsia="Times New Roman" w:hAnsi="Arial" w:cs="Arial"/>
          <w:color w:val="000000" w:themeColor="text1"/>
          <w:lang w:eastAsia="en-GB"/>
        </w:rPr>
        <w:t>the rating</w:t>
      </w:r>
      <w:r w:rsidR="004E09F5" w:rsidRPr="00D61CE1">
        <w:rPr>
          <w:rFonts w:ascii="Arial" w:eastAsia="Times New Roman" w:hAnsi="Arial" w:cs="Arial"/>
          <w:color w:val="000000" w:themeColor="text1"/>
          <w:lang w:eastAsia="en-GB"/>
        </w:rPr>
        <w:t xml:space="preserve"> number </w:t>
      </w:r>
      <w:r w:rsidR="00E218B5">
        <w:rPr>
          <w:rFonts w:ascii="Arial" w:eastAsia="Times New Roman" w:hAnsi="Arial" w:cs="Arial"/>
          <w:color w:val="000000" w:themeColor="text1"/>
          <w:lang w:eastAsia="en-GB"/>
        </w:rPr>
        <w:t>appearing</w:t>
      </w:r>
      <w:r w:rsidR="004E09F5" w:rsidRPr="00D61CE1">
        <w:rPr>
          <w:rFonts w:ascii="Arial" w:eastAsia="Times New Roman" w:hAnsi="Arial" w:cs="Arial"/>
          <w:color w:val="000000" w:themeColor="text1"/>
          <w:lang w:eastAsia="en-GB"/>
        </w:rPr>
        <w:t xml:space="preserve"> above selected location</w:t>
      </w:r>
      <w:r w:rsidR="00E218B5">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 xml:space="preserve"> on the slider. </w:t>
      </w:r>
      <w:r w:rsidR="00D62831" w:rsidRPr="00D62831">
        <w:rPr>
          <w:rFonts w:ascii="Arial" w:eastAsia="Times New Roman" w:hAnsi="Arial" w:cs="Arial"/>
          <w:color w:val="000000" w:themeColor="text1"/>
          <w:lang w:eastAsia="en-GB"/>
        </w:rPr>
        <w:t xml:space="preserve">Participants indicated suspect guilt beliefs using the same slider scale. </w:t>
      </w:r>
      <w:r w:rsidR="00E218B5">
        <w:rPr>
          <w:rFonts w:ascii="Arial" w:eastAsia="Times New Roman" w:hAnsi="Arial" w:cs="Arial"/>
          <w:color w:val="000000" w:themeColor="text1"/>
          <w:lang w:eastAsia="en-GB"/>
        </w:rPr>
        <w:t>W</w:t>
      </w:r>
      <w:r w:rsidR="004E09F5" w:rsidRPr="00D61CE1">
        <w:rPr>
          <w:rFonts w:ascii="Arial" w:eastAsia="Times New Roman" w:hAnsi="Arial" w:cs="Arial"/>
          <w:color w:val="000000" w:themeColor="text1"/>
          <w:lang w:eastAsia="en-GB"/>
        </w:rPr>
        <w:t xml:space="preserve">itness appeared </w:t>
      </w:r>
      <w:r w:rsidR="00D62831">
        <w:rPr>
          <w:rFonts w:ascii="Arial" w:eastAsia="Times New Roman" w:hAnsi="Arial" w:cs="Arial"/>
          <w:color w:val="000000" w:themeColor="text1"/>
          <w:lang w:eastAsia="en-GB"/>
        </w:rPr>
        <w:t xml:space="preserve">as </w:t>
      </w:r>
      <w:r w:rsidR="00E218B5">
        <w:rPr>
          <w:rFonts w:ascii="Arial" w:eastAsia="Times New Roman" w:hAnsi="Arial" w:cs="Arial"/>
          <w:color w:val="000000" w:themeColor="text1"/>
          <w:lang w:eastAsia="en-GB"/>
        </w:rPr>
        <w:t xml:space="preserve">two silhouette avatars, </w:t>
      </w:r>
      <w:r w:rsidR="00E218B5" w:rsidRPr="00E218B5">
        <w:rPr>
          <w:rFonts w:ascii="Arial" w:eastAsia="Times New Roman" w:hAnsi="Arial" w:cs="Arial"/>
          <w:color w:val="000000" w:themeColor="text1"/>
          <w:lang w:eastAsia="en-GB"/>
        </w:rPr>
        <w:t>resembling a man or woman</w:t>
      </w:r>
      <w:r w:rsidR="00E218B5">
        <w:rPr>
          <w:rFonts w:ascii="Arial" w:eastAsia="Times New Roman" w:hAnsi="Arial" w:cs="Arial"/>
          <w:color w:val="000000" w:themeColor="text1"/>
          <w:lang w:eastAsia="en-GB"/>
        </w:rPr>
        <w:t>,</w:t>
      </w:r>
      <w:r w:rsidR="00E218B5" w:rsidRPr="00E218B5">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lastRenderedPageBreak/>
        <w:t xml:space="preserve">randomly assigned </w:t>
      </w:r>
      <w:ins w:id="321" w:author="Furl, Nicholas" w:date="2024-10-01T12:30:00Z" w16du:dateUtc="2024-10-01T11:30:00Z">
        <w:r w:rsidR="00116A82">
          <w:rPr>
            <w:rFonts w:ascii="Arial" w:eastAsia="Times New Roman" w:hAnsi="Arial" w:cs="Arial"/>
            <w:color w:val="000000" w:themeColor="text1"/>
            <w:lang w:eastAsia="en-GB"/>
          </w:rPr>
          <w:t xml:space="preserve">to each witness </w:t>
        </w:r>
      </w:ins>
      <w:r w:rsidR="00E218B5">
        <w:rPr>
          <w:rFonts w:ascii="Arial" w:eastAsia="Times New Roman" w:hAnsi="Arial" w:cs="Arial"/>
          <w:color w:val="000000" w:themeColor="text1"/>
          <w:lang w:eastAsia="en-GB"/>
        </w:rPr>
        <w:t xml:space="preserve">with </w:t>
      </w:r>
      <w:r w:rsidR="00CE5D60" w:rsidRPr="00D61CE1">
        <w:rPr>
          <w:rFonts w:ascii="Arial" w:eastAsia="Times New Roman" w:hAnsi="Arial" w:cs="Arial"/>
          <w:color w:val="000000" w:themeColor="text1"/>
          <w:lang w:eastAsia="en-GB"/>
        </w:rPr>
        <w:t>50% probability</w:t>
      </w:r>
      <w:r w:rsidR="004E09F5" w:rsidRPr="00D61CE1">
        <w:rPr>
          <w:rFonts w:ascii="Arial" w:eastAsia="Times New Roman" w:hAnsi="Arial" w:cs="Arial"/>
          <w:color w:val="000000" w:themeColor="text1"/>
          <w:lang w:eastAsia="en-GB"/>
        </w:rPr>
        <w:t>, with a dialogue bubble declaring “</w:t>
      </w:r>
      <w:r w:rsidR="004E09F5" w:rsidRPr="00D62831">
        <w:rPr>
          <w:rFonts w:ascii="Arial" w:eastAsia="Times New Roman" w:hAnsi="Arial" w:cs="Arial"/>
          <w:i/>
          <w:color w:val="000000" w:themeColor="text1"/>
          <w:lang w:eastAsia="en-GB"/>
        </w:rPr>
        <w:t>It was him</w:t>
      </w:r>
      <w:r w:rsidR="004E09F5" w:rsidRPr="00D61CE1">
        <w:rPr>
          <w:rFonts w:ascii="Arial" w:eastAsia="Times New Roman" w:hAnsi="Arial" w:cs="Arial"/>
          <w:color w:val="000000" w:themeColor="text1"/>
          <w:lang w:eastAsia="en-GB"/>
        </w:rPr>
        <w:t>” (Guilty claim) or “</w:t>
      </w:r>
      <w:r w:rsidR="004E09F5" w:rsidRPr="00D62831">
        <w:rPr>
          <w:rFonts w:ascii="Arial" w:eastAsia="Times New Roman" w:hAnsi="Arial" w:cs="Arial"/>
          <w:i/>
          <w:color w:val="000000" w:themeColor="text1"/>
          <w:lang w:eastAsia="en-GB"/>
        </w:rPr>
        <w:t>It wasn’t him</w:t>
      </w:r>
      <w:r w:rsidR="004E09F5" w:rsidRPr="00D61CE1">
        <w:rPr>
          <w:rFonts w:ascii="Arial" w:eastAsia="Times New Roman" w:hAnsi="Arial" w:cs="Arial"/>
          <w:color w:val="000000" w:themeColor="text1"/>
          <w:lang w:eastAsia="en-GB"/>
        </w:rPr>
        <w:t xml:space="preserve">” (Innocent claim). </w:t>
      </w:r>
      <w:r w:rsidR="00D62831">
        <w:rPr>
          <w:rFonts w:ascii="Arial" w:eastAsia="Times New Roman" w:hAnsi="Arial" w:cs="Arial"/>
          <w:color w:val="000000" w:themeColor="text1"/>
          <w:lang w:eastAsia="en-GB"/>
        </w:rPr>
        <w:t>T</w:t>
      </w:r>
      <w:r w:rsidR="00E83550" w:rsidRPr="00D61CE1">
        <w:rPr>
          <w:rFonts w:ascii="Arial" w:eastAsia="Times New Roman" w:hAnsi="Arial" w:cs="Arial"/>
          <w:color w:val="000000" w:themeColor="text1"/>
          <w:lang w:eastAsia="en-GB"/>
        </w:rPr>
        <w:t>rial</w:t>
      </w:r>
      <w:r w:rsidR="00D62831">
        <w:rPr>
          <w:rFonts w:ascii="Arial" w:eastAsia="Times New Roman" w:hAnsi="Arial" w:cs="Arial"/>
          <w:color w:val="000000" w:themeColor="text1"/>
          <w:lang w:eastAsia="en-GB"/>
        </w:rPr>
        <w:t>s could be guilt</w:t>
      </w:r>
      <w:r w:rsidR="00E83550" w:rsidRPr="00D61CE1">
        <w:rPr>
          <w:rFonts w:ascii="Arial" w:eastAsia="Times New Roman" w:hAnsi="Arial" w:cs="Arial"/>
          <w:color w:val="000000" w:themeColor="text1"/>
          <w:lang w:eastAsia="en-GB"/>
        </w:rPr>
        <w:t xml:space="preserve"> </w:t>
      </w:r>
      <w:r w:rsidR="00D62831">
        <w:rPr>
          <w:rFonts w:ascii="Arial" w:eastAsia="Times New Roman" w:hAnsi="Arial" w:cs="Arial"/>
          <w:color w:val="000000" w:themeColor="text1"/>
          <w:lang w:eastAsia="en-GB"/>
        </w:rPr>
        <w:t>(</w:t>
      </w:r>
      <w:r w:rsidR="00D62831" w:rsidRPr="00D62831">
        <w:rPr>
          <w:rFonts w:ascii="Arial" w:eastAsia="Times New Roman" w:hAnsi="Arial" w:cs="Arial"/>
          <w:color w:val="000000" w:themeColor="text1"/>
          <w:lang w:eastAsia="en-GB"/>
        </w:rPr>
        <w:t xml:space="preserve">six </w:t>
      </w:r>
      <w:r w:rsidR="00D62831">
        <w:rPr>
          <w:rFonts w:ascii="Arial" w:eastAsia="Times New Roman" w:hAnsi="Arial" w:cs="Arial"/>
          <w:color w:val="000000" w:themeColor="text1"/>
          <w:lang w:eastAsia="en-GB"/>
        </w:rPr>
        <w:t xml:space="preserve">guilty, four </w:t>
      </w:r>
      <w:r w:rsidR="00BC31BF">
        <w:rPr>
          <w:rFonts w:ascii="Arial" w:eastAsia="Times New Roman" w:hAnsi="Arial" w:cs="Arial"/>
          <w:color w:val="000000" w:themeColor="text1"/>
          <w:lang w:eastAsia="en-GB"/>
        </w:rPr>
        <w:t>innocent</w:t>
      </w:r>
      <w:r w:rsidR="00D62831">
        <w:rPr>
          <w:rFonts w:ascii="Arial" w:eastAsia="Times New Roman" w:hAnsi="Arial" w:cs="Arial"/>
          <w:color w:val="000000" w:themeColor="text1"/>
          <w:lang w:eastAsia="en-GB"/>
        </w:rPr>
        <w:t xml:space="preserve"> </w:t>
      </w:r>
      <w:r w:rsidR="00D62831" w:rsidRPr="00D62831">
        <w:rPr>
          <w:rFonts w:ascii="Arial" w:eastAsia="Times New Roman" w:hAnsi="Arial" w:cs="Arial"/>
          <w:color w:val="000000" w:themeColor="text1"/>
          <w:lang w:eastAsia="en-GB"/>
        </w:rPr>
        <w:t>claims</w:t>
      </w:r>
      <w:r w:rsidR="00D62831">
        <w:rPr>
          <w:rFonts w:ascii="Arial" w:eastAsia="Times New Roman" w:hAnsi="Arial" w:cs="Arial"/>
          <w:color w:val="000000" w:themeColor="text1"/>
          <w:lang w:eastAsia="en-GB"/>
        </w:rPr>
        <w:t>) or innocent (six innocent, four guilty) sequences</w:t>
      </w:r>
      <w:r w:rsidR="00D62831" w:rsidRPr="00D62831">
        <w:rPr>
          <w:rFonts w:ascii="Arial" w:eastAsia="Times New Roman" w:hAnsi="Arial" w:cs="Arial"/>
          <w:color w:val="000000" w:themeColor="text1"/>
          <w:lang w:eastAsia="en-GB"/>
        </w:rPr>
        <w:t xml:space="preserve"> </w:t>
      </w:r>
      <w:r w:rsidR="00E83550" w:rsidRPr="00D61CE1">
        <w:rPr>
          <w:rFonts w:ascii="Arial" w:eastAsia="Times New Roman" w:hAnsi="Arial" w:cs="Arial"/>
          <w:color w:val="000000" w:themeColor="text1"/>
          <w:lang w:eastAsia="en-GB"/>
        </w:rPr>
        <w:t xml:space="preserve">(randomly assigned </w:t>
      </w:r>
      <w:r w:rsidR="00D62831">
        <w:rPr>
          <w:rFonts w:ascii="Arial" w:eastAsia="Times New Roman" w:hAnsi="Arial" w:cs="Arial"/>
          <w:color w:val="000000" w:themeColor="text1"/>
          <w:lang w:eastAsia="en-GB"/>
        </w:rPr>
        <w:t xml:space="preserve">to sequences </w:t>
      </w:r>
      <w:r w:rsidR="00E83550" w:rsidRPr="00D61CE1">
        <w:rPr>
          <w:rFonts w:ascii="Arial" w:eastAsia="Times New Roman" w:hAnsi="Arial" w:cs="Arial"/>
          <w:color w:val="000000" w:themeColor="text1"/>
          <w:lang w:eastAsia="en-GB"/>
        </w:rPr>
        <w:t xml:space="preserve">with </w:t>
      </w:r>
      <w:r w:rsidR="00B4304F" w:rsidRPr="00D61CE1">
        <w:rPr>
          <w:rFonts w:ascii="Arial" w:eastAsia="Times New Roman" w:hAnsi="Arial" w:cs="Arial"/>
          <w:color w:val="000000" w:themeColor="text1"/>
          <w:lang w:eastAsia="en-GB"/>
        </w:rPr>
        <w:t>50% probability)</w:t>
      </w:r>
      <w:r w:rsidR="004E09F5" w:rsidRPr="00D61CE1">
        <w:rPr>
          <w:rFonts w:ascii="Arial" w:eastAsia="Times New Roman" w:hAnsi="Arial" w:cs="Arial"/>
          <w:color w:val="000000" w:themeColor="text1"/>
          <w:lang w:eastAsia="en-GB"/>
        </w:rPr>
        <w:t xml:space="preserve">. This proportion </w:t>
      </w:r>
      <w:r w:rsidR="00D62831">
        <w:rPr>
          <w:rFonts w:ascii="Arial" w:eastAsia="Times New Roman" w:hAnsi="Arial" w:cs="Arial"/>
          <w:color w:val="000000" w:themeColor="text1"/>
          <w:lang w:eastAsia="en-GB"/>
        </w:rPr>
        <w:t>of claims substantiated</w:t>
      </w:r>
      <w:r w:rsidR="004E09F5" w:rsidRPr="00D61CE1">
        <w:rPr>
          <w:rFonts w:ascii="Arial" w:eastAsia="Times New Roman" w:hAnsi="Arial" w:cs="Arial"/>
          <w:color w:val="000000" w:themeColor="text1"/>
          <w:lang w:eastAsia="en-GB"/>
        </w:rPr>
        <w:t xml:space="preserve"> the instructions that “</w:t>
      </w:r>
      <w:r w:rsidR="004E09F5" w:rsidRPr="00D62831">
        <w:rPr>
          <w:rFonts w:ascii="Arial" w:eastAsia="Times New Roman" w:hAnsi="Arial" w:cs="Arial"/>
          <w:i/>
          <w:color w:val="000000" w:themeColor="text1"/>
          <w:lang w:eastAsia="en-GB"/>
        </w:rPr>
        <w:t>60% of the witnesses to a crime are accurate about what they report, and 40% are mistaken</w:t>
      </w:r>
      <w:r w:rsidR="004E09F5" w:rsidRPr="00D61CE1">
        <w:rPr>
          <w:rFonts w:ascii="Arial" w:eastAsia="Times New Roman" w:hAnsi="Arial" w:cs="Arial"/>
          <w:color w:val="000000" w:themeColor="text1"/>
          <w:lang w:eastAsia="en-GB"/>
        </w:rPr>
        <w:t xml:space="preserve">”. </w:t>
      </w:r>
      <w:r w:rsidR="00385679">
        <w:rPr>
          <w:rFonts w:ascii="Arial" w:eastAsia="Times New Roman" w:hAnsi="Arial" w:cs="Arial"/>
          <w:color w:val="000000" w:themeColor="text1"/>
          <w:lang w:eastAsia="en-GB"/>
        </w:rPr>
        <w:t>I</w:t>
      </w:r>
      <w:r w:rsidR="004E09F5" w:rsidRPr="00D61CE1">
        <w:rPr>
          <w:rFonts w:ascii="Arial" w:eastAsia="Times New Roman" w:hAnsi="Arial" w:cs="Arial"/>
          <w:color w:val="000000" w:themeColor="text1"/>
          <w:lang w:eastAsia="en-GB"/>
        </w:rPr>
        <w:t>nnocent and guilty witnes</w:t>
      </w:r>
      <w:r w:rsidR="00385679">
        <w:rPr>
          <w:rFonts w:ascii="Arial" w:eastAsia="Times New Roman" w:hAnsi="Arial" w:cs="Arial"/>
          <w:color w:val="000000" w:themeColor="text1"/>
          <w:lang w:eastAsia="en-GB"/>
        </w:rPr>
        <w:t>s claims were randomised</w:t>
      </w:r>
      <w:r w:rsidR="004E09F5" w:rsidRPr="00D61CE1">
        <w:rPr>
          <w:rFonts w:ascii="Arial" w:eastAsia="Times New Roman" w:hAnsi="Arial" w:cs="Arial"/>
          <w:color w:val="000000" w:themeColor="text1"/>
          <w:lang w:eastAsia="en-GB"/>
        </w:rPr>
        <w:t>. All ratings were self-paced. A blue bar across the top of the screen indicated</w:t>
      </w:r>
      <w:r w:rsidR="00385679">
        <w:rPr>
          <w:rFonts w:ascii="Arial" w:eastAsia="Times New Roman" w:hAnsi="Arial" w:cs="Arial"/>
          <w:color w:val="000000" w:themeColor="text1"/>
          <w:lang w:eastAsia="en-GB"/>
        </w:rPr>
        <w:t xml:space="preserve"> progression through each sequence</w:t>
      </w:r>
      <w:r w:rsidR="004E09F5" w:rsidRPr="00D61CE1">
        <w:rPr>
          <w:rFonts w:ascii="Arial" w:eastAsia="Times New Roman" w:hAnsi="Arial" w:cs="Arial"/>
          <w:color w:val="000000" w:themeColor="text1"/>
          <w:lang w:eastAsia="en-GB"/>
        </w:rPr>
        <w:t>. </w:t>
      </w:r>
    </w:p>
    <w:p w14:paraId="58AD555B" w14:textId="16D39622" w:rsidR="004E09F5" w:rsidRPr="00D61CE1" w:rsidRDefault="004E09F5" w:rsidP="007A2983">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After completing the</w:t>
      </w:r>
      <w:ins w:id="322" w:author="Furl, Nicholas" w:date="2024-10-01T12:30:00Z" w16du:dateUtc="2024-10-01T11:30:00Z">
        <w:r w:rsidR="00E114ED">
          <w:rPr>
            <w:rFonts w:ascii="Arial" w:eastAsia="Times New Roman" w:hAnsi="Arial" w:cs="Arial"/>
            <w:color w:val="000000" w:themeColor="text1"/>
            <w:lang w:eastAsia="en-GB"/>
          </w:rPr>
          <w:t xml:space="preserve"> </w:t>
        </w:r>
      </w:ins>
      <w:del w:id="323" w:author="Furl, Nicholas" w:date="2024-10-01T12:30:00Z" w16du:dateUtc="2024-10-01T11:30:00Z">
        <w:r w:rsidRPr="00D61CE1" w:rsidDel="00E114ED">
          <w:rPr>
            <w:rFonts w:ascii="Arial" w:eastAsia="Times New Roman" w:hAnsi="Arial" w:cs="Arial"/>
            <w:color w:val="000000" w:themeColor="text1"/>
            <w:lang w:eastAsia="en-GB"/>
          </w:rPr>
          <w:delText xml:space="preserve"> </w:delText>
        </w:r>
      </w:del>
      <w:ins w:id="324" w:author="Furl, Nicholas" w:date="2024-10-01T12:30:00Z" w16du:dateUtc="2024-10-01T11:30:00Z">
        <w:r w:rsidR="00E114ED">
          <w:rPr>
            <w:rFonts w:ascii="Arial" w:eastAsia="Times New Roman" w:hAnsi="Arial" w:cs="Arial"/>
            <w:color w:val="000000" w:themeColor="text1"/>
            <w:lang w:eastAsia="en-GB"/>
          </w:rPr>
          <w:t>sequence</w:t>
        </w:r>
      </w:ins>
      <w:del w:id="325" w:author="Furl, Nicholas" w:date="2024-10-01T12:30:00Z" w16du:dateUtc="2024-10-01T11:30:00Z">
        <w:r w:rsidRPr="00D61CE1" w:rsidDel="00E114ED">
          <w:rPr>
            <w:rFonts w:ascii="Arial" w:eastAsia="Times New Roman" w:hAnsi="Arial" w:cs="Arial"/>
            <w:color w:val="000000" w:themeColor="text1"/>
            <w:lang w:eastAsia="en-GB"/>
          </w:rPr>
          <w:delText>trial</w:delText>
        </w:r>
      </w:del>
      <w:r w:rsidRPr="00D61CE1">
        <w:rPr>
          <w:rFonts w:ascii="Arial" w:eastAsia="Times New Roman" w:hAnsi="Arial" w:cs="Arial"/>
          <w:color w:val="000000" w:themeColor="text1"/>
          <w:lang w:eastAsia="en-GB"/>
        </w:rPr>
        <w:t xml:space="preserve">, participants answered a demographics questionnaire which </w:t>
      </w:r>
      <w:r w:rsidR="00EA0CF3">
        <w:rPr>
          <w:rFonts w:ascii="Arial" w:eastAsia="Times New Roman" w:hAnsi="Arial" w:cs="Arial"/>
          <w:color w:val="000000" w:themeColor="text1"/>
          <w:lang w:eastAsia="en-GB"/>
        </w:rPr>
        <w:t xml:space="preserve">queried age, </w:t>
      </w:r>
      <w:r w:rsidRPr="00D61CE1">
        <w:rPr>
          <w:rFonts w:ascii="Arial" w:eastAsia="Times New Roman" w:hAnsi="Arial" w:cs="Arial"/>
          <w:color w:val="000000" w:themeColor="text1"/>
          <w:lang w:eastAsia="en-GB"/>
        </w:rPr>
        <w:t>gender (Male, fema</w:t>
      </w:r>
      <w:r w:rsidR="00EA0CF3">
        <w:rPr>
          <w:rFonts w:ascii="Arial" w:eastAsia="Times New Roman" w:hAnsi="Arial" w:cs="Arial"/>
          <w:color w:val="000000" w:themeColor="text1"/>
          <w:lang w:eastAsia="en-GB"/>
        </w:rPr>
        <w:t>le, other- please specify) and</w:t>
      </w:r>
      <w:r w:rsidRPr="00D61CE1">
        <w:rPr>
          <w:rFonts w:ascii="Arial" w:eastAsia="Times New Roman" w:hAnsi="Arial" w:cs="Arial"/>
          <w:color w:val="000000" w:themeColor="text1"/>
          <w:lang w:eastAsia="en-GB"/>
        </w:rPr>
        <w:t xml:space="preserve"> religious affiliation (Christian (Catholic), Christian (Baptist), Christian (Other), Hindu, Buddhist, Muslim, Jewish, Sikh, None, Atheist, Agnostic, Other (Please specify)). Participants also </w:t>
      </w:r>
      <w:r w:rsidR="00EA0CF3">
        <w:rPr>
          <w:rFonts w:ascii="Arial" w:eastAsia="Times New Roman" w:hAnsi="Arial" w:cs="Arial"/>
          <w:color w:val="000000" w:themeColor="text1"/>
          <w:lang w:eastAsia="en-GB"/>
        </w:rPr>
        <w:t>used a slider to answer</w:t>
      </w:r>
      <w:r w:rsidRPr="00D61CE1">
        <w:rPr>
          <w:rFonts w:ascii="Arial" w:eastAsia="Times New Roman" w:hAnsi="Arial" w:cs="Arial"/>
          <w:color w:val="000000" w:themeColor="text1"/>
          <w:lang w:eastAsia="en-GB"/>
        </w:rPr>
        <w:t xml:space="preserve"> “</w:t>
      </w:r>
      <w:r w:rsidRPr="00D61CE1">
        <w:rPr>
          <w:rFonts w:ascii="Arial" w:eastAsia="Times New Roman" w:hAnsi="Arial" w:cs="Arial"/>
          <w:i/>
          <w:iCs/>
          <w:color w:val="000000" w:themeColor="text1"/>
          <w:lang w:eastAsia="en-GB"/>
        </w:rPr>
        <w:t>How strongly do you believe in God or gods (from 0-100)? To clarify, if you are certain that God (or gods) does not exist, please put “0” and if you are certain that God (or gods) does exist, then put “100”</w:t>
      </w:r>
      <w:r w:rsidRPr="00D61CE1">
        <w:rPr>
          <w:rFonts w:ascii="Arial" w:eastAsia="Times New Roman" w:hAnsi="Arial" w:cs="Arial"/>
          <w:color w:val="000000" w:themeColor="text1"/>
          <w:lang w:eastAsia="en-GB"/>
        </w:rPr>
        <w:t>.</w:t>
      </w:r>
    </w:p>
    <w:p w14:paraId="0382F422" w14:textId="77777777" w:rsidR="00F11F03" w:rsidRPr="00D61CE1" w:rsidRDefault="00F11F03" w:rsidP="007A2983">
      <w:pPr>
        <w:spacing w:before="100" w:after="0" w:line="480" w:lineRule="auto"/>
        <w:ind w:firstLine="720"/>
        <w:rPr>
          <w:rFonts w:ascii="Arial" w:eastAsia="Times New Roman" w:hAnsi="Arial" w:cs="Arial"/>
          <w:color w:val="000000" w:themeColor="text1"/>
          <w:lang w:eastAsia="en-GB"/>
        </w:rPr>
      </w:pPr>
    </w:p>
    <w:p w14:paraId="0CB05F40" w14:textId="4E7B89B3" w:rsidR="004E09F5" w:rsidRPr="00D61CE1" w:rsidRDefault="00763D0D" w:rsidP="004F268C">
      <w:pPr>
        <w:spacing w:before="100" w:after="0" w:line="480" w:lineRule="auto"/>
        <w:rPr>
          <w:rFonts w:ascii="Arial" w:eastAsia="Times New Roman" w:hAnsi="Arial" w:cs="Arial"/>
          <w:color w:val="000000" w:themeColor="text1"/>
          <w:lang w:eastAsia="en-GB"/>
        </w:rPr>
      </w:pPr>
      <w:ins w:id="326" w:author="Furl, Nicholas" w:date="2024-10-01T12:31:00Z" w16du:dateUtc="2024-10-01T11:31:00Z">
        <w:r>
          <w:rPr>
            <w:rFonts w:ascii="Arial" w:eastAsia="Times New Roman" w:hAnsi="Arial" w:cs="Arial"/>
            <w:bCs/>
            <w:i/>
            <w:iCs/>
            <w:color w:val="000000" w:themeColor="text1"/>
            <w:lang w:eastAsia="en-GB"/>
          </w:rPr>
          <w:t xml:space="preserve">Ground </w:t>
        </w:r>
      </w:ins>
      <w:ins w:id="327" w:author="Furl, Nicholas" w:date="2024-10-05T16:02:00Z" w16du:dateUtc="2024-10-05T15:02:00Z">
        <w:r w:rsidR="0031536D">
          <w:rPr>
            <w:rFonts w:ascii="Arial" w:eastAsia="Times New Roman" w:hAnsi="Arial" w:cs="Arial"/>
            <w:bCs/>
            <w:i/>
            <w:iCs/>
            <w:color w:val="000000" w:themeColor="text1"/>
            <w:lang w:eastAsia="en-GB"/>
          </w:rPr>
          <w:t>t</w:t>
        </w:r>
      </w:ins>
      <w:ins w:id="328" w:author="Furl, Nicholas" w:date="2024-10-01T12:31:00Z" w16du:dateUtc="2024-10-01T11:31:00Z">
        <w:r>
          <w:rPr>
            <w:rFonts w:ascii="Arial" w:eastAsia="Times New Roman" w:hAnsi="Arial" w:cs="Arial"/>
            <w:bCs/>
            <w:i/>
            <w:iCs/>
            <w:color w:val="000000" w:themeColor="text1"/>
            <w:lang w:eastAsia="en-GB"/>
          </w:rPr>
          <w:t xml:space="preserve">ruth </w:t>
        </w:r>
      </w:ins>
      <w:ins w:id="329" w:author="Furl, Nicholas" w:date="2024-10-05T16:02:00Z" w16du:dateUtc="2024-10-05T15:02:00Z">
        <w:r w:rsidR="000C1DD9">
          <w:rPr>
            <w:rFonts w:ascii="Arial" w:eastAsia="Times New Roman" w:hAnsi="Arial" w:cs="Arial"/>
            <w:bCs/>
            <w:i/>
            <w:iCs/>
            <w:color w:val="000000" w:themeColor="text1"/>
            <w:lang w:eastAsia="en-GB"/>
          </w:rPr>
          <w:t>computation</w:t>
        </w:r>
      </w:ins>
      <w:del w:id="330" w:author="Furl, Nicholas" w:date="2024-10-01T12:31:00Z" w16du:dateUtc="2024-10-01T11:31:00Z">
        <w:r w:rsidR="004E09F5" w:rsidRPr="00D61CE1" w:rsidDel="00763D0D">
          <w:rPr>
            <w:rFonts w:ascii="Arial" w:eastAsia="Times New Roman" w:hAnsi="Arial" w:cs="Arial"/>
            <w:bCs/>
            <w:i/>
            <w:iCs/>
            <w:color w:val="000000" w:themeColor="text1"/>
            <w:lang w:eastAsia="en-GB"/>
          </w:rPr>
          <w:delText>Ideal Observer</w:delText>
        </w:r>
      </w:del>
    </w:p>
    <w:p w14:paraId="6542CFE6" w14:textId="6E6CC002" w:rsidR="004E09F5" w:rsidRPr="00D61CE1" w:rsidRDefault="00B03A2F" w:rsidP="009A5FC8">
      <w:pPr>
        <w:spacing w:before="100" w:after="0" w:line="480" w:lineRule="auto"/>
        <w:ind w:firstLine="720"/>
        <w:rPr>
          <w:rFonts w:ascii="Arial" w:eastAsia="Times New Roman" w:hAnsi="Arial" w:cs="Arial"/>
          <w:color w:val="000000" w:themeColor="text1"/>
          <w:lang w:eastAsia="en-GB"/>
        </w:rPr>
      </w:pPr>
      <w:ins w:id="331" w:author="Furl, Nicholas" w:date="2024-10-01T12:33:00Z" w16du:dateUtc="2024-10-01T11:33:00Z">
        <w:r>
          <w:rPr>
            <w:rFonts w:ascii="Arial" w:eastAsia="Times New Roman" w:hAnsi="Arial" w:cs="Arial"/>
            <w:color w:val="000000" w:themeColor="text1"/>
            <w:lang w:eastAsia="en-GB"/>
          </w:rPr>
          <w:t>Following previo</w:t>
        </w:r>
      </w:ins>
      <w:ins w:id="332" w:author="Furl, Nicholas" w:date="2024-10-01T12:34:00Z" w16du:dateUtc="2024-10-01T11:34:00Z">
        <w:r>
          <w:rPr>
            <w:rFonts w:ascii="Arial" w:eastAsia="Times New Roman" w:hAnsi="Arial" w:cs="Arial"/>
            <w:color w:val="000000" w:themeColor="text1"/>
            <w:lang w:eastAsia="en-GB"/>
          </w:rPr>
          <w:t xml:space="preserve">us work, </w:t>
        </w:r>
      </w:ins>
      <w:moveToRangeStart w:id="333" w:author="Furl, Nicholas" w:date="2024-10-01T12:34:00Z" w:name="move178678470"/>
      <w:moveTo w:id="334" w:author="Furl, Nicholas" w:date="2024-10-01T12:34:00Z" w16du:dateUtc="2024-10-01T11:34:00Z">
        <w:r w:rsidRPr="00D61CE1">
          <w:rPr>
            <w:rFonts w:ascii="Arial" w:eastAsia="Times New Roman" w:hAnsi="Arial" w:cs="Arial"/>
            <w:color w:val="000000" w:themeColor="text1"/>
            <w:lang w:eastAsia="en-GB"/>
          </w:rPr>
          <w:t>(Baker et al., 2019; Furl &amp; Averbeck, 2011; Moutoussis et al.</w:t>
        </w:r>
        <w:r>
          <w:rPr>
            <w:rFonts w:ascii="Arial" w:eastAsia="Times New Roman" w:hAnsi="Arial" w:cs="Arial"/>
            <w:color w:val="000000" w:themeColor="text1"/>
            <w:lang w:eastAsia="en-GB"/>
          </w:rPr>
          <w:t>, 2011, van den Leer, 2015)</w:t>
        </w:r>
      </w:moveTo>
      <w:ins w:id="335" w:author="Furl, Nicholas" w:date="2024-10-01T12:34:00Z" w16du:dateUtc="2024-10-01T11:34:00Z">
        <w:r>
          <w:rPr>
            <w:rFonts w:ascii="Arial" w:eastAsia="Times New Roman" w:hAnsi="Arial" w:cs="Arial"/>
            <w:color w:val="000000" w:themeColor="text1"/>
            <w:lang w:eastAsia="en-GB"/>
          </w:rPr>
          <w:t xml:space="preserve">, </w:t>
        </w:r>
      </w:ins>
      <w:moveTo w:id="336" w:author="Furl, Nicholas" w:date="2024-10-01T12:34:00Z" w16du:dateUtc="2024-10-01T11:34:00Z">
        <w:del w:id="337" w:author="Furl, Nicholas" w:date="2024-10-01T12:34:00Z" w16du:dateUtc="2024-10-01T11:34:00Z">
          <w:r w:rsidRPr="00D61CE1" w:rsidDel="00B03A2F">
            <w:rPr>
              <w:rFonts w:ascii="Arial" w:eastAsia="Times New Roman" w:hAnsi="Arial" w:cs="Arial"/>
              <w:color w:val="000000" w:themeColor="text1"/>
              <w:lang w:eastAsia="en-GB"/>
            </w:rPr>
            <w:delText xml:space="preserve">. </w:delText>
          </w:r>
        </w:del>
      </w:moveTo>
      <w:moveToRangeEnd w:id="333"/>
      <w:del w:id="338" w:author="Furl, Nicholas" w:date="2024-10-01T12:34:00Z" w16du:dateUtc="2024-10-01T11:34:00Z">
        <w:r w:rsidR="00EA0CF3" w:rsidDel="00B03A2F">
          <w:rPr>
            <w:rFonts w:ascii="Arial" w:eastAsia="Times New Roman" w:hAnsi="Arial" w:cs="Arial"/>
            <w:color w:val="000000" w:themeColor="text1"/>
            <w:lang w:eastAsia="en-GB"/>
          </w:rPr>
          <w:delText>W</w:delText>
        </w:r>
      </w:del>
      <w:ins w:id="339" w:author="Furl, Nicholas" w:date="2024-10-01T12:34:00Z" w16du:dateUtc="2024-10-01T11:34:00Z">
        <w:r>
          <w:rPr>
            <w:rFonts w:ascii="Arial" w:eastAsia="Times New Roman" w:hAnsi="Arial" w:cs="Arial"/>
            <w:color w:val="000000" w:themeColor="text1"/>
            <w:lang w:eastAsia="en-GB"/>
          </w:rPr>
          <w:t>w</w:t>
        </w:r>
      </w:ins>
      <w:r w:rsidR="004E09F5" w:rsidRPr="00D61CE1">
        <w:rPr>
          <w:rFonts w:ascii="Arial" w:eastAsia="Times New Roman" w:hAnsi="Arial" w:cs="Arial"/>
          <w:color w:val="000000" w:themeColor="text1"/>
          <w:lang w:eastAsia="en-GB"/>
        </w:rPr>
        <w:t xml:space="preserve">e </w:t>
      </w:r>
      <w:ins w:id="340" w:author="Furl, Nicholas" w:date="2024-10-01T12:33:00Z" w16du:dateUtc="2024-10-01T11:33:00Z">
        <w:r>
          <w:rPr>
            <w:rFonts w:ascii="Arial" w:eastAsia="Times New Roman" w:hAnsi="Arial" w:cs="Arial"/>
            <w:color w:val="000000" w:themeColor="text1"/>
            <w:lang w:eastAsia="en-GB"/>
          </w:rPr>
          <w:t>used</w:t>
        </w:r>
      </w:ins>
      <w:ins w:id="341" w:author="Furl, Nicholas" w:date="2024-10-01T12:32:00Z" w16du:dateUtc="2024-10-01T11:32:00Z">
        <w:r w:rsidR="00D4038D">
          <w:rPr>
            <w:rFonts w:ascii="Arial" w:eastAsia="Times New Roman" w:hAnsi="Arial" w:cs="Arial"/>
            <w:color w:val="000000" w:themeColor="text1"/>
            <w:lang w:eastAsia="en-GB"/>
          </w:rPr>
          <w:t xml:space="preserve"> the ground truth details in the study </w:t>
        </w:r>
      </w:ins>
      <w:ins w:id="342" w:author="Furl, Nicholas" w:date="2024-10-01T12:33:00Z" w16du:dateUtc="2024-10-01T11:33:00Z">
        <w:r>
          <w:rPr>
            <w:rFonts w:ascii="Arial" w:eastAsia="Times New Roman" w:hAnsi="Arial" w:cs="Arial"/>
            <w:color w:val="000000" w:themeColor="text1"/>
            <w:lang w:eastAsia="en-GB"/>
          </w:rPr>
          <w:t xml:space="preserve">to compute the mathematical </w:t>
        </w:r>
        <w:r w:rsidRPr="00D61CE1">
          <w:rPr>
            <w:rFonts w:ascii="Arial" w:eastAsia="Times New Roman" w:hAnsi="Arial" w:cs="Arial"/>
            <w:color w:val="000000" w:themeColor="text1"/>
            <w:lang w:eastAsia="en-GB"/>
          </w:rPr>
          <w:t xml:space="preserve">probability of guilt </w:t>
        </w:r>
      </w:ins>
      <m:oMath>
        <m:r>
          <w:ins w:id="343" w:author="Furl, Nicholas" w:date="2024-10-01T12:33:00Z" w16du:dateUtc="2024-10-01T11:33:00Z">
            <w:rPr>
              <w:rFonts w:ascii="Cambria Math" w:eastAsia="Times New Roman" w:hAnsi="Cambria Math" w:cs="Arial"/>
              <w:color w:val="000000" w:themeColor="text1"/>
              <w:lang w:eastAsia="en-GB"/>
            </w:rPr>
            <m:t>p(G,</m:t>
          </w:ins>
        </m:r>
        <m:sSub>
          <m:sSubPr>
            <m:ctrlPr>
              <w:ins w:id="344" w:author="Furl, Nicholas" w:date="2024-10-01T12:33:00Z" w16du:dateUtc="2024-10-01T11:33:00Z">
                <w:rPr>
                  <w:rFonts w:ascii="Cambria Math" w:eastAsia="Times New Roman" w:hAnsi="Cambria Math" w:cs="Arial"/>
                  <w:i/>
                  <w:color w:val="000000" w:themeColor="text1"/>
                  <w:lang w:eastAsia="en-GB"/>
                </w:rPr>
              </w:ins>
            </m:ctrlPr>
          </m:sSubPr>
          <m:e>
            <m:r>
              <w:ins w:id="345" w:author="Furl, Nicholas" w:date="2024-10-01T12:33:00Z" w16du:dateUtc="2024-10-01T11:33:00Z">
                <w:rPr>
                  <w:rFonts w:ascii="Cambria Math" w:eastAsia="Times New Roman" w:hAnsi="Cambria Math" w:cs="Arial"/>
                  <w:color w:val="000000" w:themeColor="text1"/>
                  <w:lang w:eastAsia="en-GB"/>
                </w:rPr>
                <m:t>n</m:t>
              </w:ins>
            </m:r>
          </m:e>
          <m:sub>
            <m:r>
              <w:ins w:id="346" w:author="Furl, Nicholas" w:date="2024-10-01T12:33:00Z" w16du:dateUtc="2024-10-01T11:33:00Z">
                <w:rPr>
                  <w:rFonts w:ascii="Cambria Math" w:eastAsia="Times New Roman" w:hAnsi="Cambria Math" w:cs="Arial"/>
                  <w:color w:val="000000" w:themeColor="text1"/>
                  <w:lang w:eastAsia="en-GB"/>
                </w:rPr>
                <m:t>g</m:t>
              </w:ins>
            </m:r>
          </m:sub>
        </m:sSub>
        <m:sSub>
          <m:sSubPr>
            <m:ctrlPr>
              <w:ins w:id="347" w:author="Furl, Nicholas" w:date="2024-10-01T12:33:00Z" w16du:dateUtc="2024-10-01T11:33:00Z">
                <w:rPr>
                  <w:rFonts w:ascii="Cambria Math" w:eastAsia="Times New Roman" w:hAnsi="Cambria Math" w:cs="Arial"/>
                  <w:i/>
                  <w:color w:val="000000" w:themeColor="text1"/>
                  <w:lang w:eastAsia="en-GB"/>
                </w:rPr>
              </w:ins>
            </m:ctrlPr>
          </m:sSubPr>
          <m:e>
            <m:r>
              <w:ins w:id="348" w:author="Furl, Nicholas" w:date="2024-10-01T12:33:00Z" w16du:dateUtc="2024-10-01T11:33:00Z">
                <w:rPr>
                  <w:rFonts w:ascii="Cambria Math" w:eastAsia="Times New Roman" w:hAnsi="Cambria Math" w:cs="Arial"/>
                  <w:color w:val="000000" w:themeColor="text1"/>
                  <w:lang w:eastAsia="en-GB"/>
                </w:rPr>
                <m:t>n</m:t>
              </w:ins>
            </m:r>
          </m:e>
          <m:sub>
            <m:r>
              <w:ins w:id="349" w:author="Furl, Nicholas" w:date="2024-10-01T12:33:00Z" w16du:dateUtc="2024-10-01T11:33:00Z">
                <w:rPr>
                  <w:rFonts w:ascii="Cambria Math" w:eastAsia="Times New Roman" w:hAnsi="Cambria Math" w:cs="Arial"/>
                  <w:color w:val="000000" w:themeColor="text1"/>
                  <w:lang w:eastAsia="en-GB"/>
                </w:rPr>
                <m:t>c</m:t>
              </w:ins>
            </m:r>
          </m:sub>
        </m:sSub>
        <m:r>
          <w:ins w:id="350" w:author="Furl, Nicholas" w:date="2024-10-01T12:33:00Z" w16du:dateUtc="2024-10-01T11:33:00Z">
            <w:rPr>
              <w:rFonts w:ascii="Cambria Math" w:eastAsia="Times New Roman" w:hAnsi="Cambria Math" w:cs="Arial"/>
              <w:color w:val="000000" w:themeColor="text1"/>
              <w:lang w:eastAsia="en-GB"/>
            </w:rPr>
            <m:t>)</m:t>
          </w:ins>
        </m:r>
      </m:oMath>
      <w:ins w:id="351" w:author="Furl, Nicholas" w:date="2024-10-01T12:33:00Z" w16du:dateUtc="2024-10-01T11:33:00Z">
        <w:r w:rsidRPr="00D61CE1">
          <w:rPr>
            <w:rFonts w:ascii="Arial" w:eastAsia="Times New Roman" w:hAnsi="Arial" w:cs="Arial"/>
            <w:color w:val="000000" w:themeColor="text1"/>
            <w:lang w:eastAsia="en-GB"/>
          </w:rPr>
          <w:t xml:space="preserve">, conditional on the current number of guilty claims </w:t>
        </w:r>
      </w:ins>
      <m:oMath>
        <m:sSub>
          <m:sSubPr>
            <m:ctrlPr>
              <w:ins w:id="352" w:author="Furl, Nicholas" w:date="2024-10-01T12:33:00Z" w16du:dateUtc="2024-10-01T11:33:00Z">
                <w:rPr>
                  <w:rFonts w:ascii="Cambria Math" w:eastAsia="Times New Roman" w:hAnsi="Cambria Math" w:cs="Arial"/>
                  <w:i/>
                  <w:color w:val="000000" w:themeColor="text1"/>
                  <w:lang w:eastAsia="en-GB"/>
                </w:rPr>
              </w:ins>
            </m:ctrlPr>
          </m:sSubPr>
          <m:e>
            <m:r>
              <w:ins w:id="353" w:author="Furl, Nicholas" w:date="2024-10-01T12:33:00Z" w16du:dateUtc="2024-10-01T11:33:00Z">
                <w:rPr>
                  <w:rFonts w:ascii="Cambria Math" w:eastAsia="Times New Roman" w:hAnsi="Cambria Math" w:cs="Arial"/>
                  <w:color w:val="000000" w:themeColor="text1"/>
                  <w:lang w:eastAsia="en-GB"/>
                </w:rPr>
                <m:t>n</m:t>
              </w:ins>
            </m:r>
          </m:e>
          <m:sub>
            <m:r>
              <w:ins w:id="354" w:author="Furl, Nicholas" w:date="2024-10-01T12:33:00Z" w16du:dateUtc="2024-10-01T11:33:00Z">
                <w:rPr>
                  <w:rFonts w:ascii="Cambria Math" w:eastAsia="Times New Roman" w:hAnsi="Cambria Math" w:cs="Arial"/>
                  <w:color w:val="000000" w:themeColor="text1"/>
                  <w:lang w:eastAsia="en-GB"/>
                </w:rPr>
                <m:t>g</m:t>
              </w:ins>
            </m:r>
          </m:sub>
        </m:sSub>
      </m:oMath>
      <w:ins w:id="355" w:author="Furl, Nicholas" w:date="2024-10-01T12:33:00Z" w16du:dateUtc="2024-10-01T11:33:00Z">
        <w:r w:rsidRPr="00D61CE1">
          <w:rPr>
            <w:rFonts w:ascii="Arial" w:eastAsia="Times New Roman" w:hAnsi="Arial" w:cs="Arial"/>
            <w:color w:val="000000" w:themeColor="text1"/>
            <w:lang w:eastAsia="en-GB"/>
          </w:rPr>
          <w:t xml:space="preserve"> and the total number of claims</w:t>
        </w:r>
      </w:ins>
      <w:ins w:id="356" w:author="Furl, Nicholas" w:date="2024-10-05T11:35:00Z" w16du:dateUtc="2024-10-05T10:35:00Z">
        <w:r w:rsidR="00B14E30">
          <w:rPr>
            <w:rFonts w:ascii="Arial" w:eastAsia="Times New Roman" w:hAnsi="Arial" w:cs="Arial"/>
            <w:color w:val="000000" w:themeColor="text1"/>
            <w:lang w:eastAsia="en-GB"/>
          </w:rPr>
          <w:t xml:space="preserve"> so far</w:t>
        </w:r>
      </w:ins>
      <w:ins w:id="357" w:author="Furl, Nicholas" w:date="2024-10-01T12:33:00Z" w16du:dateUtc="2024-10-01T11:33:00Z">
        <w:r w:rsidRPr="00D61CE1">
          <w:rPr>
            <w:rFonts w:ascii="Arial" w:eastAsia="Times New Roman" w:hAnsi="Arial" w:cs="Arial"/>
            <w:color w:val="000000" w:themeColor="text1"/>
            <w:lang w:eastAsia="en-GB"/>
          </w:rPr>
          <w:t> </w:t>
        </w:r>
      </w:ins>
      <m:oMath>
        <m:sSub>
          <m:sSubPr>
            <m:ctrlPr>
              <w:ins w:id="358" w:author="Furl, Nicholas" w:date="2024-10-01T12:33:00Z" w16du:dateUtc="2024-10-01T11:33:00Z">
                <w:rPr>
                  <w:rFonts w:ascii="Cambria Math" w:eastAsia="Times New Roman" w:hAnsi="Cambria Math" w:cs="Arial"/>
                  <w:i/>
                  <w:color w:val="000000" w:themeColor="text1"/>
                  <w:lang w:eastAsia="en-GB"/>
                </w:rPr>
              </w:ins>
            </m:ctrlPr>
          </m:sSubPr>
          <m:e>
            <m:r>
              <w:ins w:id="359" w:author="Furl, Nicholas" w:date="2024-10-01T12:33:00Z" w16du:dateUtc="2024-10-01T11:33:00Z">
                <w:rPr>
                  <w:rFonts w:ascii="Cambria Math" w:eastAsia="Times New Roman" w:hAnsi="Cambria Math" w:cs="Arial"/>
                  <w:color w:val="000000" w:themeColor="text1"/>
                  <w:lang w:eastAsia="en-GB"/>
                </w:rPr>
                <m:t>n</m:t>
              </w:ins>
            </m:r>
          </m:e>
          <m:sub>
            <m:r>
              <w:ins w:id="360" w:author="Furl, Nicholas" w:date="2024-10-01T12:33:00Z" w16du:dateUtc="2024-10-01T11:33:00Z">
                <w:rPr>
                  <w:rFonts w:ascii="Cambria Math" w:eastAsia="Times New Roman" w:hAnsi="Cambria Math" w:cs="Arial"/>
                  <w:color w:val="000000" w:themeColor="text1"/>
                  <w:lang w:eastAsia="en-GB"/>
                </w:rPr>
                <m:t>c</m:t>
              </w:ins>
            </m:r>
          </m:sub>
        </m:sSub>
        <m:r>
          <w:ins w:id="361" w:author="Furl, Nicholas" w:date="2024-10-01T12:34:00Z" w16du:dateUtc="2024-10-01T11:34:00Z">
            <w:rPr>
              <w:rFonts w:ascii="Cambria Math" w:eastAsia="Times New Roman" w:hAnsi="Cambria Math" w:cs="Arial"/>
              <w:color w:val="000000" w:themeColor="text1"/>
              <w:lang w:eastAsia="en-GB"/>
            </w:rPr>
            <m:t xml:space="preserve">. </m:t>
          </w:ins>
        </m:r>
      </m:oMath>
      <w:del w:id="362" w:author="Furl, Nicholas" w:date="2024-10-01T12:32:00Z" w16du:dateUtc="2024-10-01T11:32:00Z">
        <w:r w:rsidR="004E09F5" w:rsidRPr="00D61CE1" w:rsidDel="00D4038D">
          <w:rPr>
            <w:rFonts w:ascii="Arial" w:eastAsia="Times New Roman" w:hAnsi="Arial" w:cs="Arial"/>
            <w:color w:val="000000" w:themeColor="text1"/>
            <w:lang w:eastAsia="en-GB"/>
          </w:rPr>
          <w:delText xml:space="preserve">compared </w:delText>
        </w:r>
        <w:r w:rsidR="00EA0CF3" w:rsidDel="00D4038D">
          <w:rPr>
            <w:rFonts w:ascii="Arial" w:eastAsia="Times New Roman" w:hAnsi="Arial" w:cs="Arial"/>
            <w:color w:val="000000" w:themeColor="text1"/>
            <w:lang w:eastAsia="en-GB"/>
          </w:rPr>
          <w:delText>participants’</w:delText>
        </w:r>
        <w:r w:rsidR="004E09F5" w:rsidRPr="00D61CE1" w:rsidDel="00D4038D">
          <w:rPr>
            <w:rFonts w:ascii="Arial" w:eastAsia="Times New Roman" w:hAnsi="Arial" w:cs="Arial"/>
            <w:color w:val="000000" w:themeColor="text1"/>
            <w:lang w:eastAsia="en-GB"/>
          </w:rPr>
          <w:delText xml:space="preserve"> performance to t</w:delText>
        </w:r>
        <w:r w:rsidR="009A5FC8" w:rsidRPr="00D61CE1" w:rsidDel="00D4038D">
          <w:rPr>
            <w:rFonts w:ascii="Arial" w:eastAsia="Times New Roman" w:hAnsi="Arial" w:cs="Arial"/>
            <w:color w:val="000000" w:themeColor="text1"/>
            <w:lang w:eastAsia="en-GB"/>
          </w:rPr>
          <w:delText xml:space="preserve">hat of an ideal observer </w:delText>
        </w:r>
      </w:del>
      <w:moveFromRangeStart w:id="363" w:author="Furl, Nicholas" w:date="2024-10-01T12:34:00Z" w:name="move178678470"/>
      <w:moveFrom w:id="364" w:author="Furl, Nicholas" w:date="2024-10-01T12:34:00Z" w16du:dateUtc="2024-10-01T11:34:00Z">
        <w:r w:rsidR="009A5FC8" w:rsidRPr="00D61CE1" w:rsidDel="00B03A2F">
          <w:rPr>
            <w:rFonts w:ascii="Arial" w:eastAsia="Times New Roman" w:hAnsi="Arial" w:cs="Arial"/>
            <w:color w:val="000000" w:themeColor="text1"/>
            <w:lang w:eastAsia="en-GB"/>
          </w:rPr>
          <w:t>(Baker</w:t>
        </w:r>
        <w:r w:rsidR="004E09F5" w:rsidRPr="00D61CE1" w:rsidDel="00B03A2F">
          <w:rPr>
            <w:rFonts w:ascii="Arial" w:eastAsia="Times New Roman" w:hAnsi="Arial" w:cs="Arial"/>
            <w:color w:val="000000" w:themeColor="text1"/>
            <w:lang w:eastAsia="en-GB"/>
          </w:rPr>
          <w:t xml:space="preserve"> </w:t>
        </w:r>
        <w:r w:rsidR="009A5FC8" w:rsidRPr="00D61CE1" w:rsidDel="00B03A2F">
          <w:rPr>
            <w:rFonts w:ascii="Arial" w:eastAsia="Times New Roman" w:hAnsi="Arial" w:cs="Arial"/>
            <w:color w:val="000000" w:themeColor="text1"/>
            <w:lang w:eastAsia="en-GB"/>
          </w:rPr>
          <w:t>et al.</w:t>
        </w:r>
        <w:r w:rsidR="004E09F5" w:rsidRPr="00D61CE1" w:rsidDel="00B03A2F">
          <w:rPr>
            <w:rFonts w:ascii="Arial" w:eastAsia="Times New Roman" w:hAnsi="Arial" w:cs="Arial"/>
            <w:color w:val="000000" w:themeColor="text1"/>
            <w:lang w:eastAsia="en-GB"/>
          </w:rPr>
          <w:t>, 2019; Fu</w:t>
        </w:r>
        <w:r w:rsidR="009A5FC8" w:rsidRPr="00D61CE1" w:rsidDel="00B03A2F">
          <w:rPr>
            <w:rFonts w:ascii="Arial" w:eastAsia="Times New Roman" w:hAnsi="Arial" w:cs="Arial"/>
            <w:color w:val="000000" w:themeColor="text1"/>
            <w:lang w:eastAsia="en-GB"/>
          </w:rPr>
          <w:t>rl &amp; Averbeck, 2011; Moutoussis</w:t>
        </w:r>
        <w:r w:rsidR="004E09F5" w:rsidRPr="00D61CE1" w:rsidDel="00B03A2F">
          <w:rPr>
            <w:rFonts w:ascii="Arial" w:eastAsia="Times New Roman" w:hAnsi="Arial" w:cs="Arial"/>
            <w:color w:val="000000" w:themeColor="text1"/>
            <w:lang w:eastAsia="en-GB"/>
          </w:rPr>
          <w:t xml:space="preserve"> </w:t>
        </w:r>
        <w:r w:rsidR="009A5FC8" w:rsidRPr="00D61CE1" w:rsidDel="00B03A2F">
          <w:rPr>
            <w:rFonts w:ascii="Arial" w:eastAsia="Times New Roman" w:hAnsi="Arial" w:cs="Arial"/>
            <w:color w:val="000000" w:themeColor="text1"/>
            <w:lang w:eastAsia="en-GB"/>
          </w:rPr>
          <w:t>et al.</w:t>
        </w:r>
        <w:r w:rsidR="00EA0CF3" w:rsidDel="00B03A2F">
          <w:rPr>
            <w:rFonts w:ascii="Arial" w:eastAsia="Times New Roman" w:hAnsi="Arial" w:cs="Arial"/>
            <w:color w:val="000000" w:themeColor="text1"/>
            <w:lang w:eastAsia="en-GB"/>
          </w:rPr>
          <w:t>, 2011, van den Leer, 2015)</w:t>
        </w:r>
        <w:r w:rsidR="004E09F5" w:rsidRPr="00D61CE1" w:rsidDel="00B03A2F">
          <w:rPr>
            <w:rFonts w:ascii="Arial" w:eastAsia="Times New Roman" w:hAnsi="Arial" w:cs="Arial"/>
            <w:color w:val="000000" w:themeColor="text1"/>
            <w:lang w:eastAsia="en-GB"/>
          </w:rPr>
          <w:t xml:space="preserve">. </w:t>
        </w:r>
      </w:moveFrom>
      <w:moveFromRangeEnd w:id="363"/>
      <w:del w:id="365" w:author="Furl, Nicholas" w:date="2024-10-01T12:34:00Z" w16du:dateUtc="2024-10-01T11:34:00Z">
        <w:r w:rsidR="00EA0CF3" w:rsidDel="00B03A2F">
          <w:rPr>
            <w:rFonts w:ascii="Arial" w:eastAsia="Times New Roman" w:hAnsi="Arial" w:cs="Arial"/>
            <w:color w:val="000000" w:themeColor="text1"/>
            <w:lang w:eastAsia="en-GB"/>
          </w:rPr>
          <w:delText xml:space="preserve">We computed </w:delText>
        </w:r>
        <w:r w:rsidR="004E09F5" w:rsidRPr="00D61CE1" w:rsidDel="00B03A2F">
          <w:rPr>
            <w:rFonts w:ascii="Arial" w:eastAsia="Times New Roman" w:hAnsi="Arial" w:cs="Arial"/>
            <w:color w:val="000000" w:themeColor="text1"/>
            <w:lang w:eastAsia="en-GB"/>
          </w:rPr>
          <w:delText>the</w:delText>
        </w:r>
      </w:del>
      <w:del w:id="366" w:author="Furl, Nicholas" w:date="2024-10-01T12:33:00Z" w16du:dateUtc="2024-10-01T11:33:00Z">
        <w:r w:rsidR="004E09F5" w:rsidRPr="00D61CE1" w:rsidDel="00B03A2F">
          <w:rPr>
            <w:rFonts w:ascii="Arial" w:eastAsia="Times New Roman" w:hAnsi="Arial" w:cs="Arial"/>
            <w:color w:val="000000" w:themeColor="text1"/>
            <w:lang w:eastAsia="en-GB"/>
          </w:rPr>
          <w:delText xml:space="preserve"> probability of guilt </w:delText>
        </w:r>
      </w:del>
      <m:oMath>
        <m:r>
          <w:del w:id="367" w:author="Furl, Nicholas" w:date="2024-10-01T12:33:00Z" w16du:dateUtc="2024-10-01T11:33:00Z">
            <w:rPr>
              <w:rFonts w:ascii="Cambria Math" w:eastAsia="Times New Roman" w:hAnsi="Cambria Math" w:cs="Arial"/>
              <w:color w:val="000000" w:themeColor="text1"/>
              <w:lang w:eastAsia="en-GB"/>
            </w:rPr>
            <m:t>p(G,)</m:t>
          </w:del>
        </m:r>
      </m:oMath>
      <w:del w:id="368" w:author="Furl, Nicholas" w:date="2024-10-01T12:33:00Z" w16du:dateUtc="2024-10-01T11:33:00Z">
        <w:r w:rsidR="004E09F5" w:rsidRPr="00D61CE1" w:rsidDel="00B03A2F">
          <w:rPr>
            <w:rFonts w:ascii="Arial" w:eastAsia="Times New Roman" w:hAnsi="Arial" w:cs="Arial"/>
            <w:color w:val="000000" w:themeColor="text1"/>
            <w:lang w:eastAsia="en-GB"/>
          </w:rPr>
          <w:delText>, conditional on the current number of guilt</w:delText>
        </w:r>
        <w:r w:rsidR="009D7BCA" w:rsidRPr="00D61CE1" w:rsidDel="00B03A2F">
          <w:rPr>
            <w:rFonts w:ascii="Arial" w:eastAsia="Times New Roman" w:hAnsi="Arial" w:cs="Arial"/>
            <w:color w:val="000000" w:themeColor="text1"/>
            <w:lang w:eastAsia="en-GB"/>
          </w:rPr>
          <w:delText>y</w:delText>
        </w:r>
        <w:r w:rsidR="004E09F5" w:rsidRPr="00D61CE1" w:rsidDel="00B03A2F">
          <w:rPr>
            <w:rFonts w:ascii="Arial" w:eastAsia="Times New Roman" w:hAnsi="Arial" w:cs="Arial"/>
            <w:color w:val="000000" w:themeColor="text1"/>
            <w:lang w:eastAsia="en-GB"/>
          </w:rPr>
          <w:delText xml:space="preserve"> claims </w:delText>
        </w:r>
        <w:r w:rsidR="00A146BC" w:rsidRPr="00D61CE1" w:rsidDel="00B03A2F">
          <w:rPr>
            <w:rFonts w:ascii="Arial" w:eastAsia="Times New Roman" w:hAnsi="Arial" w:cs="Arial"/>
            <w:color w:val="000000" w:themeColor="text1"/>
            <w:lang w:eastAsia="en-GB"/>
          </w:rPr>
          <w:delText xml:space="preserve"> </w:delText>
        </w:r>
        <w:r w:rsidR="004E09F5" w:rsidRPr="00D61CE1" w:rsidDel="00B03A2F">
          <w:rPr>
            <w:rFonts w:ascii="Arial" w:eastAsia="Times New Roman" w:hAnsi="Arial" w:cs="Arial"/>
            <w:color w:val="000000" w:themeColor="text1"/>
            <w:lang w:eastAsia="en-GB"/>
          </w:rPr>
          <w:delText>and the total number of cl</w:delText>
        </w:r>
        <w:r w:rsidR="00A146BC" w:rsidRPr="00D61CE1" w:rsidDel="00B03A2F">
          <w:rPr>
            <w:rFonts w:ascii="Arial" w:eastAsia="Times New Roman" w:hAnsi="Arial" w:cs="Arial"/>
            <w:color w:val="000000" w:themeColor="text1"/>
            <w:lang w:eastAsia="en-GB"/>
          </w:rPr>
          <w:delText>aims </w:delText>
        </w:r>
      </w:del>
      <w:del w:id="369" w:author="Furl, Nicholas" w:date="2024-10-01T12:34:00Z" w16du:dateUtc="2024-10-01T11:34:00Z">
        <w:r w:rsidR="004E09F5" w:rsidRPr="00D61CE1" w:rsidDel="00B03A2F">
          <w:rPr>
            <w:rFonts w:ascii="Arial" w:eastAsia="Times New Roman" w:hAnsi="Arial" w:cs="Arial"/>
            <w:color w:val="000000" w:themeColor="text1"/>
            <w:lang w:eastAsia="en-GB"/>
          </w:rPr>
          <w:delText xml:space="preserve">. </w:delText>
        </w:r>
      </w:del>
      <w:r w:rsidR="004E09F5" w:rsidRPr="00D61CE1">
        <w:rPr>
          <w:rFonts w:ascii="Arial" w:eastAsia="Times New Roman" w:hAnsi="Arial" w:cs="Arial"/>
          <w:color w:val="000000" w:themeColor="text1"/>
          <w:lang w:eastAsia="en-GB"/>
        </w:rPr>
        <w:t xml:space="preserve">The probability </w:t>
      </w:r>
      <w:r w:rsidR="006610FA" w:rsidRPr="00D61CE1">
        <w:rPr>
          <w:rFonts w:ascii="Arial" w:eastAsia="Times New Roman" w:hAnsi="Arial" w:cs="Arial"/>
          <w:i/>
          <w:iCs/>
          <w:color w:val="000000" w:themeColor="text1"/>
          <w:lang w:eastAsia="en-GB"/>
        </w:rPr>
        <w:t>q</w:t>
      </w:r>
      <w:r w:rsidR="006610FA"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of the </w:t>
      </w:r>
      <w:r w:rsidR="006610FA">
        <w:rPr>
          <w:rFonts w:ascii="Arial" w:eastAsia="Times New Roman" w:hAnsi="Arial" w:cs="Arial"/>
          <w:color w:val="000000" w:themeColor="text1"/>
          <w:lang w:eastAsia="en-GB"/>
        </w:rPr>
        <w:t>majority</w:t>
      </w:r>
      <w:r w:rsidR="004E09F5" w:rsidRPr="00D61CE1">
        <w:rPr>
          <w:rFonts w:ascii="Arial" w:eastAsia="Times New Roman" w:hAnsi="Arial" w:cs="Arial"/>
          <w:color w:val="000000" w:themeColor="text1"/>
          <w:lang w:eastAsia="en-GB"/>
        </w:rPr>
        <w:t xml:space="preserve"> claim </w:t>
      </w:r>
      <w:r w:rsidR="006610FA">
        <w:rPr>
          <w:rFonts w:ascii="Arial" w:eastAsia="Times New Roman" w:hAnsi="Arial" w:cs="Arial"/>
          <w:color w:val="000000" w:themeColor="text1"/>
          <w:lang w:eastAsia="en-GB"/>
        </w:rPr>
        <w:t>was fixed to 0.6</w:t>
      </w:r>
      <w:r w:rsidR="004E09F5" w:rsidRPr="00D61CE1">
        <w:rPr>
          <w:rFonts w:ascii="Arial" w:eastAsia="Times New Roman" w:hAnsi="Arial" w:cs="Arial"/>
          <w:color w:val="000000" w:themeColor="text1"/>
          <w:lang w:eastAsia="en-GB"/>
        </w:rPr>
        <w:t xml:space="preserve"> as </w:t>
      </w:r>
      <w:r w:rsidR="006610FA">
        <w:rPr>
          <w:rFonts w:ascii="Arial" w:eastAsia="Times New Roman" w:hAnsi="Arial" w:cs="Arial"/>
          <w:color w:val="000000" w:themeColor="text1"/>
          <w:lang w:eastAsia="en-GB"/>
        </w:rPr>
        <w:t>per the</w:t>
      </w:r>
      <w:r w:rsidR="004E09F5" w:rsidRPr="00D61CE1">
        <w:rPr>
          <w:rFonts w:ascii="Arial" w:eastAsia="Times New Roman" w:hAnsi="Arial" w:cs="Arial"/>
          <w:color w:val="000000" w:themeColor="text1"/>
          <w:lang w:eastAsia="en-GB"/>
        </w:rPr>
        <w:t xml:space="preserve"> instructions. The conditional probability of innocence </w:t>
      </w:r>
      <m:oMath>
        <m:r>
          <w:rPr>
            <w:rFonts w:ascii="Cambria Math" w:eastAsia="Times New Roman" w:hAnsi="Cambria Math" w:cs="Arial"/>
            <w:color w:val="000000" w:themeColor="text1"/>
            <w:lang w:eastAsia="en-GB"/>
          </w:rPr>
          <m:t>p(I,</m:t>
        </m:r>
        <m:sSub>
          <m:sSubPr>
            <m:ctrlPr>
              <w:ins w:id="370" w:author="Furl, Nicholas" w:date="2024-09-27T12:36:00Z" w16du:dateUtc="2024-09-27T11:36:00Z">
                <w:rPr>
                  <w:rFonts w:ascii="Cambria Math" w:eastAsia="Times New Roman" w:hAnsi="Cambria Math" w:cs="Arial"/>
                  <w:i/>
                  <w:color w:val="000000" w:themeColor="text1"/>
                  <w:lang w:eastAsia="en-GB"/>
                </w:rPr>
              </w:ins>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I</m:t>
            </m:r>
          </m:sub>
        </m:sSub>
        <m:sSub>
          <m:sSubPr>
            <m:ctrlPr>
              <w:ins w:id="371" w:author="Furl, Nicholas" w:date="2024-09-27T12:36:00Z" w16du:dateUtc="2024-09-27T11:36:00Z">
                <w:rPr>
                  <w:rFonts w:ascii="Cambria Math" w:eastAsia="Times New Roman" w:hAnsi="Cambria Math" w:cs="Arial"/>
                  <w:i/>
                  <w:color w:val="000000" w:themeColor="text1"/>
                  <w:lang w:eastAsia="en-GB"/>
                </w:rPr>
              </w:ins>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m:t>
        </m:r>
      </m:oMath>
      <w:r w:rsidR="00A146BC"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was </w:t>
      </w:r>
      <m:oMath>
        <m:r>
          <w:rPr>
            <w:rFonts w:ascii="Cambria Math" w:eastAsia="Times New Roman" w:hAnsi="Cambria Math" w:cs="Arial"/>
            <w:color w:val="000000" w:themeColor="text1"/>
            <w:lang w:eastAsia="en-GB"/>
          </w:rPr>
          <m:t>1-p(G,</m:t>
        </m:r>
        <m:sSub>
          <m:sSubPr>
            <m:ctrlPr>
              <w:ins w:id="372" w:author="Furl, Nicholas" w:date="2024-09-27T12:36:00Z" w16du:dateUtc="2024-09-27T11:36:00Z">
                <w:rPr>
                  <w:rFonts w:ascii="Cambria Math" w:eastAsia="Times New Roman" w:hAnsi="Cambria Math" w:cs="Arial"/>
                  <w:i/>
                  <w:color w:val="000000" w:themeColor="text1"/>
                  <w:lang w:eastAsia="en-GB"/>
                </w:rPr>
              </w:ins>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sSub>
          <m:sSubPr>
            <m:ctrlPr>
              <w:ins w:id="373" w:author="Furl, Nicholas" w:date="2024-09-27T12:36:00Z" w16du:dateUtc="2024-09-27T11:36:00Z">
                <w:rPr>
                  <w:rFonts w:ascii="Cambria Math" w:eastAsia="Times New Roman" w:hAnsi="Cambria Math" w:cs="Arial"/>
                  <w:i/>
                  <w:color w:val="000000" w:themeColor="text1"/>
                  <w:lang w:eastAsia="en-GB"/>
                </w:rPr>
              </w:ins>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m:t>
        </m:r>
      </m:oMath>
      <w:r w:rsidR="00A146BC" w:rsidRPr="00D61CE1">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w:t>
      </w:r>
    </w:p>
    <w:p w14:paraId="38EF2C09" w14:textId="7A822C19" w:rsidR="00A146BC" w:rsidRPr="00D61CE1" w:rsidRDefault="00A146BC" w:rsidP="009A5FC8">
      <w:pPr>
        <w:spacing w:before="100" w:after="0" w:line="480" w:lineRule="auto"/>
        <w:ind w:firstLine="720"/>
        <w:rPr>
          <w:rFonts w:ascii="Arial" w:eastAsia="Times New Roman" w:hAnsi="Arial" w:cs="Arial"/>
          <w:color w:val="000000" w:themeColor="text1"/>
          <w:lang w:eastAsia="en-GB"/>
        </w:rPr>
      </w:pPr>
      <m:oMathPara>
        <m:oMath>
          <m:r>
            <w:rPr>
              <w:rFonts w:ascii="Cambria Math" w:eastAsia="Times New Roman" w:hAnsi="Cambria Math" w:cs="Arial"/>
              <w:color w:val="000000" w:themeColor="text1"/>
              <w:lang w:eastAsia="en-GB"/>
            </w:rPr>
            <m:t>p(G,</m:t>
          </m:r>
          <m:sSub>
            <m:sSubPr>
              <m:ctrlPr>
                <w:ins w:id="374" w:author="Furl, Nicholas" w:date="2024-09-27T12:36:00Z" w16du:dateUtc="2024-09-27T11:36:00Z">
                  <w:rPr>
                    <w:rFonts w:ascii="Cambria Math" w:eastAsia="Times New Roman" w:hAnsi="Cambria Math" w:cs="Arial"/>
                    <w:i/>
                    <w:color w:val="000000" w:themeColor="text1"/>
                    <w:lang w:eastAsia="en-GB"/>
                  </w:rPr>
                </w:ins>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sSub>
            <m:sSubPr>
              <m:ctrlPr>
                <w:ins w:id="375" w:author="Furl, Nicholas" w:date="2024-09-27T12:36:00Z" w16du:dateUtc="2024-09-27T11:36:00Z">
                  <w:rPr>
                    <w:rFonts w:ascii="Cambria Math" w:eastAsia="Times New Roman" w:hAnsi="Cambria Math" w:cs="Arial"/>
                    <w:i/>
                    <w:color w:val="000000" w:themeColor="text1"/>
                    <w:lang w:eastAsia="en-GB"/>
                  </w:rPr>
                </w:ins>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 xml:space="preserve">)= </m:t>
          </m:r>
          <m:f>
            <m:fPr>
              <m:ctrlPr>
                <w:ins w:id="376" w:author="Furl, Nicholas" w:date="2024-09-27T12:36:00Z" w16du:dateUtc="2024-09-27T11:36:00Z">
                  <w:rPr>
                    <w:rFonts w:ascii="Cambria Math" w:eastAsia="Times New Roman" w:hAnsi="Cambria Math" w:cs="Arial"/>
                    <w:i/>
                    <w:color w:val="000000" w:themeColor="text1"/>
                    <w:lang w:eastAsia="en-GB"/>
                  </w:rPr>
                </w:ins>
              </m:ctrlPr>
            </m:fPr>
            <m:num>
              <m:r>
                <w:rPr>
                  <w:rFonts w:ascii="Cambria Math" w:eastAsia="Times New Roman" w:hAnsi="Cambria Math" w:cs="Arial"/>
                  <w:color w:val="000000" w:themeColor="text1"/>
                  <w:lang w:eastAsia="en-GB"/>
                </w:rPr>
                <m:t>1</m:t>
              </m:r>
            </m:num>
            <m:den>
              <m:r>
                <w:rPr>
                  <w:rFonts w:ascii="Cambria Math" w:eastAsia="Times New Roman" w:hAnsi="Cambria Math" w:cs="Arial"/>
                  <w:color w:val="000000" w:themeColor="text1"/>
                  <w:lang w:eastAsia="en-GB"/>
                </w:rPr>
                <m:t>1+</m:t>
              </m:r>
              <m:sSup>
                <m:sSupPr>
                  <m:ctrlPr>
                    <w:ins w:id="377" w:author="Furl, Nicholas" w:date="2024-09-27T12:36:00Z" w16du:dateUtc="2024-09-27T11:36:00Z">
                      <w:rPr>
                        <w:rFonts w:ascii="Cambria Math" w:eastAsia="Times New Roman" w:hAnsi="Cambria Math" w:cs="Arial"/>
                        <w:i/>
                        <w:color w:val="000000" w:themeColor="text1"/>
                        <w:lang w:eastAsia="en-GB"/>
                      </w:rPr>
                    </w:ins>
                  </m:ctrlPr>
                </m:sSupPr>
                <m:e>
                  <m:r>
                    <w:rPr>
                      <w:rFonts w:ascii="Cambria Math" w:eastAsia="Times New Roman" w:hAnsi="Cambria Math" w:cs="Arial"/>
                      <w:color w:val="000000" w:themeColor="text1"/>
                      <w:lang w:eastAsia="en-GB"/>
                    </w:rPr>
                    <m:t>(</m:t>
                  </m:r>
                  <m:f>
                    <m:fPr>
                      <m:ctrlPr>
                        <w:ins w:id="378" w:author="Furl, Nicholas" w:date="2024-09-27T12:36:00Z" w16du:dateUtc="2024-09-27T11:36:00Z">
                          <w:rPr>
                            <w:rFonts w:ascii="Cambria Math" w:eastAsia="Times New Roman" w:hAnsi="Cambria Math" w:cs="Arial"/>
                            <w:i/>
                            <w:color w:val="000000" w:themeColor="text1"/>
                            <w:lang w:eastAsia="en-GB"/>
                          </w:rPr>
                        </w:ins>
                      </m:ctrlPr>
                    </m:fPr>
                    <m:num>
                      <m:r>
                        <w:rPr>
                          <w:rFonts w:ascii="Cambria Math" w:eastAsia="Times New Roman" w:hAnsi="Cambria Math" w:cs="Arial"/>
                          <w:color w:val="000000" w:themeColor="text1"/>
                          <w:lang w:eastAsia="en-GB"/>
                        </w:rPr>
                        <m:t>q</m:t>
                      </m:r>
                    </m:num>
                    <m:den>
                      <m:r>
                        <w:rPr>
                          <w:rFonts w:ascii="Cambria Math" w:eastAsia="Times New Roman" w:hAnsi="Cambria Math" w:cs="Arial"/>
                          <w:color w:val="000000" w:themeColor="text1"/>
                          <w:lang w:eastAsia="en-GB"/>
                        </w:rPr>
                        <m:t>(1-q)</m:t>
                      </m:r>
                    </m:den>
                  </m:f>
                  <m:r>
                    <w:rPr>
                      <w:rFonts w:ascii="Cambria Math" w:eastAsia="Times New Roman" w:hAnsi="Cambria Math" w:cs="Arial"/>
                      <w:color w:val="000000" w:themeColor="text1"/>
                      <w:lang w:eastAsia="en-GB"/>
                    </w:rPr>
                    <m:t>)</m:t>
                  </m:r>
                </m:e>
                <m:sup>
                  <m:sSub>
                    <m:sSubPr>
                      <m:ctrlPr>
                        <w:ins w:id="379" w:author="Furl, Nicholas" w:date="2024-09-27T12:36:00Z" w16du:dateUtc="2024-09-27T11:36:00Z">
                          <w:rPr>
                            <w:rFonts w:ascii="Cambria Math" w:eastAsia="Times New Roman" w:hAnsi="Cambria Math" w:cs="Arial"/>
                            <w:i/>
                            <w:color w:val="000000" w:themeColor="text1"/>
                            <w:lang w:eastAsia="en-GB"/>
                          </w:rPr>
                        </w:ins>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c</m:t>
                      </m:r>
                    </m:sub>
                  </m:sSub>
                  <m:r>
                    <w:rPr>
                      <w:rFonts w:ascii="Cambria Math" w:eastAsia="Times New Roman" w:hAnsi="Cambria Math" w:cs="Arial"/>
                      <w:color w:val="000000" w:themeColor="text1"/>
                      <w:lang w:eastAsia="en-GB"/>
                    </w:rPr>
                    <m:t>-2</m:t>
                  </m:r>
                  <m:sSub>
                    <m:sSubPr>
                      <m:ctrlPr>
                        <w:ins w:id="380" w:author="Furl, Nicholas" w:date="2024-09-27T12:36:00Z" w16du:dateUtc="2024-09-27T11:36:00Z">
                          <w:rPr>
                            <w:rFonts w:ascii="Cambria Math" w:eastAsia="Times New Roman" w:hAnsi="Cambria Math" w:cs="Arial"/>
                            <w:i/>
                            <w:color w:val="000000" w:themeColor="text1"/>
                            <w:lang w:eastAsia="en-GB"/>
                          </w:rPr>
                        </w:ins>
                      </m:ctrlPr>
                    </m:sSubPr>
                    <m:e>
                      <m:r>
                        <w:rPr>
                          <w:rFonts w:ascii="Cambria Math" w:eastAsia="Times New Roman" w:hAnsi="Cambria Math" w:cs="Arial"/>
                          <w:color w:val="000000" w:themeColor="text1"/>
                          <w:lang w:eastAsia="en-GB"/>
                        </w:rPr>
                        <m:t>n</m:t>
                      </m:r>
                    </m:e>
                    <m:sub>
                      <m:r>
                        <w:rPr>
                          <w:rFonts w:ascii="Cambria Math" w:eastAsia="Times New Roman" w:hAnsi="Cambria Math" w:cs="Arial"/>
                          <w:color w:val="000000" w:themeColor="text1"/>
                          <w:lang w:eastAsia="en-GB"/>
                        </w:rPr>
                        <m:t>g</m:t>
                      </m:r>
                    </m:sub>
                  </m:sSub>
                  <m:r>
                    <w:rPr>
                      <w:rFonts w:ascii="Cambria Math" w:eastAsia="Times New Roman" w:hAnsi="Cambria Math" w:cs="Arial"/>
                      <w:color w:val="000000" w:themeColor="text1"/>
                      <w:lang w:eastAsia="en-GB"/>
                    </w:rPr>
                    <m:t>)</m:t>
                  </m:r>
                </m:sup>
              </m:sSup>
            </m:den>
          </m:f>
        </m:oMath>
      </m:oMathPara>
    </w:p>
    <w:p w14:paraId="7DAFD877" w14:textId="48FE84C4" w:rsidR="000100D1" w:rsidRDefault="006610FA" w:rsidP="004F268C">
      <w:pPr>
        <w:spacing w:before="100" w:after="0" w:line="480" w:lineRule="auto"/>
        <w:rPr>
          <w:ins w:id="381" w:author="Furl, Nicholas" w:date="2024-10-01T12:38:00Z" w16du:dateUtc="2024-10-01T11:38:00Z"/>
          <w:rFonts w:ascii="Arial" w:eastAsia="Times New Roman" w:hAnsi="Arial" w:cs="Arial"/>
          <w:color w:val="000000" w:themeColor="text1"/>
          <w:lang w:eastAsia="en-GB"/>
        </w:rPr>
      </w:pPr>
      <w:r>
        <w:rPr>
          <w:rFonts w:ascii="Arial" w:eastAsia="Times New Roman" w:hAnsi="Arial" w:cs="Arial"/>
          <w:color w:val="000000" w:themeColor="text1"/>
          <w:lang w:eastAsia="en-GB"/>
        </w:rPr>
        <w:lastRenderedPageBreak/>
        <w:t xml:space="preserve">We </w:t>
      </w:r>
      <w:ins w:id="382" w:author="Furl, Nicholas" w:date="2024-10-03T15:24:00Z" w16du:dateUtc="2024-10-03T14:24:00Z">
        <w:r w:rsidR="00A03B4E">
          <w:rPr>
            <w:rFonts w:ascii="Arial" w:eastAsia="Times New Roman" w:hAnsi="Arial" w:cs="Arial"/>
            <w:color w:val="000000" w:themeColor="text1"/>
            <w:lang w:eastAsia="en-GB"/>
          </w:rPr>
          <w:t xml:space="preserve">computed ground truth </w:t>
        </w:r>
      </w:ins>
      <w:ins w:id="383" w:author="Furl, Nicholas" w:date="2024-10-05T15:59:00Z" w16du:dateUtc="2024-10-05T14:59:00Z">
        <w:r w:rsidR="00D34D64">
          <w:rPr>
            <w:rFonts w:ascii="Arial" w:eastAsia="Times New Roman" w:hAnsi="Arial" w:cs="Arial"/>
            <w:color w:val="000000" w:themeColor="text1"/>
            <w:lang w:eastAsia="en-GB"/>
          </w:rPr>
          <w:t>probability</w:t>
        </w:r>
      </w:ins>
      <w:ins w:id="384" w:author="Furl, Nicholas" w:date="2024-10-03T15:24:00Z" w16du:dateUtc="2024-10-03T14:24:00Z">
        <w:r w:rsidR="00A03B4E">
          <w:rPr>
            <w:rFonts w:ascii="Arial" w:eastAsia="Times New Roman" w:hAnsi="Arial" w:cs="Arial"/>
            <w:color w:val="000000" w:themeColor="text1"/>
            <w:lang w:eastAsia="en-GB"/>
          </w:rPr>
          <w:t xml:space="preserve"> for each sequence that was seen by a participant. </w:t>
        </w:r>
      </w:ins>
      <w:del w:id="385" w:author="Furl, Nicholas" w:date="2024-10-03T15:24:00Z" w16du:dateUtc="2024-10-03T14:24:00Z">
        <w:r w:rsidDel="00A03B4E">
          <w:rPr>
            <w:rFonts w:ascii="Arial" w:eastAsia="Times New Roman" w:hAnsi="Arial" w:cs="Arial"/>
            <w:color w:val="000000" w:themeColor="text1"/>
            <w:lang w:eastAsia="en-GB"/>
          </w:rPr>
          <w:delText>paired e</w:delText>
        </w:r>
        <w:r w:rsidR="004E09F5" w:rsidRPr="00D61CE1" w:rsidDel="00A03B4E">
          <w:rPr>
            <w:rFonts w:ascii="Arial" w:eastAsia="Times New Roman" w:hAnsi="Arial" w:cs="Arial"/>
            <w:color w:val="000000" w:themeColor="text1"/>
            <w:lang w:eastAsia="en-GB"/>
          </w:rPr>
          <w:delText xml:space="preserve">ach participant’s sequence of ratings with a corresponding sequence of ideal observer probabilities, based on the same </w:delText>
        </w:r>
        <w:r w:rsidDel="00A03B4E">
          <w:rPr>
            <w:rFonts w:ascii="Arial" w:eastAsia="Times New Roman" w:hAnsi="Arial" w:cs="Arial"/>
            <w:color w:val="000000" w:themeColor="text1"/>
            <w:lang w:eastAsia="en-GB"/>
          </w:rPr>
          <w:delText xml:space="preserve">witness claim </w:delText>
        </w:r>
        <w:r w:rsidR="004E09F5" w:rsidRPr="00D61CE1" w:rsidDel="00A03B4E">
          <w:rPr>
            <w:rFonts w:ascii="Arial" w:eastAsia="Times New Roman" w:hAnsi="Arial" w:cs="Arial"/>
            <w:color w:val="000000" w:themeColor="text1"/>
            <w:lang w:eastAsia="en-GB"/>
          </w:rPr>
          <w:delText>sequence.</w:delText>
        </w:r>
      </w:del>
      <w:ins w:id="386" w:author="Furl, Nicholas" w:date="2024-10-03T15:25:00Z" w16du:dateUtc="2024-10-03T14:25:00Z">
        <w:r w:rsidR="00A03B4E">
          <w:rPr>
            <w:rFonts w:ascii="Arial" w:eastAsia="Times New Roman" w:hAnsi="Arial" w:cs="Arial"/>
            <w:color w:val="000000" w:themeColor="text1"/>
            <w:lang w:eastAsia="en-GB"/>
          </w:rPr>
          <w:t>W</w:t>
        </w:r>
      </w:ins>
      <w:ins w:id="387" w:author="Furl, Nicholas" w:date="2024-10-01T14:56:00Z" w16du:dateUtc="2024-10-01T13:56:00Z">
        <w:r w:rsidR="009A5B5D">
          <w:rPr>
            <w:rFonts w:ascii="Arial" w:eastAsia="Times New Roman" w:hAnsi="Arial" w:cs="Arial"/>
            <w:color w:val="000000" w:themeColor="text1"/>
            <w:lang w:eastAsia="en-GB"/>
          </w:rPr>
          <w:t xml:space="preserve">e did not include any </w:t>
        </w:r>
      </w:ins>
      <w:ins w:id="388" w:author="Furl, Nicholas" w:date="2024-10-03T15:26:00Z" w16du:dateUtc="2024-10-03T14:26:00Z">
        <w:r w:rsidR="00A03B4E">
          <w:rPr>
            <w:rFonts w:ascii="Arial" w:eastAsia="Times New Roman" w:hAnsi="Arial" w:cs="Arial"/>
            <w:color w:val="000000" w:themeColor="text1"/>
            <w:lang w:eastAsia="en-GB"/>
          </w:rPr>
          <w:t xml:space="preserve">prior probability </w:t>
        </w:r>
      </w:ins>
      <w:ins w:id="389" w:author="Furl, Nicholas" w:date="2024-10-01T14:56:00Z" w16du:dateUtc="2024-10-01T13:56:00Z">
        <w:r w:rsidR="009A5B5D">
          <w:rPr>
            <w:rFonts w:ascii="Arial" w:eastAsia="Times New Roman" w:hAnsi="Arial" w:cs="Arial"/>
            <w:color w:val="000000" w:themeColor="text1"/>
            <w:lang w:eastAsia="en-GB"/>
          </w:rPr>
          <w:t>term and instead used a formula that refl</w:t>
        </w:r>
      </w:ins>
      <w:ins w:id="390" w:author="Furl, Nicholas" w:date="2024-10-01T14:57:00Z" w16du:dateUtc="2024-10-01T13:57:00Z">
        <w:r w:rsidR="009A5B5D">
          <w:rPr>
            <w:rFonts w:ascii="Arial" w:eastAsia="Times New Roman" w:hAnsi="Arial" w:cs="Arial"/>
            <w:color w:val="000000" w:themeColor="text1"/>
            <w:lang w:eastAsia="en-GB"/>
          </w:rPr>
          <w:t xml:space="preserve">ected the </w:t>
        </w:r>
      </w:ins>
      <w:ins w:id="391" w:author="Furl, Nicholas" w:date="2024-10-03T15:25:00Z" w16du:dateUtc="2024-10-03T14:25:00Z">
        <w:r w:rsidR="00A03B4E" w:rsidRPr="00A03B4E">
          <w:rPr>
            <w:rFonts w:ascii="Arial" w:eastAsia="Times New Roman" w:hAnsi="Arial" w:cs="Arial"/>
            <w:color w:val="000000" w:themeColor="text1"/>
            <w:lang w:eastAsia="en-GB"/>
          </w:rPr>
          <w:t>flat</w:t>
        </w:r>
      </w:ins>
      <w:ins w:id="392" w:author="Furl, Nicholas" w:date="2024-10-03T15:26:00Z" w16du:dateUtc="2024-10-03T14:26:00Z">
        <w:r w:rsidR="00A03B4E">
          <w:rPr>
            <w:rFonts w:ascii="Arial" w:eastAsia="Times New Roman" w:hAnsi="Arial" w:cs="Arial"/>
            <w:color w:val="000000" w:themeColor="text1"/>
            <w:lang w:eastAsia="en-GB"/>
          </w:rPr>
          <w:t>,</w:t>
        </w:r>
      </w:ins>
      <w:ins w:id="393" w:author="Furl, Nicholas" w:date="2024-10-03T15:25:00Z" w16du:dateUtc="2024-10-03T14:25:00Z">
        <w:r w:rsidR="00A03B4E" w:rsidRPr="00A03B4E">
          <w:rPr>
            <w:rFonts w:ascii="Arial" w:eastAsia="Times New Roman" w:hAnsi="Arial" w:cs="Arial"/>
            <w:color w:val="000000" w:themeColor="text1"/>
            <w:lang w:eastAsia="en-GB"/>
          </w:rPr>
          <w:t xml:space="preserve"> 50% </w:t>
        </w:r>
      </w:ins>
      <w:ins w:id="394" w:author="Furl, Nicholas" w:date="2024-10-01T14:57:00Z" w16du:dateUtc="2024-10-01T13:57:00Z">
        <w:r w:rsidR="009A5B5D">
          <w:rPr>
            <w:rFonts w:ascii="Arial" w:eastAsia="Times New Roman" w:hAnsi="Arial" w:cs="Arial"/>
            <w:color w:val="000000" w:themeColor="text1"/>
            <w:lang w:eastAsia="en-GB"/>
          </w:rPr>
          <w:t>ground truth prior probability</w:t>
        </w:r>
      </w:ins>
      <w:ins w:id="395" w:author="Furl, Nicholas" w:date="2024-10-03T15:26:00Z" w16du:dateUtc="2024-10-03T14:26:00Z">
        <w:r w:rsidR="00A03B4E">
          <w:rPr>
            <w:rFonts w:ascii="Arial" w:eastAsia="Times New Roman" w:hAnsi="Arial" w:cs="Arial"/>
            <w:color w:val="000000" w:themeColor="text1"/>
            <w:lang w:eastAsia="en-GB"/>
          </w:rPr>
          <w:t xml:space="preserve"> using in the study and </w:t>
        </w:r>
      </w:ins>
      <w:ins w:id="396" w:author="Furl, Nicholas" w:date="2024-10-03T15:25:00Z" w16du:dateUtc="2024-10-03T14:25:00Z">
        <w:r w:rsidR="00A03B4E">
          <w:rPr>
            <w:rFonts w:ascii="Arial" w:eastAsia="Times New Roman" w:hAnsi="Arial" w:cs="Arial"/>
            <w:color w:val="000000" w:themeColor="text1"/>
            <w:lang w:eastAsia="en-GB"/>
          </w:rPr>
          <w:t>controlled by the experimenter</w:t>
        </w:r>
      </w:ins>
      <w:ins w:id="397" w:author="Furl, Nicholas" w:date="2024-10-01T14:57:00Z" w16du:dateUtc="2024-10-01T13:57:00Z">
        <w:r w:rsidR="009A5B5D">
          <w:rPr>
            <w:rFonts w:ascii="Arial" w:eastAsia="Times New Roman" w:hAnsi="Arial" w:cs="Arial"/>
            <w:color w:val="000000" w:themeColor="text1"/>
            <w:lang w:eastAsia="en-GB"/>
          </w:rPr>
          <w:t>.</w:t>
        </w:r>
      </w:ins>
    </w:p>
    <w:p w14:paraId="46EA64BE" w14:textId="18271790" w:rsidR="004E09F5" w:rsidRPr="00D61CE1" w:rsidRDefault="008B3066" w:rsidP="000100D1">
      <w:pPr>
        <w:spacing w:before="100" w:after="0" w:line="480" w:lineRule="auto"/>
        <w:ind w:firstLine="720"/>
        <w:rPr>
          <w:rFonts w:ascii="Arial" w:eastAsia="Times New Roman" w:hAnsi="Arial" w:cs="Arial"/>
          <w:color w:val="000000" w:themeColor="text1"/>
          <w:lang w:eastAsia="en-GB"/>
        </w:rPr>
        <w:pPrChange w:id="398" w:author="Furl, Nicholas" w:date="2024-10-01T12:38:00Z" w16du:dateUtc="2024-10-01T11:38:00Z">
          <w:pPr>
            <w:spacing w:before="100" w:after="0" w:line="480" w:lineRule="auto"/>
          </w:pPr>
        </w:pPrChange>
      </w:pPr>
      <w:ins w:id="399" w:author="Furl, Nicholas" w:date="2024-10-01T14:57:00Z" w16du:dateUtc="2024-10-01T13:57:00Z">
        <w:r>
          <w:rPr>
            <w:rFonts w:ascii="Arial" w:eastAsia="Times New Roman" w:hAnsi="Arial" w:cs="Arial"/>
            <w:color w:val="000000" w:themeColor="text1"/>
            <w:lang w:eastAsia="en-GB"/>
          </w:rPr>
          <w:t>Nevertheless, w</w:t>
        </w:r>
      </w:ins>
      <w:ins w:id="400" w:author="Furl, Nicholas" w:date="2024-10-01T12:35:00Z" w16du:dateUtc="2024-10-01T11:35:00Z">
        <w:r w:rsidR="000100D1">
          <w:rPr>
            <w:rFonts w:ascii="Arial" w:eastAsia="Times New Roman" w:hAnsi="Arial" w:cs="Arial"/>
            <w:color w:val="000000" w:themeColor="text1"/>
            <w:lang w:eastAsia="en-GB"/>
          </w:rPr>
          <w:t xml:space="preserve">e parameterised </w:t>
        </w:r>
      </w:ins>
      <w:ins w:id="401" w:author="Furl, Nicholas" w:date="2024-10-01T14:57:00Z" w16du:dateUtc="2024-10-01T13:57:00Z">
        <w:r>
          <w:rPr>
            <w:rFonts w:ascii="Arial" w:eastAsia="Times New Roman" w:hAnsi="Arial" w:cs="Arial"/>
            <w:color w:val="000000" w:themeColor="text1"/>
            <w:lang w:eastAsia="en-GB"/>
          </w:rPr>
          <w:t>the prior and other aspects of this co</w:t>
        </w:r>
      </w:ins>
      <w:ins w:id="402" w:author="Furl, Nicholas" w:date="2024-10-01T14:58:00Z" w16du:dateUtc="2024-10-01T13:58:00Z">
        <w:r>
          <w:rPr>
            <w:rFonts w:ascii="Arial" w:eastAsia="Times New Roman" w:hAnsi="Arial" w:cs="Arial"/>
            <w:color w:val="000000" w:themeColor="text1"/>
            <w:lang w:eastAsia="en-GB"/>
          </w:rPr>
          <w:t>ndition</w:t>
        </w:r>
      </w:ins>
      <w:ins w:id="403" w:author="Furl, Nicholas" w:date="2024-10-03T15:27:00Z" w16du:dateUtc="2024-10-03T14:27:00Z">
        <w:r w:rsidR="000327CA">
          <w:rPr>
            <w:rFonts w:ascii="Arial" w:eastAsia="Times New Roman" w:hAnsi="Arial" w:cs="Arial"/>
            <w:color w:val="000000" w:themeColor="text1"/>
            <w:lang w:eastAsia="en-GB"/>
          </w:rPr>
          <w:t>al</w:t>
        </w:r>
      </w:ins>
      <w:ins w:id="404" w:author="Furl, Nicholas" w:date="2024-10-01T14:58:00Z" w16du:dateUtc="2024-10-01T13:58:00Z">
        <w:r>
          <w:rPr>
            <w:rFonts w:ascii="Arial" w:eastAsia="Times New Roman" w:hAnsi="Arial" w:cs="Arial"/>
            <w:color w:val="000000" w:themeColor="text1"/>
            <w:lang w:eastAsia="en-GB"/>
          </w:rPr>
          <w:t xml:space="preserve"> probability formula, fit these models to ch</w:t>
        </w:r>
      </w:ins>
      <w:ins w:id="405" w:author="Furl, Nicholas" w:date="2024-10-01T12:35:00Z" w16du:dateUtc="2024-10-01T11:35:00Z">
        <w:r w:rsidR="000100D1">
          <w:rPr>
            <w:rFonts w:ascii="Arial" w:eastAsia="Times New Roman" w:hAnsi="Arial" w:cs="Arial"/>
            <w:color w:val="000000" w:themeColor="text1"/>
            <w:lang w:eastAsia="en-GB"/>
          </w:rPr>
          <w:t>oices</w:t>
        </w:r>
      </w:ins>
      <w:ins w:id="406" w:author="Furl, Nicholas" w:date="2024-10-01T12:36:00Z" w16du:dateUtc="2024-10-01T11:36:00Z">
        <w:r w:rsidR="000100D1">
          <w:rPr>
            <w:rFonts w:ascii="Arial" w:eastAsia="Times New Roman" w:hAnsi="Arial" w:cs="Arial"/>
            <w:color w:val="000000" w:themeColor="text1"/>
            <w:lang w:eastAsia="en-GB"/>
          </w:rPr>
          <w:t xml:space="preserve"> </w:t>
        </w:r>
      </w:ins>
      <w:ins w:id="407" w:author="Furl, Nicholas" w:date="2024-10-01T12:38:00Z" w16du:dateUtc="2024-10-01T11:38:00Z">
        <w:r w:rsidR="000100D1">
          <w:rPr>
            <w:rFonts w:ascii="Arial" w:eastAsia="Times New Roman" w:hAnsi="Arial" w:cs="Arial"/>
            <w:color w:val="000000" w:themeColor="text1"/>
            <w:lang w:eastAsia="en-GB"/>
          </w:rPr>
          <w:t xml:space="preserve">of individual participants </w:t>
        </w:r>
      </w:ins>
      <w:ins w:id="408" w:author="Furl, Nicholas" w:date="2024-10-01T12:36:00Z" w16du:dateUtc="2024-10-01T11:36:00Z">
        <w:r w:rsidR="000100D1">
          <w:rPr>
            <w:rFonts w:ascii="Arial" w:eastAsia="Times New Roman" w:hAnsi="Arial" w:cs="Arial"/>
            <w:color w:val="000000" w:themeColor="text1"/>
            <w:lang w:eastAsia="en-GB"/>
          </w:rPr>
          <w:t>and pe</w:t>
        </w:r>
      </w:ins>
      <w:ins w:id="409" w:author="Furl, Nicholas" w:date="2024-10-01T12:37:00Z" w16du:dateUtc="2024-10-01T11:37:00Z">
        <w:r w:rsidR="000100D1">
          <w:rPr>
            <w:rFonts w:ascii="Arial" w:eastAsia="Times New Roman" w:hAnsi="Arial" w:cs="Arial"/>
            <w:color w:val="000000" w:themeColor="text1"/>
            <w:lang w:eastAsia="en-GB"/>
          </w:rPr>
          <w:t>rformed model comparisons to identify the best</w:t>
        </w:r>
      </w:ins>
      <w:ins w:id="410" w:author="Furl, Nicholas" w:date="2024-10-01T14:58:00Z" w16du:dateUtc="2024-10-01T13:58:00Z">
        <w:r>
          <w:rPr>
            <w:rFonts w:ascii="Arial" w:eastAsia="Times New Roman" w:hAnsi="Arial" w:cs="Arial"/>
            <w:color w:val="000000" w:themeColor="text1"/>
            <w:lang w:eastAsia="en-GB"/>
          </w:rPr>
          <w:t>-fitting model parameterisation</w:t>
        </w:r>
      </w:ins>
      <w:ins w:id="411" w:author="Furl, Nicholas" w:date="2024-10-01T12:36:00Z" w16du:dateUtc="2024-10-01T11:36:00Z">
        <w:r w:rsidR="000100D1">
          <w:rPr>
            <w:rFonts w:ascii="Arial" w:eastAsia="Times New Roman" w:hAnsi="Arial" w:cs="Arial"/>
            <w:color w:val="000000" w:themeColor="text1"/>
            <w:lang w:eastAsia="en-GB"/>
          </w:rPr>
          <w:t xml:space="preserve">. </w:t>
        </w:r>
      </w:ins>
      <w:ins w:id="412" w:author="Furl, Nicholas" w:date="2024-10-01T12:48:00Z" w16du:dateUtc="2024-10-01T11:48:00Z">
        <w:r w:rsidR="006D0AF5">
          <w:rPr>
            <w:rFonts w:ascii="Arial" w:eastAsia="Times New Roman" w:hAnsi="Arial" w:cs="Arial"/>
            <w:color w:val="000000" w:themeColor="text1"/>
            <w:lang w:eastAsia="en-GB"/>
          </w:rPr>
          <w:t>Unfortunately,</w:t>
        </w:r>
      </w:ins>
      <w:ins w:id="413" w:author="Furl, Nicholas" w:date="2024-10-01T12:36:00Z" w16du:dateUtc="2024-10-01T11:36:00Z">
        <w:r w:rsidR="000100D1">
          <w:rPr>
            <w:rFonts w:ascii="Arial" w:eastAsia="Times New Roman" w:hAnsi="Arial" w:cs="Arial"/>
            <w:color w:val="000000" w:themeColor="text1"/>
            <w:lang w:eastAsia="en-GB"/>
          </w:rPr>
          <w:t xml:space="preserve"> we found parameter recovery of </w:t>
        </w:r>
      </w:ins>
      <w:ins w:id="414" w:author="Furl, Nicholas" w:date="2024-10-01T12:37:00Z" w16du:dateUtc="2024-10-01T11:37:00Z">
        <w:r w:rsidR="000100D1">
          <w:rPr>
            <w:rFonts w:ascii="Arial" w:eastAsia="Times New Roman" w:hAnsi="Arial" w:cs="Arial"/>
            <w:color w:val="000000" w:themeColor="text1"/>
            <w:lang w:eastAsia="en-GB"/>
          </w:rPr>
          <w:t xml:space="preserve">the best model to be unacceptable, presumably because the single sequence per participant provided insufficient data for </w:t>
        </w:r>
      </w:ins>
      <w:ins w:id="415" w:author="Furl, Nicholas" w:date="2024-10-01T12:48:00Z" w16du:dateUtc="2024-10-01T11:48:00Z">
        <w:r w:rsidR="00B940B9">
          <w:rPr>
            <w:rFonts w:ascii="Arial" w:eastAsia="Times New Roman" w:hAnsi="Arial" w:cs="Arial"/>
            <w:color w:val="000000" w:themeColor="text1"/>
            <w:lang w:eastAsia="en-GB"/>
          </w:rPr>
          <w:t>accurate fitting. Nevertheless, we</w:t>
        </w:r>
      </w:ins>
      <w:ins w:id="416" w:author="Furl, Nicholas" w:date="2024-10-01T12:49:00Z" w16du:dateUtc="2024-10-01T11:49:00Z">
        <w:r w:rsidR="00B940B9">
          <w:rPr>
            <w:rFonts w:ascii="Arial" w:eastAsia="Times New Roman" w:hAnsi="Arial" w:cs="Arial"/>
            <w:color w:val="000000" w:themeColor="text1"/>
            <w:lang w:eastAsia="en-GB"/>
          </w:rPr>
          <w:t xml:space="preserve"> will report results from the same fitting and model comparison procedure in Experiment 2. </w:t>
        </w:r>
      </w:ins>
    </w:p>
    <w:p w14:paraId="6D9FD91B" w14:textId="77777777" w:rsidR="00F11F03" w:rsidRPr="00D61CE1" w:rsidRDefault="00F11F03" w:rsidP="004F268C">
      <w:pPr>
        <w:spacing w:before="100" w:after="0" w:line="480" w:lineRule="auto"/>
        <w:rPr>
          <w:rFonts w:ascii="Arial" w:eastAsia="Times New Roman" w:hAnsi="Arial" w:cs="Arial"/>
          <w:color w:val="000000" w:themeColor="text1"/>
          <w:lang w:eastAsia="en-GB"/>
        </w:rPr>
      </w:pPr>
    </w:p>
    <w:p w14:paraId="2927A61D"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bCs/>
          <w:i/>
          <w:iCs/>
          <w:color w:val="000000" w:themeColor="text1"/>
          <w:lang w:eastAsia="en-GB"/>
        </w:rPr>
        <w:t>Design and analysis</w:t>
      </w:r>
    </w:p>
    <w:p w14:paraId="4EDB0E22" w14:textId="12FAD2A9" w:rsidR="007E17BA" w:rsidRPr="00D61CE1" w:rsidRDefault="00040587" w:rsidP="00ED110C">
      <w:pPr>
        <w:spacing w:before="100" w:after="0" w:line="480" w:lineRule="auto"/>
        <w:ind w:firstLine="720"/>
        <w:rPr>
          <w:rFonts w:ascii="Arial" w:eastAsia="Times New Roman" w:hAnsi="Arial" w:cs="Arial"/>
          <w:color w:val="000000" w:themeColor="text1"/>
          <w:lang w:eastAsia="en-GB"/>
        </w:rPr>
      </w:pPr>
      <w:ins w:id="417" w:author="Furl, Nicholas" w:date="2024-10-01T12:50:00Z" w16du:dateUtc="2024-10-01T11:50:00Z">
        <w:r>
          <w:rPr>
            <w:rFonts w:ascii="Arial" w:eastAsia="Times New Roman" w:hAnsi="Arial" w:cs="Arial"/>
            <w:color w:val="000000" w:themeColor="text1"/>
            <w:lang w:eastAsia="en-GB"/>
          </w:rPr>
          <w:t xml:space="preserve">Data and analysis code are available at </w:t>
        </w:r>
      </w:ins>
      <w:ins w:id="418" w:author="Furl, Nicholas" w:date="2024-10-01T12:51:00Z" w16du:dateUtc="2024-10-01T11:51:00Z">
        <w:r>
          <w:rPr>
            <w:rFonts w:ascii="Arial" w:eastAsia="Times New Roman" w:hAnsi="Arial" w:cs="Arial"/>
            <w:color w:val="000000" w:themeColor="text1"/>
            <w:lang w:eastAsia="en-GB"/>
          </w:rPr>
          <w:fldChar w:fldCharType="begin"/>
        </w:r>
        <w:r>
          <w:rPr>
            <w:rFonts w:ascii="Arial" w:eastAsia="Times New Roman" w:hAnsi="Arial" w:cs="Arial"/>
            <w:color w:val="000000" w:themeColor="text1"/>
            <w:lang w:eastAsia="en-GB"/>
          </w:rPr>
          <w:instrText>HYPERLINK "</w:instrText>
        </w:r>
        <w:r w:rsidRPr="00040587">
          <w:rPr>
            <w:rFonts w:ascii="Arial" w:eastAsia="Times New Roman" w:hAnsi="Arial" w:cs="Arial"/>
            <w:color w:val="000000" w:themeColor="text1"/>
            <w:lang w:eastAsia="en-GB"/>
          </w:rPr>
          <w:instrText>https://github.com/nicholasfurl/Forensic-beads-paper-1</w:instrText>
        </w:r>
        <w:r>
          <w:rPr>
            <w:rFonts w:ascii="Arial" w:eastAsia="Times New Roman" w:hAnsi="Arial" w:cs="Arial"/>
            <w:color w:val="000000" w:themeColor="text1"/>
            <w:lang w:eastAsia="en-GB"/>
          </w:rPr>
          <w:instrText>"</w:instrText>
        </w:r>
        <w:r>
          <w:rPr>
            <w:rFonts w:ascii="Arial" w:eastAsia="Times New Roman" w:hAnsi="Arial" w:cs="Arial"/>
            <w:color w:val="000000" w:themeColor="text1"/>
            <w:lang w:eastAsia="en-GB"/>
          </w:rPr>
          <w:fldChar w:fldCharType="separate"/>
        </w:r>
        <w:r w:rsidRPr="00361D26">
          <w:rPr>
            <w:rStyle w:val="Hyperlink"/>
            <w:rFonts w:ascii="Arial" w:eastAsia="Times New Roman" w:hAnsi="Arial" w:cs="Arial"/>
            <w:lang w:eastAsia="en-GB"/>
          </w:rPr>
          <w:t>https://github.com/nicholasfurl/Forensic-beads-paper-1</w:t>
        </w:r>
        <w:r>
          <w:rPr>
            <w:rFonts w:ascii="Arial" w:eastAsia="Times New Roman" w:hAnsi="Arial" w:cs="Arial"/>
            <w:color w:val="000000" w:themeColor="text1"/>
            <w:lang w:eastAsia="en-GB"/>
          </w:rPr>
          <w:fldChar w:fldCharType="end"/>
        </w:r>
        <w:r>
          <w:rPr>
            <w:rFonts w:ascii="Arial" w:eastAsia="Times New Roman" w:hAnsi="Arial" w:cs="Arial"/>
            <w:color w:val="000000" w:themeColor="text1"/>
            <w:lang w:eastAsia="en-GB"/>
          </w:rPr>
          <w:t xml:space="preserve">. </w:t>
        </w:r>
      </w:ins>
      <w:r w:rsidR="00531A99">
        <w:rPr>
          <w:rFonts w:ascii="Arial" w:eastAsia="Times New Roman" w:hAnsi="Arial" w:cs="Arial"/>
          <w:color w:val="000000" w:themeColor="text1"/>
          <w:lang w:eastAsia="en-GB"/>
        </w:rPr>
        <w:t>U</w:t>
      </w:r>
      <w:r w:rsidR="004E09F5" w:rsidRPr="00D61CE1">
        <w:rPr>
          <w:rFonts w:ascii="Arial" w:eastAsia="Times New Roman" w:hAnsi="Arial" w:cs="Arial"/>
          <w:color w:val="000000" w:themeColor="text1"/>
          <w:lang w:eastAsia="en-GB"/>
        </w:rPr>
        <w:t>sing MATLAB R202</w:t>
      </w:r>
      <w:ins w:id="419" w:author="Furl, Nicholas" w:date="2024-10-05T16:55:00Z" w16du:dateUtc="2024-10-05T15:55:00Z">
        <w:r w:rsidR="00BA3887">
          <w:rPr>
            <w:rFonts w:ascii="Arial" w:eastAsia="Times New Roman" w:hAnsi="Arial" w:cs="Arial"/>
            <w:color w:val="000000" w:themeColor="text1"/>
            <w:lang w:eastAsia="en-GB"/>
          </w:rPr>
          <w:t>2</w:t>
        </w:r>
      </w:ins>
      <w:del w:id="420" w:author="Furl, Nicholas" w:date="2024-10-05T16:55:00Z" w16du:dateUtc="2024-10-05T15:55:00Z">
        <w:r w:rsidR="004E09F5" w:rsidRPr="00D61CE1" w:rsidDel="00BA3887">
          <w:rPr>
            <w:rFonts w:ascii="Arial" w:eastAsia="Times New Roman" w:hAnsi="Arial" w:cs="Arial"/>
            <w:color w:val="000000" w:themeColor="text1"/>
            <w:lang w:eastAsia="en-GB"/>
          </w:rPr>
          <w:delText>0</w:delText>
        </w:r>
      </w:del>
      <w:r w:rsidR="004E09F5" w:rsidRPr="00D61CE1">
        <w:rPr>
          <w:rFonts w:ascii="Arial" w:eastAsia="Times New Roman" w:hAnsi="Arial" w:cs="Arial"/>
          <w:color w:val="000000" w:themeColor="text1"/>
          <w:lang w:eastAsia="en-GB"/>
        </w:rPr>
        <w:t xml:space="preserve">b </w:t>
      </w:r>
      <w:r w:rsidR="00531A99" w:rsidRPr="00531A99">
        <w:rPr>
          <w:rFonts w:ascii="Arial" w:eastAsia="Times New Roman" w:hAnsi="Arial" w:cs="Arial"/>
          <w:color w:val="000000" w:themeColor="text1"/>
          <w:lang w:eastAsia="en-GB"/>
        </w:rPr>
        <w:t xml:space="preserve">(The MathWorks, </w:t>
      </w:r>
      <w:proofErr w:type="spellStart"/>
      <w:r w:rsidR="00531A99" w:rsidRPr="00531A99">
        <w:rPr>
          <w:rFonts w:ascii="Arial" w:eastAsia="Times New Roman" w:hAnsi="Arial" w:cs="Arial"/>
          <w:color w:val="000000" w:themeColor="text1"/>
          <w:lang w:eastAsia="en-GB"/>
        </w:rPr>
        <w:t>Nattick</w:t>
      </w:r>
      <w:proofErr w:type="spellEnd"/>
      <w:r w:rsidR="00531A99" w:rsidRPr="00531A99">
        <w:rPr>
          <w:rFonts w:ascii="Arial" w:eastAsia="Times New Roman" w:hAnsi="Arial" w:cs="Arial"/>
          <w:color w:val="000000" w:themeColor="text1"/>
          <w:lang w:eastAsia="en-GB"/>
        </w:rPr>
        <w:t>, MA)</w:t>
      </w:r>
      <w:r w:rsidR="00531A99">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and JASP </w:t>
      </w:r>
      <w:r w:rsidR="00531A99">
        <w:rPr>
          <w:rFonts w:ascii="Arial" w:eastAsia="Times New Roman" w:hAnsi="Arial" w:cs="Arial"/>
          <w:color w:val="000000" w:themeColor="text1"/>
          <w:lang w:eastAsia="en-GB"/>
        </w:rPr>
        <w:t>(version 0.14; JASP Team, 2020),</w:t>
      </w:r>
      <w:r w:rsidR="004E09F5" w:rsidRPr="00D61CE1">
        <w:rPr>
          <w:rFonts w:ascii="Arial" w:eastAsia="Times New Roman" w:hAnsi="Arial" w:cs="Arial"/>
          <w:color w:val="000000" w:themeColor="text1"/>
          <w:lang w:eastAsia="en-GB"/>
        </w:rPr>
        <w:t xml:space="preserve"> </w:t>
      </w:r>
      <w:r w:rsidR="00531A99">
        <w:rPr>
          <w:rFonts w:ascii="Arial" w:eastAsia="Times New Roman" w:hAnsi="Arial" w:cs="Arial"/>
          <w:color w:val="000000" w:themeColor="text1"/>
          <w:lang w:eastAsia="en-GB"/>
        </w:rPr>
        <w:t>w</w:t>
      </w:r>
      <w:r w:rsidR="00AC4925" w:rsidRPr="00D61CE1">
        <w:rPr>
          <w:rFonts w:ascii="Arial" w:eastAsia="Times New Roman" w:hAnsi="Arial" w:cs="Arial"/>
          <w:color w:val="000000" w:themeColor="text1"/>
          <w:lang w:eastAsia="en-GB"/>
        </w:rPr>
        <w:t xml:space="preserve">e </w:t>
      </w:r>
      <w:r w:rsidR="00531A99">
        <w:rPr>
          <w:rFonts w:ascii="Arial" w:eastAsia="Times New Roman" w:hAnsi="Arial" w:cs="Arial"/>
          <w:color w:val="000000" w:themeColor="text1"/>
          <w:lang w:eastAsia="en-GB"/>
        </w:rPr>
        <w:t>conducted</w:t>
      </w:r>
      <w:r w:rsidR="00AC4925" w:rsidRPr="00D61CE1">
        <w:rPr>
          <w:rFonts w:ascii="Arial" w:eastAsia="Times New Roman" w:hAnsi="Arial" w:cs="Arial"/>
          <w:color w:val="000000" w:themeColor="text1"/>
          <w:lang w:eastAsia="en-GB"/>
        </w:rPr>
        <w:t xml:space="preserve"> three “base” </w:t>
      </w:r>
      <w:proofErr w:type="gramStart"/>
      <w:r w:rsidR="00AC4925" w:rsidRPr="00D61CE1">
        <w:rPr>
          <w:rFonts w:ascii="Arial" w:eastAsia="Times New Roman" w:hAnsi="Arial" w:cs="Arial"/>
          <w:color w:val="000000" w:themeColor="text1"/>
          <w:lang w:eastAsia="en-GB"/>
        </w:rPr>
        <w:t>analyses</w:t>
      </w:r>
      <w:proofErr w:type="gramEnd"/>
      <w:r w:rsidR="00531A99">
        <w:rPr>
          <w:rFonts w:ascii="Arial" w:eastAsia="Times New Roman" w:hAnsi="Arial" w:cs="Arial"/>
          <w:color w:val="000000" w:themeColor="text1"/>
          <w:lang w:eastAsia="en-GB"/>
        </w:rPr>
        <w:t xml:space="preserve"> </w:t>
      </w:r>
      <w:r w:rsidR="00717390">
        <w:rPr>
          <w:rFonts w:ascii="Arial" w:eastAsia="Times New Roman" w:hAnsi="Arial" w:cs="Arial"/>
          <w:color w:val="000000" w:themeColor="text1"/>
          <w:lang w:eastAsia="en-GB"/>
        </w:rPr>
        <w:t>and some</w:t>
      </w:r>
      <w:r w:rsidR="00A640CE" w:rsidRPr="00D61CE1">
        <w:rPr>
          <w:rFonts w:ascii="Arial" w:eastAsia="Times New Roman" w:hAnsi="Arial" w:cs="Arial"/>
          <w:color w:val="000000" w:themeColor="text1"/>
          <w:lang w:eastAsia="en-GB"/>
        </w:rPr>
        <w:t xml:space="preserve"> </w:t>
      </w:r>
      <w:r w:rsidR="006D35EA" w:rsidRPr="00D61CE1">
        <w:rPr>
          <w:rFonts w:ascii="Arial" w:eastAsia="Times New Roman" w:hAnsi="Arial" w:cs="Arial"/>
          <w:color w:val="000000" w:themeColor="text1"/>
          <w:lang w:eastAsia="en-GB"/>
        </w:rPr>
        <w:t>variations</w:t>
      </w:r>
      <w:r w:rsidR="00B17078">
        <w:rPr>
          <w:rFonts w:ascii="Arial" w:eastAsia="Times New Roman" w:hAnsi="Arial" w:cs="Arial"/>
          <w:color w:val="000000" w:themeColor="text1"/>
          <w:lang w:eastAsia="en-GB"/>
        </w:rPr>
        <w:t xml:space="preserve"> further explained below</w:t>
      </w:r>
      <w:r w:rsidR="00AC4925" w:rsidRPr="00D61CE1">
        <w:rPr>
          <w:rFonts w:ascii="Arial" w:eastAsia="Times New Roman" w:hAnsi="Arial" w:cs="Arial"/>
          <w:color w:val="000000" w:themeColor="text1"/>
          <w:lang w:eastAsia="en-GB"/>
        </w:rPr>
        <w:t>.</w:t>
      </w:r>
      <w:r w:rsidR="00C549B1" w:rsidRPr="00D61CE1">
        <w:rPr>
          <w:rFonts w:ascii="Arial" w:eastAsia="Times New Roman" w:hAnsi="Arial" w:cs="Arial"/>
          <w:color w:val="000000" w:themeColor="text1"/>
          <w:lang w:eastAsia="en-GB"/>
        </w:rPr>
        <w:t xml:space="preserve"> </w:t>
      </w:r>
      <w:r w:rsidR="00915338">
        <w:rPr>
          <w:rFonts w:ascii="Arial" w:eastAsia="Times New Roman" w:hAnsi="Arial" w:cs="Arial"/>
          <w:color w:val="000000" w:themeColor="text1"/>
          <w:lang w:eastAsia="en-GB"/>
        </w:rPr>
        <w:t>They</w:t>
      </w:r>
      <w:r w:rsidR="00A65464" w:rsidRPr="00D61CE1">
        <w:rPr>
          <w:rFonts w:ascii="Arial" w:eastAsia="Times New Roman" w:hAnsi="Arial" w:cs="Arial"/>
          <w:color w:val="000000" w:themeColor="text1"/>
          <w:lang w:eastAsia="en-GB"/>
        </w:rPr>
        <w:t xml:space="preserve"> </w:t>
      </w:r>
      <w:r w:rsidR="00717390">
        <w:rPr>
          <w:rFonts w:ascii="Arial" w:eastAsia="Times New Roman" w:hAnsi="Arial" w:cs="Arial"/>
          <w:color w:val="000000" w:themeColor="text1"/>
          <w:lang w:eastAsia="en-GB"/>
        </w:rPr>
        <w:t>tested</w:t>
      </w:r>
      <w:r w:rsidR="00A65464" w:rsidRPr="00D61CE1">
        <w:rPr>
          <w:rFonts w:ascii="Arial" w:eastAsia="Times New Roman" w:hAnsi="Arial" w:cs="Arial"/>
          <w:color w:val="000000" w:themeColor="text1"/>
          <w:lang w:eastAsia="en-GB"/>
        </w:rPr>
        <w:t xml:space="preserve"> </w:t>
      </w:r>
      <w:r w:rsidR="00717390">
        <w:rPr>
          <w:rFonts w:ascii="Arial" w:eastAsia="Times New Roman" w:hAnsi="Arial" w:cs="Arial"/>
          <w:color w:val="000000" w:themeColor="text1"/>
          <w:lang w:eastAsia="en-GB"/>
        </w:rPr>
        <w:t>hypothese</w:t>
      </w:r>
      <w:r w:rsidR="00A65464" w:rsidRPr="00D61CE1">
        <w:rPr>
          <w:rFonts w:ascii="Arial" w:eastAsia="Times New Roman" w:hAnsi="Arial" w:cs="Arial"/>
          <w:color w:val="000000" w:themeColor="text1"/>
          <w:lang w:eastAsia="en-GB"/>
        </w:rPr>
        <w:t xml:space="preserve">s preregistered at aspredicted.org #25182 </w:t>
      </w:r>
      <w:hyperlink r:id="rId10" w:history="1">
        <w:r w:rsidR="00A65464" w:rsidRPr="00D61CE1">
          <w:rPr>
            <w:rFonts w:ascii="Arial" w:eastAsia="Times New Roman" w:hAnsi="Arial" w:cs="Arial"/>
            <w:color w:val="000000" w:themeColor="text1"/>
            <w:u w:val="single"/>
            <w:lang w:eastAsia="en-GB"/>
          </w:rPr>
          <w:t>htt</w:t>
        </w:r>
        <w:r w:rsidR="00A65464" w:rsidRPr="00D61CE1">
          <w:rPr>
            <w:rFonts w:ascii="Arial" w:eastAsia="Times New Roman" w:hAnsi="Arial" w:cs="Arial"/>
            <w:color w:val="000000" w:themeColor="text1"/>
            <w:u w:val="single"/>
            <w:lang w:eastAsia="en-GB"/>
          </w:rPr>
          <w:t>p</w:t>
        </w:r>
        <w:r w:rsidR="00A65464" w:rsidRPr="00D61CE1">
          <w:rPr>
            <w:rFonts w:ascii="Arial" w:eastAsia="Times New Roman" w:hAnsi="Arial" w:cs="Arial"/>
            <w:color w:val="000000" w:themeColor="text1"/>
            <w:u w:val="single"/>
            <w:lang w:eastAsia="en-GB"/>
          </w:rPr>
          <w:t>s://aspredicted.org/blind.php?x=5qr89i</w:t>
        </w:r>
      </w:hyperlink>
      <w:r w:rsidR="00A65464" w:rsidRPr="00D61CE1">
        <w:rPr>
          <w:rFonts w:ascii="Arial" w:eastAsia="Times New Roman" w:hAnsi="Arial" w:cs="Arial"/>
          <w:color w:val="000000" w:themeColor="text1"/>
          <w:lang w:eastAsia="en-GB"/>
        </w:rPr>
        <w:t xml:space="preserve">, </w:t>
      </w:r>
      <w:r w:rsidR="00717390">
        <w:rPr>
          <w:rFonts w:ascii="Arial" w:eastAsia="Times New Roman" w:hAnsi="Arial" w:cs="Arial"/>
          <w:color w:val="000000" w:themeColor="text1"/>
          <w:lang w:eastAsia="en-GB"/>
        </w:rPr>
        <w:t>and</w:t>
      </w:r>
      <w:r w:rsidR="00915338">
        <w:rPr>
          <w:rFonts w:ascii="Arial" w:eastAsia="Times New Roman" w:hAnsi="Arial" w:cs="Arial"/>
          <w:color w:val="000000" w:themeColor="text1"/>
          <w:lang w:eastAsia="en-GB"/>
        </w:rPr>
        <w:t xml:space="preserve"> some</w:t>
      </w:r>
      <w:r w:rsidR="007E17BA" w:rsidRPr="00D61CE1">
        <w:rPr>
          <w:rFonts w:ascii="Arial" w:eastAsia="Times New Roman" w:hAnsi="Arial" w:cs="Arial"/>
          <w:color w:val="000000" w:themeColor="text1"/>
          <w:lang w:eastAsia="en-GB"/>
        </w:rPr>
        <w:t xml:space="preserve"> basic </w:t>
      </w:r>
      <w:r w:rsidR="00915338">
        <w:rPr>
          <w:rFonts w:ascii="Arial" w:eastAsia="Times New Roman" w:hAnsi="Arial" w:cs="Arial"/>
          <w:color w:val="000000" w:themeColor="text1"/>
          <w:lang w:eastAsia="en-GB"/>
        </w:rPr>
        <w:t xml:space="preserve">data </w:t>
      </w:r>
      <w:r w:rsidR="007E17BA" w:rsidRPr="00D61CE1">
        <w:rPr>
          <w:rFonts w:ascii="Arial" w:eastAsia="Times New Roman" w:hAnsi="Arial" w:cs="Arial"/>
          <w:color w:val="000000" w:themeColor="text1"/>
          <w:lang w:eastAsia="en-GB"/>
        </w:rPr>
        <w:t xml:space="preserve">features and </w:t>
      </w:r>
      <w:r w:rsidR="00915338">
        <w:rPr>
          <w:rFonts w:ascii="Arial" w:eastAsia="Times New Roman" w:hAnsi="Arial" w:cs="Arial"/>
          <w:color w:val="000000" w:themeColor="text1"/>
          <w:lang w:eastAsia="en-GB"/>
        </w:rPr>
        <w:t xml:space="preserve">auxiliary </w:t>
      </w:r>
      <w:r w:rsidR="007E17BA" w:rsidRPr="00D61CE1">
        <w:rPr>
          <w:rFonts w:ascii="Arial" w:eastAsia="Times New Roman" w:hAnsi="Arial" w:cs="Arial"/>
          <w:color w:val="000000" w:themeColor="text1"/>
          <w:lang w:eastAsia="en-GB"/>
        </w:rPr>
        <w:t>hypotheses</w:t>
      </w:r>
      <w:r w:rsidR="00A65464" w:rsidRPr="00D61CE1">
        <w:rPr>
          <w:rFonts w:ascii="Arial" w:eastAsia="Times New Roman" w:hAnsi="Arial" w:cs="Arial"/>
          <w:color w:val="000000" w:themeColor="text1"/>
          <w:lang w:eastAsia="en-GB"/>
        </w:rPr>
        <w:t xml:space="preserve">. </w:t>
      </w:r>
    </w:p>
    <w:p w14:paraId="6E2CFAA5" w14:textId="00868C52" w:rsidR="00C549B1" w:rsidRPr="00D61CE1" w:rsidRDefault="00717390" w:rsidP="00ED110C">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In t</w:t>
      </w:r>
      <w:r w:rsidR="001E091B" w:rsidRPr="00D61CE1">
        <w:rPr>
          <w:rFonts w:ascii="Arial" w:eastAsia="Times New Roman" w:hAnsi="Arial" w:cs="Arial"/>
          <w:color w:val="000000" w:themeColor="text1"/>
          <w:lang w:eastAsia="en-GB"/>
        </w:rPr>
        <w:t xml:space="preserve">he first </w:t>
      </w:r>
      <w:r w:rsidR="009F310E">
        <w:rPr>
          <w:rFonts w:ascii="Arial" w:eastAsia="Times New Roman" w:hAnsi="Arial" w:cs="Arial"/>
          <w:color w:val="000000" w:themeColor="text1"/>
          <w:lang w:eastAsia="en-GB"/>
        </w:rPr>
        <w:t>base analysi</w:t>
      </w:r>
      <w:r w:rsidR="001E091B" w:rsidRPr="00D61CE1">
        <w:rPr>
          <w:rFonts w:ascii="Arial" w:eastAsia="Times New Roman" w:hAnsi="Arial" w:cs="Arial"/>
          <w:color w:val="000000" w:themeColor="text1"/>
          <w:lang w:eastAsia="en-GB"/>
        </w:rPr>
        <w:t>s</w:t>
      </w:r>
      <w:r>
        <w:rPr>
          <w:rFonts w:ascii="Arial" w:eastAsia="Times New Roman" w:hAnsi="Arial" w:cs="Arial"/>
          <w:color w:val="000000" w:themeColor="text1"/>
          <w:lang w:eastAsia="en-GB"/>
        </w:rPr>
        <w:t xml:space="preserve">, </w:t>
      </w:r>
      <w:r w:rsidR="007620D8" w:rsidRPr="00D61CE1">
        <w:rPr>
          <w:rFonts w:ascii="Arial" w:eastAsia="Times New Roman" w:hAnsi="Arial" w:cs="Arial"/>
          <w:color w:val="000000" w:themeColor="text1"/>
          <w:lang w:eastAsia="en-GB"/>
        </w:rPr>
        <w:t xml:space="preserve">the </w:t>
      </w:r>
      <w:del w:id="421" w:author="Furl, Nicholas" w:date="2024-10-03T15:52:00Z" w16du:dateUtc="2024-10-03T14:52:00Z">
        <w:r w:rsidR="003854D1" w:rsidRPr="00D61CE1" w:rsidDel="00316CAE">
          <w:rPr>
            <w:rFonts w:ascii="Arial" w:eastAsia="Times New Roman" w:hAnsi="Arial" w:cs="Arial"/>
            <w:i/>
            <w:color w:val="000000" w:themeColor="text1"/>
            <w:lang w:eastAsia="en-GB"/>
          </w:rPr>
          <w:delText xml:space="preserve">Participant </w:delText>
        </w:r>
      </w:del>
      <w:r w:rsidR="003854D1" w:rsidRPr="00D61CE1">
        <w:rPr>
          <w:rFonts w:ascii="Arial" w:eastAsia="Times New Roman" w:hAnsi="Arial" w:cs="Arial"/>
          <w:i/>
          <w:color w:val="000000" w:themeColor="text1"/>
          <w:lang w:eastAsia="en-GB"/>
        </w:rPr>
        <w:t>Probability Analysis</w:t>
      </w:r>
      <w:r w:rsidR="00AC4925" w:rsidRPr="00D61CE1">
        <w:rPr>
          <w:rFonts w:ascii="Arial" w:eastAsia="Times New Roman" w:hAnsi="Arial" w:cs="Arial"/>
          <w:color w:val="000000" w:themeColor="text1"/>
          <w:lang w:eastAsia="en-GB"/>
        </w:rPr>
        <w:t xml:space="preserve">, </w:t>
      </w:r>
      <w:r w:rsidR="007620D8" w:rsidRPr="00D61CE1">
        <w:rPr>
          <w:rFonts w:ascii="Arial" w:eastAsia="Times New Roman" w:hAnsi="Arial" w:cs="Arial"/>
          <w:i/>
          <w:color w:val="000000" w:themeColor="text1"/>
          <w:lang w:eastAsia="en-GB"/>
        </w:rPr>
        <w:t>P</w:t>
      </w:r>
      <w:r w:rsidR="00C549B1" w:rsidRPr="00D61CE1">
        <w:rPr>
          <w:rFonts w:ascii="Arial" w:eastAsia="Times New Roman" w:hAnsi="Arial" w:cs="Arial"/>
          <w:i/>
          <w:color w:val="000000" w:themeColor="text1"/>
          <w:lang w:eastAsia="en-GB"/>
        </w:rPr>
        <w:t>robability</w:t>
      </w:r>
      <w:r w:rsidR="00C549B1" w:rsidRPr="00D61CE1">
        <w:rPr>
          <w:rFonts w:ascii="Arial" w:eastAsia="Times New Roman" w:hAnsi="Arial" w:cs="Arial"/>
          <w:color w:val="000000" w:themeColor="text1"/>
          <w:lang w:eastAsia="en-GB"/>
        </w:rPr>
        <w:t xml:space="preserve"> </w:t>
      </w:r>
      <w:r w:rsidR="007620D8" w:rsidRPr="00D61CE1">
        <w:rPr>
          <w:rFonts w:ascii="Arial" w:eastAsia="Times New Roman" w:hAnsi="Arial" w:cs="Arial"/>
          <w:color w:val="000000" w:themeColor="text1"/>
          <w:lang w:eastAsia="en-GB"/>
        </w:rPr>
        <w:t>(</w:t>
      </w:r>
      <w:r w:rsidR="00C549B1" w:rsidRPr="00D61CE1">
        <w:rPr>
          <w:rFonts w:ascii="Arial" w:eastAsia="Times New Roman" w:hAnsi="Arial" w:cs="Arial"/>
          <w:color w:val="000000" w:themeColor="text1"/>
          <w:lang w:eastAsia="en-GB"/>
        </w:rPr>
        <w:t>rating</w:t>
      </w:r>
      <w:r w:rsidR="00AC4925" w:rsidRPr="00D61CE1">
        <w:rPr>
          <w:rFonts w:ascii="Arial" w:eastAsia="Times New Roman" w:hAnsi="Arial" w:cs="Arial"/>
          <w:color w:val="000000" w:themeColor="text1"/>
          <w:lang w:eastAsia="en-GB"/>
        </w:rPr>
        <w:t>s</w:t>
      </w:r>
      <w:r w:rsidR="007620D8" w:rsidRPr="00D61CE1">
        <w:rPr>
          <w:rFonts w:ascii="Arial" w:eastAsia="Times New Roman" w:hAnsi="Arial" w:cs="Arial"/>
          <w:color w:val="000000" w:themeColor="text1"/>
          <w:lang w:eastAsia="en-GB"/>
        </w:rPr>
        <w:t>)</w:t>
      </w:r>
      <w:r w:rsidR="00C549B1"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w</w:t>
      </w:r>
      <w:r w:rsidR="00AC4925" w:rsidRPr="00D61CE1">
        <w:rPr>
          <w:rFonts w:ascii="Arial" w:eastAsia="Times New Roman" w:hAnsi="Arial" w:cs="Arial"/>
          <w:color w:val="000000" w:themeColor="text1"/>
          <w:lang w:eastAsia="en-GB"/>
        </w:rPr>
        <w:t xml:space="preserve">as the </w:t>
      </w:r>
      <w:r w:rsidR="00C549B1" w:rsidRPr="00D61CE1">
        <w:rPr>
          <w:rFonts w:ascii="Arial" w:eastAsia="Times New Roman" w:hAnsi="Arial" w:cs="Arial"/>
          <w:color w:val="000000" w:themeColor="text1"/>
          <w:lang w:eastAsia="en-GB"/>
        </w:rPr>
        <w:t>dependent variable</w:t>
      </w:r>
      <w:r w:rsidR="00B4304F" w:rsidRPr="00D61CE1">
        <w:rPr>
          <w:rFonts w:ascii="Arial" w:eastAsia="Times New Roman" w:hAnsi="Arial" w:cs="Arial"/>
          <w:color w:val="000000" w:themeColor="text1"/>
          <w:lang w:eastAsia="en-GB"/>
        </w:rPr>
        <w:t xml:space="preserve">. </w:t>
      </w:r>
      <w:r w:rsidR="00BB349B">
        <w:rPr>
          <w:rFonts w:ascii="Arial" w:eastAsia="Times New Roman" w:hAnsi="Arial" w:cs="Arial"/>
          <w:color w:val="000000" w:themeColor="text1"/>
          <w:lang w:eastAsia="en-GB"/>
        </w:rPr>
        <w:t>The goals were</w:t>
      </w:r>
      <w:r w:rsidR="00A640CE" w:rsidRPr="00D61CE1">
        <w:rPr>
          <w:rFonts w:ascii="Arial" w:eastAsia="Times New Roman" w:hAnsi="Arial" w:cs="Arial"/>
          <w:color w:val="000000" w:themeColor="text1"/>
          <w:lang w:eastAsia="en-GB"/>
        </w:rPr>
        <w:t xml:space="preserve"> to </w:t>
      </w:r>
      <w:r w:rsidR="00CD7E32" w:rsidRPr="00D61CE1">
        <w:rPr>
          <w:rFonts w:ascii="Arial" w:eastAsia="Times New Roman" w:hAnsi="Arial" w:cs="Arial"/>
          <w:color w:val="000000" w:themeColor="text1"/>
          <w:lang w:eastAsia="en-GB"/>
        </w:rPr>
        <w:t xml:space="preserve">(1) </w:t>
      </w:r>
      <w:r w:rsidR="00A640CE" w:rsidRPr="00D61CE1">
        <w:rPr>
          <w:rFonts w:ascii="Arial" w:eastAsia="Times New Roman" w:hAnsi="Arial" w:cs="Arial"/>
          <w:color w:val="000000" w:themeColor="text1"/>
          <w:lang w:eastAsia="en-GB"/>
        </w:rPr>
        <w:t>confirm</w:t>
      </w:r>
      <w:r w:rsidR="00B4304F" w:rsidRPr="00D61CE1">
        <w:rPr>
          <w:rFonts w:ascii="Arial" w:eastAsia="Times New Roman" w:hAnsi="Arial" w:cs="Arial"/>
          <w:color w:val="000000" w:themeColor="text1"/>
          <w:lang w:eastAsia="en-GB"/>
        </w:rPr>
        <w:t xml:space="preserve"> </w:t>
      </w:r>
      <w:r w:rsidR="001E091B" w:rsidRPr="00D61CE1">
        <w:rPr>
          <w:rFonts w:ascii="Arial" w:eastAsia="Times New Roman" w:hAnsi="Arial" w:cs="Arial"/>
          <w:color w:val="000000" w:themeColor="text1"/>
          <w:lang w:eastAsia="en-GB"/>
        </w:rPr>
        <w:t xml:space="preserve">a </w:t>
      </w:r>
      <w:r w:rsidR="00AC4925" w:rsidRPr="00D61CE1">
        <w:rPr>
          <w:rFonts w:ascii="Arial" w:eastAsia="Times New Roman" w:hAnsi="Arial" w:cs="Arial"/>
          <w:color w:val="000000" w:themeColor="text1"/>
          <w:lang w:eastAsia="en-GB"/>
        </w:rPr>
        <w:t xml:space="preserve">basic </w:t>
      </w:r>
      <w:r w:rsidR="007620D8" w:rsidRPr="00D61CE1">
        <w:rPr>
          <w:rFonts w:ascii="Arial" w:eastAsia="Times New Roman" w:hAnsi="Arial" w:cs="Arial"/>
          <w:color w:val="000000" w:themeColor="text1"/>
          <w:lang w:eastAsia="en-GB"/>
        </w:rPr>
        <w:t xml:space="preserve">expected </w:t>
      </w:r>
      <w:r w:rsidR="00AC4925" w:rsidRPr="00D61CE1">
        <w:rPr>
          <w:rFonts w:ascii="Arial" w:eastAsia="Times New Roman" w:hAnsi="Arial" w:cs="Arial"/>
          <w:color w:val="000000" w:themeColor="text1"/>
          <w:lang w:eastAsia="en-GB"/>
        </w:rPr>
        <w:t xml:space="preserve">data </w:t>
      </w:r>
      <w:r w:rsidR="001E091B" w:rsidRPr="00D61CE1">
        <w:rPr>
          <w:rFonts w:ascii="Arial" w:eastAsia="Times New Roman" w:hAnsi="Arial" w:cs="Arial"/>
          <w:color w:val="000000" w:themeColor="text1"/>
          <w:lang w:eastAsia="en-GB"/>
        </w:rPr>
        <w:t>feature</w:t>
      </w:r>
      <w:r w:rsidR="007620D8" w:rsidRPr="00D61CE1">
        <w:rPr>
          <w:rFonts w:ascii="Arial" w:eastAsia="Times New Roman" w:hAnsi="Arial" w:cs="Arial"/>
          <w:color w:val="000000" w:themeColor="text1"/>
          <w:lang w:eastAsia="en-GB"/>
        </w:rPr>
        <w:t>:</w:t>
      </w:r>
      <w:r w:rsidR="00AC4925" w:rsidRPr="00D61CE1">
        <w:rPr>
          <w:rFonts w:ascii="Arial" w:eastAsia="Times New Roman" w:hAnsi="Arial" w:cs="Arial"/>
          <w:color w:val="000000" w:themeColor="text1"/>
          <w:lang w:eastAsia="en-GB"/>
        </w:rPr>
        <w:t xml:space="preserve"> that </w:t>
      </w:r>
      <w:r w:rsidR="00A65A31">
        <w:rPr>
          <w:rFonts w:ascii="Arial" w:eastAsia="Times New Roman" w:hAnsi="Arial" w:cs="Arial"/>
          <w:color w:val="000000" w:themeColor="text1"/>
          <w:lang w:eastAsia="en-GB"/>
        </w:rPr>
        <w:t xml:space="preserve">guilt </w:t>
      </w:r>
      <w:r w:rsidR="00B4304F" w:rsidRPr="00D61CE1">
        <w:rPr>
          <w:rFonts w:ascii="Arial" w:eastAsia="Times New Roman" w:hAnsi="Arial" w:cs="Arial"/>
          <w:color w:val="000000" w:themeColor="text1"/>
          <w:lang w:eastAsia="en-GB"/>
        </w:rPr>
        <w:t xml:space="preserve">probability increased or decreased </w:t>
      </w:r>
      <w:r w:rsidR="00CE252C" w:rsidRPr="00D61CE1">
        <w:rPr>
          <w:rFonts w:ascii="Arial" w:eastAsia="Times New Roman" w:hAnsi="Arial" w:cs="Arial"/>
          <w:color w:val="000000" w:themeColor="text1"/>
          <w:lang w:eastAsia="en-GB"/>
        </w:rPr>
        <w:t xml:space="preserve">as sequences progressed, consistent with </w:t>
      </w:r>
      <w:r w:rsidR="00B4304F" w:rsidRPr="00D61CE1">
        <w:rPr>
          <w:rFonts w:ascii="Arial" w:eastAsia="Times New Roman" w:hAnsi="Arial" w:cs="Arial"/>
          <w:color w:val="000000" w:themeColor="text1"/>
          <w:lang w:eastAsia="en-GB"/>
        </w:rPr>
        <w:t>the majority evidence</w:t>
      </w:r>
      <w:r w:rsidR="00AC4925" w:rsidRPr="00D61CE1">
        <w:rPr>
          <w:rFonts w:ascii="Arial" w:eastAsia="Times New Roman" w:hAnsi="Arial" w:cs="Arial"/>
          <w:color w:val="000000" w:themeColor="text1"/>
          <w:lang w:eastAsia="en-GB"/>
        </w:rPr>
        <w:t xml:space="preserve">, </w:t>
      </w:r>
      <w:r w:rsidR="00A640CE" w:rsidRPr="00D61CE1">
        <w:rPr>
          <w:rFonts w:ascii="Arial" w:eastAsia="Times New Roman" w:hAnsi="Arial" w:cs="Arial"/>
          <w:color w:val="000000" w:themeColor="text1"/>
          <w:lang w:eastAsia="en-GB"/>
        </w:rPr>
        <w:t xml:space="preserve">and </w:t>
      </w:r>
      <w:r w:rsidR="00B4304F" w:rsidRPr="00D61CE1">
        <w:rPr>
          <w:rFonts w:ascii="Arial" w:eastAsia="Times New Roman" w:hAnsi="Arial" w:cs="Arial"/>
          <w:color w:val="000000" w:themeColor="text1"/>
          <w:lang w:eastAsia="en-GB"/>
        </w:rPr>
        <w:t>(2</w:t>
      </w:r>
      <w:r w:rsidR="00BD7233" w:rsidRPr="00D61CE1">
        <w:rPr>
          <w:rFonts w:ascii="Arial" w:eastAsia="Times New Roman" w:hAnsi="Arial" w:cs="Arial"/>
          <w:color w:val="000000" w:themeColor="text1"/>
          <w:lang w:eastAsia="en-GB"/>
        </w:rPr>
        <w:t xml:space="preserve">) </w:t>
      </w:r>
      <w:r w:rsidR="00A640CE" w:rsidRPr="00D61CE1">
        <w:rPr>
          <w:rFonts w:ascii="Arial" w:eastAsia="Times New Roman" w:hAnsi="Arial" w:cs="Arial"/>
          <w:color w:val="000000" w:themeColor="text1"/>
          <w:lang w:eastAsia="en-GB"/>
        </w:rPr>
        <w:t>test</w:t>
      </w:r>
      <w:r w:rsidR="00B92A30" w:rsidRPr="00D61CE1">
        <w:rPr>
          <w:rFonts w:ascii="Arial" w:eastAsia="Times New Roman" w:hAnsi="Arial" w:cs="Arial"/>
          <w:color w:val="000000" w:themeColor="text1"/>
          <w:lang w:eastAsia="en-GB"/>
        </w:rPr>
        <w:t xml:space="preserve"> effects of religious status of the </w:t>
      </w:r>
      <w:r w:rsidR="00A640CE" w:rsidRPr="00D61CE1">
        <w:rPr>
          <w:rFonts w:ascii="Arial" w:eastAsia="Times New Roman" w:hAnsi="Arial" w:cs="Arial"/>
          <w:color w:val="000000" w:themeColor="text1"/>
          <w:lang w:eastAsia="en-GB"/>
        </w:rPr>
        <w:t>s</w:t>
      </w:r>
      <w:r w:rsidR="00B92A30" w:rsidRPr="00D61CE1">
        <w:rPr>
          <w:rFonts w:ascii="Arial" w:eastAsia="Times New Roman" w:hAnsi="Arial" w:cs="Arial"/>
          <w:color w:val="000000" w:themeColor="text1"/>
          <w:lang w:eastAsia="en-GB"/>
        </w:rPr>
        <w:t xml:space="preserve">uspect. </w:t>
      </w:r>
      <w:r w:rsidR="008727D0">
        <w:rPr>
          <w:rFonts w:ascii="Arial" w:eastAsia="Times New Roman" w:hAnsi="Arial" w:cs="Arial"/>
          <w:color w:val="000000" w:themeColor="text1"/>
          <w:lang w:eastAsia="en-GB"/>
        </w:rPr>
        <w:t xml:space="preserve">This ANOVA </w:t>
      </w:r>
      <w:r w:rsidR="00C549B1" w:rsidRPr="00D61CE1">
        <w:rPr>
          <w:rFonts w:ascii="Arial" w:eastAsia="Times New Roman" w:hAnsi="Arial" w:cs="Arial"/>
          <w:color w:val="000000" w:themeColor="text1"/>
          <w:lang w:eastAsia="en-GB"/>
        </w:rPr>
        <w:t>i</w:t>
      </w:r>
      <w:r w:rsidR="00B4304F" w:rsidRPr="00D61CE1">
        <w:rPr>
          <w:rFonts w:ascii="Arial" w:eastAsia="Times New Roman" w:hAnsi="Arial" w:cs="Arial"/>
          <w:color w:val="000000" w:themeColor="text1"/>
          <w:lang w:eastAsia="en-GB"/>
        </w:rPr>
        <w:t>mplemented</w:t>
      </w:r>
      <w:r w:rsidR="00C549B1" w:rsidRPr="00D61CE1">
        <w:rPr>
          <w:rFonts w:ascii="Arial" w:eastAsia="Times New Roman" w:hAnsi="Arial" w:cs="Arial"/>
          <w:color w:val="000000" w:themeColor="text1"/>
          <w:lang w:eastAsia="en-GB"/>
        </w:rPr>
        <w:t xml:space="preserve"> between-participant factors </w:t>
      </w:r>
      <w:r w:rsidR="00C549B1" w:rsidRPr="00D61CE1">
        <w:rPr>
          <w:rFonts w:ascii="Arial" w:eastAsia="Times New Roman" w:hAnsi="Arial" w:cs="Arial"/>
          <w:i/>
          <w:color w:val="000000" w:themeColor="text1"/>
          <w:lang w:eastAsia="en-GB"/>
        </w:rPr>
        <w:t>Suspect</w:t>
      </w:r>
      <w:r w:rsidR="004E6ED9" w:rsidRPr="00D61CE1">
        <w:rPr>
          <w:rFonts w:ascii="Arial" w:eastAsia="Times New Roman" w:hAnsi="Arial" w:cs="Arial"/>
          <w:color w:val="000000" w:themeColor="text1"/>
          <w:lang w:eastAsia="en-GB"/>
        </w:rPr>
        <w:t xml:space="preserve"> (a</w:t>
      </w:r>
      <w:r w:rsidR="009E1E40" w:rsidRPr="00D61CE1">
        <w:rPr>
          <w:rFonts w:ascii="Arial" w:eastAsia="Times New Roman" w:hAnsi="Arial" w:cs="Arial"/>
          <w:color w:val="000000" w:themeColor="text1"/>
          <w:lang w:eastAsia="en-GB"/>
        </w:rPr>
        <w:t>theist versus</w:t>
      </w:r>
      <w:r w:rsidR="00C549B1" w:rsidRPr="00D61CE1">
        <w:rPr>
          <w:rFonts w:ascii="Arial" w:eastAsia="Times New Roman" w:hAnsi="Arial" w:cs="Arial"/>
          <w:color w:val="000000" w:themeColor="text1"/>
          <w:lang w:eastAsia="en-GB"/>
        </w:rPr>
        <w:t xml:space="preserve"> Christian)</w:t>
      </w:r>
      <w:r w:rsidR="00394B33" w:rsidRPr="00D61CE1">
        <w:rPr>
          <w:rFonts w:ascii="Arial" w:eastAsia="Times New Roman" w:hAnsi="Arial" w:cs="Arial"/>
          <w:color w:val="000000" w:themeColor="text1"/>
          <w:lang w:eastAsia="en-GB"/>
        </w:rPr>
        <w:t xml:space="preserve"> and </w:t>
      </w:r>
      <w:r w:rsidR="00B4304F" w:rsidRPr="00D61CE1">
        <w:rPr>
          <w:rFonts w:ascii="Arial" w:eastAsia="Times New Roman" w:hAnsi="Arial" w:cs="Arial"/>
          <w:i/>
          <w:color w:val="000000" w:themeColor="text1"/>
          <w:lang w:eastAsia="en-GB"/>
        </w:rPr>
        <w:t>Sequence G</w:t>
      </w:r>
      <w:r w:rsidR="00616F12" w:rsidRPr="00D61CE1">
        <w:rPr>
          <w:rFonts w:ascii="Arial" w:eastAsia="Times New Roman" w:hAnsi="Arial" w:cs="Arial"/>
          <w:i/>
          <w:color w:val="000000" w:themeColor="text1"/>
          <w:lang w:eastAsia="en-GB"/>
        </w:rPr>
        <w:t>uilt</w:t>
      </w:r>
      <w:r w:rsidR="00616F12" w:rsidRPr="00D61CE1">
        <w:rPr>
          <w:rFonts w:ascii="Arial" w:eastAsia="Times New Roman" w:hAnsi="Arial" w:cs="Arial"/>
          <w:color w:val="000000" w:themeColor="text1"/>
          <w:lang w:eastAsia="en-GB"/>
        </w:rPr>
        <w:t xml:space="preserve"> (</w:t>
      </w:r>
      <w:r w:rsidR="004E6ED9" w:rsidRPr="00D61CE1">
        <w:rPr>
          <w:rFonts w:ascii="Arial" w:eastAsia="Times New Roman" w:hAnsi="Arial" w:cs="Arial"/>
          <w:color w:val="000000" w:themeColor="text1"/>
          <w:lang w:eastAsia="en-GB"/>
        </w:rPr>
        <w:t>g</w:t>
      </w:r>
      <w:r w:rsidR="00B90791" w:rsidRPr="00D61CE1">
        <w:rPr>
          <w:rFonts w:ascii="Arial" w:eastAsia="Times New Roman" w:hAnsi="Arial" w:cs="Arial"/>
          <w:color w:val="000000" w:themeColor="text1"/>
          <w:lang w:eastAsia="en-GB"/>
        </w:rPr>
        <w:t>uilt</w:t>
      </w:r>
      <w:r w:rsidR="00C86140" w:rsidRPr="00D61CE1">
        <w:rPr>
          <w:rFonts w:ascii="Arial" w:eastAsia="Times New Roman" w:hAnsi="Arial" w:cs="Arial"/>
          <w:color w:val="000000" w:themeColor="text1"/>
          <w:lang w:eastAsia="en-GB"/>
        </w:rPr>
        <w:t>y</w:t>
      </w:r>
      <w:r w:rsidR="00616F12" w:rsidRPr="00D61CE1">
        <w:rPr>
          <w:rFonts w:ascii="Arial" w:eastAsia="Times New Roman" w:hAnsi="Arial" w:cs="Arial"/>
          <w:color w:val="000000" w:themeColor="text1"/>
          <w:lang w:eastAsia="en-GB"/>
        </w:rPr>
        <w:t xml:space="preserve"> </w:t>
      </w:r>
      <w:r w:rsidR="009E1E40" w:rsidRPr="00D61CE1">
        <w:rPr>
          <w:rFonts w:ascii="Arial" w:eastAsia="Times New Roman" w:hAnsi="Arial" w:cs="Arial"/>
          <w:color w:val="000000" w:themeColor="text1"/>
          <w:lang w:eastAsia="en-GB"/>
        </w:rPr>
        <w:t>versus</w:t>
      </w:r>
      <w:r w:rsidR="00B4304F" w:rsidRPr="00D61CE1">
        <w:rPr>
          <w:rFonts w:ascii="Arial" w:eastAsia="Times New Roman" w:hAnsi="Arial" w:cs="Arial"/>
          <w:color w:val="000000" w:themeColor="text1"/>
          <w:lang w:eastAsia="en-GB"/>
        </w:rPr>
        <w:t xml:space="preserve"> innocent sequence</w:t>
      </w:r>
      <w:r w:rsidR="00B90791" w:rsidRPr="00D61CE1">
        <w:rPr>
          <w:rFonts w:ascii="Arial" w:eastAsia="Times New Roman" w:hAnsi="Arial" w:cs="Arial"/>
          <w:color w:val="000000" w:themeColor="text1"/>
          <w:lang w:eastAsia="en-GB"/>
        </w:rPr>
        <w:t xml:space="preserve">) and </w:t>
      </w:r>
      <w:r w:rsidR="0016277D" w:rsidRPr="00D61CE1">
        <w:rPr>
          <w:rFonts w:ascii="Arial" w:eastAsia="Times New Roman" w:hAnsi="Arial" w:cs="Arial"/>
          <w:color w:val="000000" w:themeColor="text1"/>
          <w:lang w:eastAsia="en-GB"/>
        </w:rPr>
        <w:t>the repeated measures factor</w:t>
      </w:r>
      <w:r w:rsidR="00616F12" w:rsidRPr="00D61CE1">
        <w:rPr>
          <w:rFonts w:ascii="Arial" w:eastAsia="Times New Roman" w:hAnsi="Arial" w:cs="Arial"/>
          <w:color w:val="000000" w:themeColor="text1"/>
          <w:lang w:eastAsia="en-GB"/>
        </w:rPr>
        <w:t xml:space="preserve"> </w:t>
      </w:r>
      <w:r w:rsidR="00616F12" w:rsidRPr="00D61CE1">
        <w:rPr>
          <w:rFonts w:ascii="Arial" w:eastAsia="Times New Roman" w:hAnsi="Arial" w:cs="Arial"/>
          <w:i/>
          <w:color w:val="000000" w:themeColor="text1"/>
          <w:lang w:eastAsia="en-GB"/>
        </w:rPr>
        <w:t>Sequence Position</w:t>
      </w:r>
      <w:r w:rsidR="00616F12" w:rsidRPr="00D61CE1">
        <w:rPr>
          <w:rFonts w:ascii="Arial" w:eastAsia="Times New Roman" w:hAnsi="Arial" w:cs="Arial"/>
          <w:color w:val="000000" w:themeColor="text1"/>
          <w:lang w:eastAsia="en-GB"/>
        </w:rPr>
        <w:t xml:space="preserve"> (</w:t>
      </w:r>
      <w:r w:rsidR="00B90791" w:rsidRPr="00D61CE1">
        <w:rPr>
          <w:rFonts w:ascii="Arial" w:eastAsia="Times New Roman" w:hAnsi="Arial" w:cs="Arial"/>
          <w:color w:val="000000" w:themeColor="text1"/>
          <w:lang w:eastAsia="en-GB"/>
        </w:rPr>
        <w:t xml:space="preserve">positions </w:t>
      </w:r>
      <w:r w:rsidR="00616F12" w:rsidRPr="00D61CE1">
        <w:rPr>
          <w:rFonts w:ascii="Arial" w:eastAsia="Times New Roman" w:hAnsi="Arial" w:cs="Arial"/>
          <w:color w:val="000000" w:themeColor="text1"/>
          <w:lang w:eastAsia="en-GB"/>
        </w:rPr>
        <w:t>0-10)</w:t>
      </w:r>
      <w:r w:rsidR="00B90791" w:rsidRPr="00D61CE1">
        <w:rPr>
          <w:rFonts w:ascii="Arial" w:eastAsia="Times New Roman" w:hAnsi="Arial" w:cs="Arial"/>
          <w:color w:val="000000" w:themeColor="text1"/>
          <w:lang w:eastAsia="en-GB"/>
        </w:rPr>
        <w:t>.</w:t>
      </w:r>
    </w:p>
    <w:p w14:paraId="0E27D2D0" w14:textId="2FDB7FE9" w:rsidR="00B92A30" w:rsidRPr="00D61CE1" w:rsidRDefault="00C65E78" w:rsidP="00ED110C">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lastRenderedPageBreak/>
        <w:t>P</w:t>
      </w:r>
      <w:r w:rsidR="00CA5380" w:rsidRPr="00D61CE1">
        <w:rPr>
          <w:rFonts w:ascii="Arial" w:eastAsia="Times New Roman" w:hAnsi="Arial" w:cs="Arial"/>
          <w:color w:val="000000" w:themeColor="text1"/>
          <w:lang w:eastAsia="en-GB"/>
        </w:rPr>
        <w:t>reregistered</w:t>
      </w:r>
      <w:r w:rsidR="004D559F" w:rsidRPr="00D61CE1">
        <w:rPr>
          <w:rFonts w:ascii="Arial" w:eastAsia="Times New Roman" w:hAnsi="Arial" w:cs="Arial"/>
          <w:color w:val="000000" w:themeColor="text1"/>
          <w:lang w:eastAsia="en-GB"/>
        </w:rPr>
        <w:t xml:space="preserve"> h</w:t>
      </w:r>
      <w:r w:rsidR="00B92A30" w:rsidRPr="00D61CE1">
        <w:rPr>
          <w:rFonts w:ascii="Arial" w:eastAsia="Times New Roman" w:hAnsi="Arial" w:cs="Arial"/>
          <w:color w:val="000000" w:themeColor="text1"/>
          <w:lang w:eastAsia="en-GB"/>
        </w:rPr>
        <w:t>ypothesis #2</w:t>
      </w:r>
      <w:r w:rsidR="002A2465" w:rsidRPr="00D61CE1">
        <w:rPr>
          <w:rFonts w:ascii="Arial" w:eastAsia="Times New Roman" w:hAnsi="Arial" w:cs="Arial"/>
          <w:color w:val="000000" w:themeColor="text1"/>
          <w:lang w:eastAsia="en-GB"/>
        </w:rPr>
        <w:t xml:space="preserve"> </w:t>
      </w:r>
      <w:r w:rsidR="00717390">
        <w:rPr>
          <w:rFonts w:ascii="Arial" w:eastAsia="Times New Roman" w:hAnsi="Arial" w:cs="Arial"/>
          <w:color w:val="000000" w:themeColor="text1"/>
          <w:lang w:eastAsia="en-GB"/>
        </w:rPr>
        <w:t xml:space="preserve">predicted </w:t>
      </w:r>
      <w:r w:rsidR="00D41F18">
        <w:rPr>
          <w:rFonts w:ascii="Arial" w:eastAsia="Times New Roman" w:hAnsi="Arial" w:cs="Arial"/>
          <w:color w:val="000000" w:themeColor="text1"/>
          <w:lang w:eastAsia="en-GB"/>
        </w:rPr>
        <w:t xml:space="preserve">a Suspect effect </w:t>
      </w:r>
      <w:r>
        <w:rPr>
          <w:rFonts w:ascii="Arial" w:eastAsia="Times New Roman" w:hAnsi="Arial" w:cs="Arial"/>
          <w:color w:val="000000" w:themeColor="text1"/>
          <w:lang w:eastAsia="en-GB"/>
        </w:rPr>
        <w:t>at sequence position 0</w:t>
      </w:r>
      <w:r w:rsidR="00B92A30" w:rsidRPr="00D61CE1">
        <w:rPr>
          <w:rFonts w:ascii="Arial" w:eastAsia="Times New Roman" w:hAnsi="Arial" w:cs="Arial"/>
          <w:color w:val="000000" w:themeColor="text1"/>
          <w:lang w:eastAsia="en-GB"/>
        </w:rPr>
        <w:t>.</w:t>
      </w:r>
      <w:r w:rsidR="004D559F" w:rsidRPr="00D61CE1">
        <w:rPr>
          <w:rFonts w:ascii="Arial" w:eastAsia="Times New Roman" w:hAnsi="Arial" w:cs="Arial"/>
          <w:color w:val="000000" w:themeColor="text1"/>
          <w:lang w:eastAsia="en-GB"/>
        </w:rPr>
        <w:t xml:space="preserve"> Additionally, pre-registered hypothesis #3 </w:t>
      </w:r>
      <w:r w:rsidR="00102BBF" w:rsidRPr="00D61CE1">
        <w:rPr>
          <w:rFonts w:ascii="Arial" w:eastAsia="Times New Roman" w:hAnsi="Arial" w:cs="Arial"/>
          <w:color w:val="000000" w:themeColor="text1"/>
          <w:lang w:eastAsia="en-GB"/>
        </w:rPr>
        <w:t>predicted</w:t>
      </w:r>
      <w:r w:rsidR="00954B5A" w:rsidRPr="00D61CE1">
        <w:rPr>
          <w:rFonts w:ascii="Arial" w:eastAsia="Times New Roman" w:hAnsi="Arial" w:cs="Arial"/>
          <w:color w:val="000000" w:themeColor="text1"/>
          <w:lang w:eastAsia="en-GB"/>
        </w:rPr>
        <w:t>, in part,</w:t>
      </w:r>
      <w:r w:rsidR="00F05162" w:rsidRPr="00D61CE1">
        <w:rPr>
          <w:rFonts w:ascii="Arial" w:eastAsia="Times New Roman" w:hAnsi="Arial" w:cs="Arial"/>
          <w:color w:val="000000" w:themeColor="text1"/>
          <w:lang w:eastAsia="en-GB"/>
        </w:rPr>
        <w:t xml:space="preserve"> that </w:t>
      </w:r>
      <w:r w:rsidR="00D41F18">
        <w:rPr>
          <w:rFonts w:ascii="Arial" w:eastAsia="Times New Roman" w:hAnsi="Arial" w:cs="Arial"/>
          <w:color w:val="000000" w:themeColor="text1"/>
          <w:lang w:eastAsia="en-GB"/>
        </w:rPr>
        <w:t xml:space="preserve">this </w:t>
      </w:r>
      <w:r w:rsidR="00F05162" w:rsidRPr="00D61CE1">
        <w:rPr>
          <w:rFonts w:ascii="Arial" w:eastAsia="Times New Roman" w:hAnsi="Arial" w:cs="Arial"/>
          <w:color w:val="000000" w:themeColor="text1"/>
          <w:lang w:eastAsia="en-GB"/>
        </w:rPr>
        <w:t>S</w:t>
      </w:r>
      <w:r w:rsidR="00D41F18">
        <w:rPr>
          <w:rFonts w:ascii="Arial" w:eastAsia="Times New Roman" w:hAnsi="Arial" w:cs="Arial"/>
          <w:color w:val="000000" w:themeColor="text1"/>
          <w:lang w:eastAsia="en-GB"/>
        </w:rPr>
        <w:t xml:space="preserve">uspect effect </w:t>
      </w:r>
      <w:r w:rsidR="00102BBF" w:rsidRPr="00D61CE1">
        <w:rPr>
          <w:rFonts w:ascii="Arial" w:eastAsia="Times New Roman" w:hAnsi="Arial" w:cs="Arial"/>
          <w:color w:val="000000" w:themeColor="text1"/>
          <w:lang w:eastAsia="en-GB"/>
        </w:rPr>
        <w:t>would</w:t>
      </w:r>
      <w:r w:rsidR="004D559F" w:rsidRPr="00D61CE1">
        <w:rPr>
          <w:rFonts w:ascii="Arial" w:eastAsia="Times New Roman" w:hAnsi="Arial" w:cs="Arial"/>
          <w:color w:val="000000" w:themeColor="text1"/>
          <w:lang w:eastAsia="en-GB"/>
        </w:rPr>
        <w:t xml:space="preserve"> be modulated by </w:t>
      </w:r>
      <w:r w:rsidR="000808DB">
        <w:rPr>
          <w:rFonts w:ascii="Arial" w:eastAsia="Times New Roman" w:hAnsi="Arial" w:cs="Arial"/>
          <w:color w:val="000000" w:themeColor="text1"/>
          <w:lang w:eastAsia="en-GB"/>
        </w:rPr>
        <w:t>participants’ religious affiliation</w:t>
      </w:r>
      <w:r w:rsidR="004D559F" w:rsidRPr="00D61CE1">
        <w:rPr>
          <w:rFonts w:ascii="Arial" w:eastAsia="Times New Roman" w:hAnsi="Arial" w:cs="Arial"/>
          <w:color w:val="000000" w:themeColor="text1"/>
          <w:lang w:eastAsia="en-GB"/>
        </w:rPr>
        <w:t xml:space="preserve">. </w:t>
      </w:r>
      <w:r w:rsidR="008647AF">
        <w:rPr>
          <w:rFonts w:ascii="Arial" w:eastAsia="Times New Roman" w:hAnsi="Arial" w:cs="Arial"/>
          <w:color w:val="000000" w:themeColor="text1"/>
          <w:lang w:eastAsia="en-GB"/>
        </w:rPr>
        <w:t>W</w:t>
      </w:r>
      <w:r w:rsidR="002937B1" w:rsidRPr="00D61CE1">
        <w:rPr>
          <w:rFonts w:ascii="Arial" w:eastAsia="Times New Roman" w:hAnsi="Arial" w:cs="Arial"/>
          <w:color w:val="000000" w:themeColor="text1"/>
          <w:lang w:eastAsia="en-GB"/>
        </w:rPr>
        <w:t xml:space="preserve">e </w:t>
      </w:r>
      <w:r w:rsidR="008647AF">
        <w:rPr>
          <w:rFonts w:ascii="Arial" w:eastAsia="Times New Roman" w:hAnsi="Arial" w:cs="Arial"/>
          <w:color w:val="000000" w:themeColor="text1"/>
          <w:lang w:eastAsia="en-GB"/>
        </w:rPr>
        <w:t xml:space="preserve">therefore </w:t>
      </w:r>
      <w:r w:rsidR="002937B1" w:rsidRPr="00D61CE1">
        <w:rPr>
          <w:rFonts w:ascii="Arial" w:eastAsia="Times New Roman" w:hAnsi="Arial" w:cs="Arial"/>
          <w:color w:val="000000" w:themeColor="text1"/>
          <w:lang w:eastAsia="en-GB"/>
        </w:rPr>
        <w:t xml:space="preserve">computed a </w:t>
      </w:r>
      <w:r w:rsidR="00954B5A" w:rsidRPr="00D61CE1">
        <w:rPr>
          <w:rFonts w:ascii="Arial" w:eastAsia="Times New Roman" w:hAnsi="Arial" w:cs="Arial"/>
          <w:color w:val="000000" w:themeColor="text1"/>
          <w:lang w:eastAsia="en-GB"/>
        </w:rPr>
        <w:t>between-participants binary variable Aff</w:t>
      </w:r>
      <w:r w:rsidR="007D14C2" w:rsidRPr="00D61CE1">
        <w:rPr>
          <w:rFonts w:ascii="Arial" w:eastAsia="Times New Roman" w:hAnsi="Arial" w:cs="Arial"/>
          <w:color w:val="000000" w:themeColor="text1"/>
          <w:lang w:eastAsia="en-GB"/>
        </w:rPr>
        <w:t xml:space="preserve">iliation </w:t>
      </w:r>
      <w:r w:rsidR="00954B5A" w:rsidRPr="00D61CE1">
        <w:rPr>
          <w:rFonts w:ascii="Arial" w:eastAsia="Times New Roman" w:hAnsi="Arial" w:cs="Arial"/>
          <w:color w:val="000000" w:themeColor="text1"/>
          <w:lang w:eastAsia="en-GB"/>
        </w:rPr>
        <w:t xml:space="preserve">by coding responses on our demographic questionnaire as “religious” if participants responded Christian, Buddhist, </w:t>
      </w:r>
      <w:r w:rsidR="00D41F18">
        <w:rPr>
          <w:rFonts w:ascii="Arial" w:eastAsia="Times New Roman" w:hAnsi="Arial" w:cs="Arial"/>
          <w:color w:val="000000" w:themeColor="text1"/>
          <w:lang w:eastAsia="en-GB"/>
        </w:rPr>
        <w:t>Muslim, Hindu, Sikh or Jewish (</w:t>
      </w:r>
      <w:r w:rsidR="00954B5A" w:rsidRPr="00D41F18">
        <w:rPr>
          <w:rFonts w:ascii="Arial" w:eastAsia="Times New Roman" w:hAnsi="Arial" w:cs="Arial"/>
          <w:i/>
          <w:color w:val="000000" w:themeColor="text1"/>
          <w:lang w:eastAsia="en-GB"/>
        </w:rPr>
        <w:t>N</w:t>
      </w:r>
      <w:r w:rsidR="00954B5A" w:rsidRPr="00D61CE1">
        <w:rPr>
          <w:rFonts w:ascii="Arial" w:eastAsia="Times New Roman" w:hAnsi="Arial" w:cs="Arial"/>
          <w:color w:val="000000" w:themeColor="text1"/>
          <w:lang w:eastAsia="en-GB"/>
        </w:rPr>
        <w:t xml:space="preserve"> = 268</w:t>
      </w:r>
      <w:del w:id="422" w:author="Furl, Nicholas" w:date="2024-10-03T15:32:00Z" w16du:dateUtc="2024-10-03T14:32:00Z">
        <w:r w:rsidR="00954B5A" w:rsidRPr="00D61CE1" w:rsidDel="00386392">
          <w:rPr>
            <w:rFonts w:ascii="Arial" w:eastAsia="Times New Roman" w:hAnsi="Arial" w:cs="Arial"/>
            <w:color w:val="000000" w:themeColor="text1"/>
            <w:lang w:eastAsia="en-GB"/>
          </w:rPr>
          <w:delText>)  and</w:delText>
        </w:r>
      </w:del>
      <w:ins w:id="423" w:author="Furl, Nicholas" w:date="2024-10-03T15:32:00Z" w16du:dateUtc="2024-10-03T14:32:00Z">
        <w:r w:rsidR="00386392" w:rsidRPr="00D61CE1">
          <w:rPr>
            <w:rFonts w:ascii="Arial" w:eastAsia="Times New Roman" w:hAnsi="Arial" w:cs="Arial"/>
            <w:color w:val="000000" w:themeColor="text1"/>
            <w:lang w:eastAsia="en-GB"/>
          </w:rPr>
          <w:t>) and</w:t>
        </w:r>
      </w:ins>
      <w:r w:rsidR="00954B5A" w:rsidRPr="00D61CE1">
        <w:rPr>
          <w:rFonts w:ascii="Arial" w:eastAsia="Times New Roman" w:hAnsi="Arial" w:cs="Arial"/>
          <w:color w:val="000000" w:themeColor="text1"/>
          <w:lang w:eastAsia="en-GB"/>
        </w:rPr>
        <w:t xml:space="preserve"> “non</w:t>
      </w:r>
      <w:r w:rsidR="007D14C2" w:rsidRPr="00D61CE1">
        <w:rPr>
          <w:rFonts w:ascii="Arial" w:eastAsia="Times New Roman" w:hAnsi="Arial" w:cs="Arial"/>
          <w:color w:val="000000" w:themeColor="text1"/>
          <w:lang w:eastAsia="en-GB"/>
        </w:rPr>
        <w:t>-</w:t>
      </w:r>
      <w:r w:rsidR="00954B5A" w:rsidRPr="00D61CE1">
        <w:rPr>
          <w:rFonts w:ascii="Arial" w:eastAsia="Times New Roman" w:hAnsi="Arial" w:cs="Arial"/>
          <w:color w:val="000000" w:themeColor="text1"/>
          <w:lang w:eastAsia="en-GB"/>
        </w:rPr>
        <w:t>religious” if participa</w:t>
      </w:r>
      <w:r w:rsidR="00D41F18">
        <w:rPr>
          <w:rFonts w:ascii="Arial" w:eastAsia="Times New Roman" w:hAnsi="Arial" w:cs="Arial"/>
          <w:color w:val="000000" w:themeColor="text1"/>
          <w:lang w:eastAsia="en-GB"/>
        </w:rPr>
        <w:t>nts responded none or atheist (</w:t>
      </w:r>
      <w:r w:rsidR="00954B5A" w:rsidRPr="00D41F18">
        <w:rPr>
          <w:rFonts w:ascii="Arial" w:eastAsia="Times New Roman" w:hAnsi="Arial" w:cs="Arial"/>
          <w:i/>
          <w:color w:val="000000" w:themeColor="text1"/>
          <w:lang w:eastAsia="en-GB"/>
        </w:rPr>
        <w:t>N</w:t>
      </w:r>
      <w:r w:rsidR="00954B5A" w:rsidRPr="00D61CE1">
        <w:rPr>
          <w:rFonts w:ascii="Arial" w:eastAsia="Times New Roman" w:hAnsi="Arial" w:cs="Arial"/>
          <w:color w:val="000000" w:themeColor="text1"/>
          <w:lang w:eastAsia="en-GB"/>
        </w:rPr>
        <w:t xml:space="preserve"> = 187) and excluding the 144 participants with other responses.</w:t>
      </w:r>
    </w:p>
    <w:p w14:paraId="1437ECAA" w14:textId="0550FE7E" w:rsidR="004E7443" w:rsidRPr="00D61CE1" w:rsidRDefault="00717390" w:rsidP="00C449F3">
      <w:pPr>
        <w:spacing w:before="24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In t</w:t>
      </w:r>
      <w:r w:rsidR="007C181D">
        <w:rPr>
          <w:rFonts w:ascii="Arial" w:eastAsia="Times New Roman" w:hAnsi="Arial" w:cs="Arial"/>
          <w:color w:val="000000" w:themeColor="text1"/>
          <w:lang w:eastAsia="en-GB"/>
        </w:rPr>
        <w:t>he</w:t>
      </w:r>
      <w:r w:rsidR="007620D8" w:rsidRPr="00D61CE1">
        <w:rPr>
          <w:rFonts w:ascii="Arial" w:eastAsia="Times New Roman" w:hAnsi="Arial" w:cs="Arial"/>
          <w:color w:val="000000" w:themeColor="text1"/>
          <w:lang w:eastAsia="en-GB"/>
        </w:rPr>
        <w:t xml:space="preserve"> second base analysis</w:t>
      </w:r>
      <w:r>
        <w:rPr>
          <w:rFonts w:ascii="Arial" w:eastAsia="Times New Roman" w:hAnsi="Arial" w:cs="Arial"/>
          <w:color w:val="000000" w:themeColor="text1"/>
          <w:lang w:eastAsia="en-GB"/>
        </w:rPr>
        <w:t xml:space="preserve">, </w:t>
      </w:r>
      <w:del w:id="424" w:author="Furl, Nicholas" w:date="2024-10-03T15:53:00Z" w16du:dateUtc="2024-10-03T14:53:00Z">
        <w:r w:rsidR="00CD7E32" w:rsidRPr="00D61CE1" w:rsidDel="00316CAE">
          <w:rPr>
            <w:rFonts w:ascii="Arial" w:eastAsia="Times New Roman" w:hAnsi="Arial" w:cs="Arial"/>
            <w:i/>
            <w:color w:val="000000" w:themeColor="text1"/>
            <w:lang w:eastAsia="en-GB"/>
          </w:rPr>
          <w:delText xml:space="preserve">Participant </w:delText>
        </w:r>
      </w:del>
      <w:r w:rsidR="001E091B" w:rsidRPr="00D61CE1">
        <w:rPr>
          <w:rFonts w:ascii="Arial" w:eastAsia="Times New Roman" w:hAnsi="Arial" w:cs="Arial"/>
          <w:i/>
          <w:color w:val="000000" w:themeColor="text1"/>
          <w:lang w:eastAsia="en-GB"/>
        </w:rPr>
        <w:t>Adjustment A</w:t>
      </w:r>
      <w:r w:rsidR="00CD7E32" w:rsidRPr="00D61CE1">
        <w:rPr>
          <w:rFonts w:ascii="Arial" w:eastAsia="Times New Roman" w:hAnsi="Arial" w:cs="Arial"/>
          <w:i/>
          <w:color w:val="000000" w:themeColor="text1"/>
          <w:lang w:eastAsia="en-GB"/>
        </w:rPr>
        <w:t>nalysis</w:t>
      </w:r>
      <w:r w:rsidR="00CD7E32" w:rsidRPr="00D61CE1">
        <w:rPr>
          <w:rFonts w:ascii="Arial" w:eastAsia="Times New Roman" w:hAnsi="Arial" w:cs="Arial"/>
          <w:color w:val="000000" w:themeColor="text1"/>
          <w:lang w:eastAsia="en-GB"/>
        </w:rPr>
        <w:t>,</w:t>
      </w:r>
      <w:r w:rsidR="008D1AB0" w:rsidRPr="00D61CE1">
        <w:rPr>
          <w:rFonts w:ascii="Arial" w:eastAsia="Times New Roman" w:hAnsi="Arial" w:cs="Arial"/>
          <w:color w:val="000000" w:themeColor="text1"/>
          <w:lang w:eastAsia="en-GB"/>
        </w:rPr>
        <w:t xml:space="preserve"> </w:t>
      </w:r>
      <w:r w:rsidR="008D1AB0" w:rsidRPr="00D61CE1">
        <w:rPr>
          <w:rFonts w:ascii="Arial" w:eastAsia="Times New Roman" w:hAnsi="Arial" w:cs="Arial"/>
          <w:i/>
          <w:color w:val="000000" w:themeColor="text1"/>
          <w:lang w:eastAsia="en-GB"/>
        </w:rPr>
        <w:t>A</w:t>
      </w:r>
      <w:r w:rsidR="00CE252C" w:rsidRPr="00D61CE1">
        <w:rPr>
          <w:rFonts w:ascii="Arial" w:eastAsia="Times New Roman" w:hAnsi="Arial" w:cs="Arial"/>
          <w:i/>
          <w:color w:val="000000" w:themeColor="text1"/>
          <w:lang w:eastAsia="en-GB"/>
        </w:rPr>
        <w:t>djustment</w:t>
      </w:r>
      <w:r w:rsidR="00CE252C"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w</w:t>
      </w:r>
      <w:r w:rsidR="00BB349B">
        <w:rPr>
          <w:rFonts w:ascii="Arial" w:eastAsia="Times New Roman" w:hAnsi="Arial" w:cs="Arial"/>
          <w:color w:val="000000" w:themeColor="text1"/>
          <w:lang w:eastAsia="en-GB"/>
        </w:rPr>
        <w:t xml:space="preserve">as the dependent variable - </w:t>
      </w:r>
      <w:r w:rsidR="00CE252C" w:rsidRPr="00D61CE1">
        <w:rPr>
          <w:rFonts w:ascii="Arial" w:eastAsia="Times New Roman" w:hAnsi="Arial" w:cs="Arial"/>
          <w:color w:val="000000" w:themeColor="text1"/>
          <w:lang w:eastAsia="en-GB"/>
        </w:rPr>
        <w:t>the subtraction of probability rating</w:t>
      </w:r>
      <w:r w:rsidR="00C17437">
        <w:rPr>
          <w:rFonts w:ascii="Arial" w:eastAsia="Times New Roman" w:hAnsi="Arial" w:cs="Arial"/>
          <w:color w:val="000000" w:themeColor="text1"/>
          <w:lang w:eastAsia="en-GB"/>
        </w:rPr>
        <w:t>s before and after viewing each</w:t>
      </w:r>
      <w:r w:rsidR="00CE252C" w:rsidRPr="00D61CE1">
        <w:rPr>
          <w:rFonts w:ascii="Arial" w:eastAsia="Times New Roman" w:hAnsi="Arial" w:cs="Arial"/>
          <w:color w:val="000000" w:themeColor="text1"/>
          <w:lang w:eastAsia="en-GB"/>
        </w:rPr>
        <w:t xml:space="preserve"> witness claim. </w:t>
      </w:r>
      <w:r w:rsidR="00A52661">
        <w:rPr>
          <w:rFonts w:ascii="Arial" w:eastAsia="Times New Roman" w:hAnsi="Arial" w:cs="Arial"/>
          <w:color w:val="000000" w:themeColor="text1"/>
          <w:lang w:eastAsia="en-GB"/>
        </w:rPr>
        <w:t xml:space="preserve">Its </w:t>
      </w:r>
      <w:r w:rsidR="00BB349B">
        <w:rPr>
          <w:rFonts w:ascii="Arial" w:eastAsia="Times New Roman" w:hAnsi="Arial" w:cs="Arial"/>
          <w:color w:val="000000" w:themeColor="text1"/>
          <w:lang w:eastAsia="en-GB"/>
        </w:rPr>
        <w:t>positive or negative</w:t>
      </w:r>
      <w:r w:rsidR="00A52661">
        <w:rPr>
          <w:rFonts w:ascii="Arial" w:eastAsia="Times New Roman" w:hAnsi="Arial" w:cs="Arial"/>
          <w:color w:val="000000" w:themeColor="text1"/>
          <w:lang w:eastAsia="en-GB"/>
        </w:rPr>
        <w:t xml:space="preserve"> sign indicates whether</w:t>
      </w:r>
      <w:r w:rsidR="00CE252C" w:rsidRPr="00D61CE1">
        <w:rPr>
          <w:rFonts w:ascii="Arial" w:eastAsia="Times New Roman" w:hAnsi="Arial" w:cs="Arial"/>
          <w:color w:val="000000" w:themeColor="text1"/>
          <w:lang w:eastAsia="en-GB"/>
        </w:rPr>
        <w:t xml:space="preserve"> witness claim</w:t>
      </w:r>
      <w:r w:rsidR="00A52661">
        <w:rPr>
          <w:rFonts w:ascii="Arial" w:eastAsia="Times New Roman" w:hAnsi="Arial" w:cs="Arial"/>
          <w:color w:val="000000" w:themeColor="text1"/>
          <w:lang w:eastAsia="en-GB"/>
        </w:rPr>
        <w:t>s</w:t>
      </w:r>
      <w:r w:rsidR="00CE252C" w:rsidRPr="00D61CE1">
        <w:rPr>
          <w:rFonts w:ascii="Arial" w:eastAsia="Times New Roman" w:hAnsi="Arial" w:cs="Arial"/>
          <w:color w:val="000000" w:themeColor="text1"/>
          <w:lang w:eastAsia="en-GB"/>
        </w:rPr>
        <w:t xml:space="preserve"> increased </w:t>
      </w:r>
      <w:r w:rsidR="00BB349B">
        <w:rPr>
          <w:rFonts w:ascii="Arial" w:eastAsia="Times New Roman" w:hAnsi="Arial" w:cs="Arial"/>
          <w:color w:val="000000" w:themeColor="text1"/>
          <w:lang w:eastAsia="en-GB"/>
        </w:rPr>
        <w:t xml:space="preserve">or decreased </w:t>
      </w:r>
      <w:r w:rsidR="004269A3">
        <w:rPr>
          <w:rFonts w:ascii="Arial" w:eastAsia="Times New Roman" w:hAnsi="Arial" w:cs="Arial"/>
          <w:color w:val="000000" w:themeColor="text1"/>
          <w:lang w:eastAsia="en-GB"/>
        </w:rPr>
        <w:t xml:space="preserve">guilt </w:t>
      </w:r>
      <w:r w:rsidR="00CE252C" w:rsidRPr="00D61CE1">
        <w:rPr>
          <w:rFonts w:ascii="Arial" w:eastAsia="Times New Roman" w:hAnsi="Arial" w:cs="Arial"/>
          <w:color w:val="000000" w:themeColor="text1"/>
          <w:lang w:eastAsia="en-GB"/>
        </w:rPr>
        <w:t xml:space="preserve">belief. </w:t>
      </w:r>
      <w:r w:rsidR="00BB349B">
        <w:rPr>
          <w:rFonts w:ascii="Arial" w:eastAsia="Times New Roman" w:hAnsi="Arial" w:cs="Arial"/>
          <w:color w:val="000000" w:themeColor="text1"/>
          <w:lang w:eastAsia="en-GB"/>
        </w:rPr>
        <w:t>This analysis’s goals were</w:t>
      </w:r>
      <w:r w:rsidR="00CD7E32" w:rsidRPr="00D61CE1">
        <w:rPr>
          <w:rFonts w:ascii="Arial" w:eastAsia="Times New Roman" w:hAnsi="Arial" w:cs="Arial"/>
          <w:color w:val="000000" w:themeColor="text1"/>
          <w:lang w:eastAsia="en-GB"/>
        </w:rPr>
        <w:t xml:space="preserve"> to (1) </w:t>
      </w:r>
      <w:r w:rsidR="00CA5380" w:rsidRPr="00D61CE1">
        <w:rPr>
          <w:rFonts w:ascii="Arial" w:eastAsia="Times New Roman" w:hAnsi="Arial" w:cs="Arial"/>
          <w:color w:val="000000" w:themeColor="text1"/>
          <w:lang w:eastAsia="en-GB"/>
        </w:rPr>
        <w:t>confirm</w:t>
      </w:r>
      <w:r w:rsidR="00CD7E32" w:rsidRPr="00D61CE1">
        <w:rPr>
          <w:rFonts w:ascii="Arial" w:eastAsia="Times New Roman" w:hAnsi="Arial" w:cs="Arial"/>
          <w:color w:val="000000" w:themeColor="text1"/>
          <w:lang w:eastAsia="en-GB"/>
        </w:rPr>
        <w:t xml:space="preserve"> </w:t>
      </w:r>
      <w:r w:rsidR="004001BC" w:rsidRPr="00D61CE1">
        <w:rPr>
          <w:rFonts w:ascii="Arial" w:eastAsia="Times New Roman" w:hAnsi="Arial" w:cs="Arial"/>
          <w:color w:val="000000" w:themeColor="text1"/>
          <w:lang w:eastAsia="en-GB"/>
        </w:rPr>
        <w:t>basic expected data feature</w:t>
      </w:r>
      <w:r w:rsidR="00F93838">
        <w:rPr>
          <w:rFonts w:ascii="Arial" w:eastAsia="Times New Roman" w:hAnsi="Arial" w:cs="Arial"/>
          <w:color w:val="000000" w:themeColor="text1"/>
          <w:lang w:eastAsia="en-GB"/>
        </w:rPr>
        <w:t>s:</w:t>
      </w:r>
      <w:r w:rsidR="00CD7E32" w:rsidRPr="00D61CE1">
        <w:rPr>
          <w:rFonts w:ascii="Arial" w:eastAsia="Times New Roman" w:hAnsi="Arial" w:cs="Arial"/>
          <w:color w:val="000000" w:themeColor="text1"/>
          <w:lang w:eastAsia="en-GB"/>
        </w:rPr>
        <w:t xml:space="preserve"> </w:t>
      </w:r>
      <w:r w:rsidR="00C32590">
        <w:rPr>
          <w:rFonts w:ascii="Arial" w:eastAsia="Times New Roman" w:hAnsi="Arial" w:cs="Arial"/>
          <w:color w:val="000000" w:themeColor="text1"/>
          <w:lang w:eastAsia="en-GB"/>
        </w:rPr>
        <w:t xml:space="preserve">that </w:t>
      </w:r>
      <w:r w:rsidR="00CD7E32" w:rsidRPr="00D61CE1">
        <w:rPr>
          <w:rFonts w:ascii="Arial" w:eastAsia="Times New Roman" w:hAnsi="Arial" w:cs="Arial"/>
          <w:color w:val="000000" w:themeColor="text1"/>
          <w:lang w:eastAsia="en-GB"/>
        </w:rPr>
        <w:t>guilt and innocent witness claims sway adjustments respectively towards guilt or innocence</w:t>
      </w:r>
      <w:r w:rsidR="00CE252C" w:rsidRPr="00D61CE1">
        <w:rPr>
          <w:rFonts w:ascii="Arial" w:eastAsia="Times New Roman" w:hAnsi="Arial" w:cs="Arial"/>
          <w:color w:val="000000" w:themeColor="text1"/>
          <w:lang w:eastAsia="en-GB"/>
        </w:rPr>
        <w:t xml:space="preserve">, </w:t>
      </w:r>
      <w:r w:rsidR="00FB6F71" w:rsidRPr="00D61CE1">
        <w:rPr>
          <w:rFonts w:ascii="Arial" w:eastAsia="Times New Roman" w:hAnsi="Arial" w:cs="Arial"/>
          <w:color w:val="000000" w:themeColor="text1"/>
          <w:lang w:eastAsia="en-GB"/>
        </w:rPr>
        <w:t xml:space="preserve">and </w:t>
      </w:r>
      <w:r w:rsidR="00CE252C" w:rsidRPr="00D61CE1">
        <w:rPr>
          <w:rFonts w:ascii="Arial" w:eastAsia="Times New Roman" w:hAnsi="Arial" w:cs="Arial"/>
          <w:color w:val="000000" w:themeColor="text1"/>
          <w:lang w:eastAsia="en-GB"/>
        </w:rPr>
        <w:t xml:space="preserve">(2) test </w:t>
      </w:r>
      <w:r w:rsidR="00660278" w:rsidRPr="00D61CE1">
        <w:rPr>
          <w:rFonts w:ascii="Arial" w:eastAsia="Times New Roman" w:hAnsi="Arial" w:cs="Arial"/>
          <w:color w:val="000000" w:themeColor="text1"/>
          <w:lang w:eastAsia="en-GB"/>
        </w:rPr>
        <w:t xml:space="preserve">pre-registered hypothesis </w:t>
      </w:r>
      <w:r w:rsidR="00ED110C" w:rsidRPr="00D61CE1">
        <w:rPr>
          <w:rFonts w:ascii="Arial" w:eastAsia="Times New Roman" w:hAnsi="Arial" w:cs="Arial"/>
          <w:color w:val="000000" w:themeColor="text1"/>
          <w:lang w:eastAsia="en-GB"/>
        </w:rPr>
        <w:t>#1:</w:t>
      </w:r>
      <w:r w:rsidR="00660278" w:rsidRPr="00D61CE1">
        <w:rPr>
          <w:rFonts w:ascii="Arial" w:eastAsia="Times New Roman" w:hAnsi="Arial" w:cs="Arial"/>
          <w:color w:val="000000" w:themeColor="text1"/>
          <w:lang w:eastAsia="en-GB"/>
        </w:rPr>
        <w:t xml:space="preserve"> participants </w:t>
      </w:r>
      <w:r w:rsidR="00F93838">
        <w:rPr>
          <w:rFonts w:ascii="Arial" w:eastAsia="Times New Roman" w:hAnsi="Arial" w:cs="Arial"/>
          <w:color w:val="000000" w:themeColor="text1"/>
          <w:lang w:eastAsia="en-GB"/>
        </w:rPr>
        <w:t xml:space="preserve">positively </w:t>
      </w:r>
      <w:r w:rsidR="00660278" w:rsidRPr="00D61CE1">
        <w:rPr>
          <w:rFonts w:ascii="Arial" w:eastAsia="Times New Roman" w:hAnsi="Arial" w:cs="Arial"/>
          <w:color w:val="000000" w:themeColor="text1"/>
          <w:lang w:eastAsia="en-GB"/>
        </w:rPr>
        <w:t xml:space="preserve">adjust </w:t>
      </w:r>
      <w:r w:rsidR="00F93838">
        <w:rPr>
          <w:rFonts w:ascii="Arial" w:eastAsia="Times New Roman" w:hAnsi="Arial" w:cs="Arial"/>
          <w:color w:val="000000" w:themeColor="text1"/>
          <w:lang w:eastAsia="en-GB"/>
        </w:rPr>
        <w:t>belief</w:t>
      </w:r>
      <w:r w:rsidR="00AE16C6" w:rsidRPr="00D61CE1">
        <w:rPr>
          <w:rFonts w:ascii="Arial" w:eastAsia="Times New Roman" w:hAnsi="Arial" w:cs="Arial"/>
          <w:color w:val="000000" w:themeColor="text1"/>
          <w:lang w:eastAsia="en-GB"/>
        </w:rPr>
        <w:t xml:space="preserve"> most</w:t>
      </w:r>
      <w:r w:rsidR="00660278" w:rsidRPr="00D61CE1">
        <w:rPr>
          <w:rFonts w:ascii="Arial" w:eastAsia="Times New Roman" w:hAnsi="Arial" w:cs="Arial"/>
          <w:color w:val="000000" w:themeColor="text1"/>
          <w:lang w:eastAsia="en-GB"/>
        </w:rPr>
        <w:t xml:space="preserve"> </w:t>
      </w:r>
      <w:r w:rsidR="00F93838">
        <w:rPr>
          <w:rFonts w:ascii="Arial" w:eastAsia="Times New Roman" w:hAnsi="Arial" w:cs="Arial"/>
          <w:color w:val="000000" w:themeColor="text1"/>
          <w:lang w:eastAsia="en-GB"/>
        </w:rPr>
        <w:t>to</w:t>
      </w:r>
      <w:r w:rsidR="004E6ED9" w:rsidRPr="00D61CE1">
        <w:rPr>
          <w:rFonts w:ascii="Arial" w:eastAsia="Times New Roman" w:hAnsi="Arial" w:cs="Arial"/>
          <w:color w:val="000000" w:themeColor="text1"/>
          <w:lang w:eastAsia="en-GB"/>
        </w:rPr>
        <w:t xml:space="preserve"> guilty claims </w:t>
      </w:r>
      <w:r w:rsidR="00F93838">
        <w:rPr>
          <w:rFonts w:ascii="Arial" w:eastAsia="Times New Roman" w:hAnsi="Arial" w:cs="Arial"/>
          <w:color w:val="000000" w:themeColor="text1"/>
          <w:lang w:eastAsia="en-GB"/>
        </w:rPr>
        <w:t>about</w:t>
      </w:r>
      <w:r w:rsidR="004E6ED9" w:rsidRPr="00D61CE1">
        <w:rPr>
          <w:rFonts w:ascii="Arial" w:eastAsia="Times New Roman" w:hAnsi="Arial" w:cs="Arial"/>
          <w:color w:val="000000" w:themeColor="text1"/>
          <w:lang w:eastAsia="en-GB"/>
        </w:rPr>
        <w:t xml:space="preserve"> a</w:t>
      </w:r>
      <w:r w:rsidR="00660278" w:rsidRPr="00D61CE1">
        <w:rPr>
          <w:rFonts w:ascii="Arial" w:eastAsia="Times New Roman" w:hAnsi="Arial" w:cs="Arial"/>
          <w:color w:val="000000" w:themeColor="text1"/>
          <w:lang w:eastAsia="en-GB"/>
        </w:rPr>
        <w:t>theist suspects</w:t>
      </w:r>
      <w:r w:rsidR="00AB020A" w:rsidRPr="00D61CE1">
        <w:rPr>
          <w:rFonts w:ascii="Arial" w:eastAsia="Times New Roman" w:hAnsi="Arial" w:cs="Arial"/>
          <w:color w:val="000000" w:themeColor="text1"/>
          <w:lang w:eastAsia="en-GB"/>
        </w:rPr>
        <w:t xml:space="preserve">. </w:t>
      </w:r>
      <w:r w:rsidR="00170ED7">
        <w:rPr>
          <w:rFonts w:ascii="Arial" w:eastAsia="Times New Roman" w:hAnsi="Arial" w:cs="Arial"/>
          <w:color w:val="000000" w:themeColor="text1"/>
          <w:lang w:eastAsia="en-GB"/>
        </w:rPr>
        <w:t>This</w:t>
      </w:r>
      <w:r w:rsidR="00A46409" w:rsidRPr="00D61CE1">
        <w:rPr>
          <w:rFonts w:ascii="Arial" w:eastAsia="Times New Roman" w:hAnsi="Arial" w:cs="Arial"/>
          <w:color w:val="000000" w:themeColor="text1"/>
          <w:lang w:eastAsia="en-GB"/>
        </w:rPr>
        <w:t xml:space="preserve"> ANOVA </w:t>
      </w:r>
      <w:r w:rsidR="00102BBF" w:rsidRPr="00D61CE1">
        <w:rPr>
          <w:rFonts w:ascii="Arial" w:eastAsia="Times New Roman" w:hAnsi="Arial" w:cs="Arial"/>
          <w:color w:val="000000" w:themeColor="text1"/>
          <w:lang w:eastAsia="en-GB"/>
        </w:rPr>
        <w:t>implemented</w:t>
      </w:r>
      <w:r w:rsidR="00BB19AE" w:rsidRPr="00D61CE1">
        <w:rPr>
          <w:rFonts w:ascii="Arial" w:eastAsia="Times New Roman" w:hAnsi="Arial" w:cs="Arial"/>
          <w:color w:val="000000" w:themeColor="text1"/>
          <w:lang w:eastAsia="en-GB"/>
        </w:rPr>
        <w:t xml:space="preserve"> </w:t>
      </w:r>
      <w:r w:rsidR="00170ED7">
        <w:rPr>
          <w:rFonts w:ascii="Arial" w:eastAsia="Times New Roman" w:hAnsi="Arial" w:cs="Arial"/>
          <w:color w:val="000000" w:themeColor="text1"/>
          <w:lang w:eastAsia="en-GB"/>
        </w:rPr>
        <w:t>a between-participant factor</w:t>
      </w:r>
      <w:r w:rsidR="004E09F5"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i/>
          <w:iCs/>
          <w:color w:val="000000" w:themeColor="text1"/>
          <w:lang w:eastAsia="en-GB"/>
        </w:rPr>
        <w:t xml:space="preserve">Suspect </w:t>
      </w:r>
      <w:r w:rsidR="004E6ED9" w:rsidRPr="00D61CE1">
        <w:rPr>
          <w:rFonts w:ascii="Arial" w:eastAsia="Times New Roman" w:hAnsi="Arial" w:cs="Arial"/>
          <w:color w:val="000000" w:themeColor="text1"/>
          <w:lang w:eastAsia="en-GB"/>
        </w:rPr>
        <w:t>(a</w:t>
      </w:r>
      <w:r w:rsidR="004E09F5" w:rsidRPr="00D61CE1">
        <w:rPr>
          <w:rFonts w:ascii="Arial" w:eastAsia="Times New Roman" w:hAnsi="Arial" w:cs="Arial"/>
          <w:color w:val="000000" w:themeColor="text1"/>
          <w:lang w:eastAsia="en-GB"/>
        </w:rPr>
        <w:t>theist</w:t>
      </w:r>
      <w:r w:rsidR="009E1E40" w:rsidRPr="00D61CE1">
        <w:rPr>
          <w:rFonts w:ascii="Arial" w:eastAsia="Times New Roman" w:hAnsi="Arial" w:cs="Arial"/>
          <w:color w:val="000000" w:themeColor="text1"/>
          <w:lang w:eastAsia="en-GB"/>
        </w:rPr>
        <w:t xml:space="preserve"> versus</w:t>
      </w:r>
      <w:r w:rsidR="00AB020A" w:rsidRPr="00D61CE1">
        <w:rPr>
          <w:rFonts w:ascii="Arial" w:eastAsia="Times New Roman" w:hAnsi="Arial" w:cs="Arial"/>
          <w:color w:val="000000" w:themeColor="text1"/>
          <w:lang w:eastAsia="en-GB"/>
        </w:rPr>
        <w:t xml:space="preserve"> Christian) </w:t>
      </w:r>
      <w:r w:rsidR="0064299A" w:rsidRPr="00D61CE1">
        <w:rPr>
          <w:rFonts w:ascii="Arial" w:eastAsia="Times New Roman" w:hAnsi="Arial" w:cs="Arial"/>
          <w:color w:val="000000" w:themeColor="text1"/>
          <w:lang w:eastAsia="en-GB"/>
        </w:rPr>
        <w:t xml:space="preserve">and </w:t>
      </w:r>
      <w:r w:rsidR="00170ED7">
        <w:rPr>
          <w:rFonts w:ascii="Arial" w:eastAsia="Times New Roman" w:hAnsi="Arial" w:cs="Arial"/>
          <w:color w:val="000000" w:themeColor="text1"/>
          <w:lang w:eastAsia="en-GB"/>
        </w:rPr>
        <w:t>a</w:t>
      </w:r>
      <w:r w:rsidR="0064299A" w:rsidRPr="00D61CE1">
        <w:rPr>
          <w:rFonts w:ascii="Arial" w:eastAsia="Times New Roman" w:hAnsi="Arial" w:cs="Arial"/>
          <w:color w:val="000000" w:themeColor="text1"/>
          <w:lang w:eastAsia="en-GB"/>
        </w:rPr>
        <w:t xml:space="preserve"> repeated-measures factor </w:t>
      </w:r>
      <w:r w:rsidR="0064299A" w:rsidRPr="00D61CE1">
        <w:rPr>
          <w:rFonts w:ascii="Arial" w:eastAsia="Times New Roman" w:hAnsi="Arial" w:cs="Arial"/>
          <w:i/>
          <w:color w:val="000000" w:themeColor="text1"/>
          <w:lang w:eastAsia="en-GB"/>
        </w:rPr>
        <w:t>Witness Claim</w:t>
      </w:r>
      <w:r w:rsidR="007D14C2" w:rsidRPr="00D61CE1">
        <w:rPr>
          <w:rFonts w:ascii="Arial" w:eastAsia="Times New Roman" w:hAnsi="Arial" w:cs="Arial"/>
          <w:color w:val="000000" w:themeColor="text1"/>
          <w:lang w:eastAsia="en-GB"/>
        </w:rPr>
        <w:t xml:space="preserve"> (guilty versus i</w:t>
      </w:r>
      <w:r w:rsidR="0064299A" w:rsidRPr="00D61CE1">
        <w:rPr>
          <w:rFonts w:ascii="Arial" w:eastAsia="Times New Roman" w:hAnsi="Arial" w:cs="Arial"/>
          <w:color w:val="000000" w:themeColor="text1"/>
          <w:lang w:eastAsia="en-GB"/>
        </w:rPr>
        <w:t>nnocent)</w:t>
      </w:r>
      <w:r w:rsidR="002666A3" w:rsidRPr="00D61CE1">
        <w:rPr>
          <w:rFonts w:ascii="Arial" w:eastAsia="Times New Roman" w:hAnsi="Arial" w:cs="Arial"/>
          <w:color w:val="000000" w:themeColor="text1"/>
          <w:lang w:eastAsia="en-GB"/>
        </w:rPr>
        <w:t xml:space="preserve">. </w:t>
      </w:r>
      <w:r w:rsidR="00C449F3">
        <w:rPr>
          <w:rFonts w:ascii="Arial" w:eastAsia="Times New Roman" w:hAnsi="Arial" w:cs="Arial"/>
          <w:color w:val="000000" w:themeColor="text1"/>
          <w:lang w:eastAsia="en-GB"/>
        </w:rPr>
        <w:t>We further addressed p</w:t>
      </w:r>
      <w:r w:rsidR="00962025">
        <w:rPr>
          <w:rFonts w:ascii="Arial" w:eastAsia="Times New Roman" w:hAnsi="Arial" w:cs="Arial"/>
          <w:color w:val="000000" w:themeColor="text1"/>
          <w:lang w:eastAsia="en-GB"/>
        </w:rPr>
        <w:t>reregistered hypothesis #3</w:t>
      </w:r>
      <w:r w:rsidR="00C449F3">
        <w:rPr>
          <w:rFonts w:ascii="Arial" w:eastAsia="Times New Roman" w:hAnsi="Arial" w:cs="Arial"/>
          <w:color w:val="000000" w:themeColor="text1"/>
          <w:lang w:eastAsia="en-GB"/>
        </w:rPr>
        <w:t>’s prediction of</w:t>
      </w:r>
      <w:r w:rsidR="004E7443" w:rsidRPr="00D61CE1">
        <w:rPr>
          <w:rFonts w:ascii="Arial" w:eastAsia="Times New Roman" w:hAnsi="Arial" w:cs="Arial"/>
          <w:color w:val="000000" w:themeColor="text1"/>
          <w:lang w:eastAsia="en-GB"/>
        </w:rPr>
        <w:t xml:space="preserve"> </w:t>
      </w:r>
      <w:r w:rsidR="00962025" w:rsidRPr="00962025">
        <w:rPr>
          <w:rFonts w:ascii="Arial" w:eastAsia="Times New Roman" w:hAnsi="Arial" w:cs="Arial"/>
          <w:color w:val="000000" w:themeColor="text1"/>
          <w:lang w:eastAsia="en-GB"/>
        </w:rPr>
        <w:t xml:space="preserve">larger </w:t>
      </w:r>
      <w:r w:rsidR="00C449F3">
        <w:rPr>
          <w:rFonts w:ascii="Arial" w:eastAsia="Times New Roman" w:hAnsi="Arial" w:cs="Arial"/>
          <w:color w:val="000000" w:themeColor="text1"/>
          <w:lang w:eastAsia="en-GB"/>
        </w:rPr>
        <w:t xml:space="preserve">Suspect </w:t>
      </w:r>
      <w:r w:rsidR="00962025" w:rsidRPr="00962025">
        <w:rPr>
          <w:rFonts w:ascii="Arial" w:eastAsia="Times New Roman" w:hAnsi="Arial" w:cs="Arial"/>
          <w:color w:val="000000" w:themeColor="text1"/>
          <w:lang w:eastAsia="en-GB"/>
        </w:rPr>
        <w:t xml:space="preserve">effects </w:t>
      </w:r>
      <w:r w:rsidR="00C449F3">
        <w:rPr>
          <w:rFonts w:ascii="Arial" w:eastAsia="Times New Roman" w:hAnsi="Arial" w:cs="Arial"/>
          <w:color w:val="000000" w:themeColor="text1"/>
          <w:lang w:eastAsia="en-GB"/>
        </w:rPr>
        <w:t>for</w:t>
      </w:r>
      <w:r w:rsidR="004E7443" w:rsidRPr="00D61CE1">
        <w:rPr>
          <w:rFonts w:ascii="Arial" w:eastAsia="Times New Roman" w:hAnsi="Arial" w:cs="Arial"/>
          <w:color w:val="000000" w:themeColor="text1"/>
          <w:lang w:eastAsia="en-GB"/>
        </w:rPr>
        <w:t xml:space="preserve"> </w:t>
      </w:r>
      <w:del w:id="425" w:author="Furl, Nicholas" w:date="2024-10-03T15:33:00Z" w16du:dateUtc="2024-10-03T14:33:00Z">
        <w:r w:rsidR="00124BA9" w:rsidRPr="00D61CE1" w:rsidDel="00386392">
          <w:rPr>
            <w:rFonts w:ascii="Arial" w:eastAsia="Times New Roman" w:hAnsi="Arial" w:cs="Arial"/>
            <w:color w:val="000000" w:themeColor="text1"/>
            <w:lang w:eastAsia="en-GB"/>
          </w:rPr>
          <w:delText>religiously-affiliated</w:delText>
        </w:r>
      </w:del>
      <w:ins w:id="426" w:author="Furl, Nicholas" w:date="2024-10-03T15:33:00Z" w16du:dateUtc="2024-10-03T14:33:00Z">
        <w:r w:rsidR="00386392" w:rsidRPr="00D61CE1">
          <w:rPr>
            <w:rFonts w:ascii="Arial" w:eastAsia="Times New Roman" w:hAnsi="Arial" w:cs="Arial"/>
            <w:color w:val="000000" w:themeColor="text1"/>
            <w:lang w:eastAsia="en-GB"/>
          </w:rPr>
          <w:t>religiously affiliated</w:t>
        </w:r>
      </w:ins>
      <w:r w:rsidR="00124BA9" w:rsidRPr="00D61CE1">
        <w:rPr>
          <w:rFonts w:ascii="Arial" w:eastAsia="Times New Roman" w:hAnsi="Arial" w:cs="Arial"/>
          <w:color w:val="000000" w:themeColor="text1"/>
          <w:lang w:eastAsia="en-GB"/>
        </w:rPr>
        <w:t xml:space="preserve"> </w:t>
      </w:r>
      <w:r w:rsidR="00C449F3">
        <w:rPr>
          <w:rFonts w:ascii="Arial" w:eastAsia="Times New Roman" w:hAnsi="Arial" w:cs="Arial"/>
          <w:color w:val="000000" w:themeColor="text1"/>
          <w:lang w:eastAsia="en-GB"/>
        </w:rPr>
        <w:t xml:space="preserve">participants by adding </w:t>
      </w:r>
      <w:r w:rsidR="00C449F3" w:rsidRPr="00C449F3">
        <w:rPr>
          <w:rFonts w:ascii="Arial" w:eastAsia="Times New Roman" w:hAnsi="Arial" w:cs="Arial"/>
          <w:color w:val="000000" w:themeColor="text1"/>
          <w:lang w:eastAsia="en-GB"/>
        </w:rPr>
        <w:t xml:space="preserve">Affiliation as another factor </w:t>
      </w:r>
      <w:r w:rsidR="00C449F3">
        <w:rPr>
          <w:rFonts w:ascii="Arial" w:eastAsia="Times New Roman" w:hAnsi="Arial" w:cs="Arial"/>
          <w:color w:val="000000" w:themeColor="text1"/>
          <w:lang w:eastAsia="en-GB"/>
        </w:rPr>
        <w:t xml:space="preserve">to </w:t>
      </w:r>
      <w:r w:rsidR="004E7443" w:rsidRPr="00D61CE1">
        <w:rPr>
          <w:rFonts w:ascii="Arial" w:eastAsia="Times New Roman" w:hAnsi="Arial" w:cs="Arial"/>
          <w:color w:val="000000" w:themeColor="text1"/>
          <w:lang w:eastAsia="en-GB"/>
        </w:rPr>
        <w:t xml:space="preserve">the </w:t>
      </w:r>
      <w:del w:id="427" w:author="Furl, Nicholas" w:date="2024-10-03T15:58:00Z" w16du:dateUtc="2024-10-03T14:58:00Z">
        <w:r w:rsidR="004E7443" w:rsidRPr="00D61CE1" w:rsidDel="00316CAE">
          <w:rPr>
            <w:rFonts w:ascii="Arial" w:eastAsia="Times New Roman" w:hAnsi="Arial" w:cs="Arial"/>
            <w:color w:val="000000" w:themeColor="text1"/>
            <w:lang w:eastAsia="en-GB"/>
          </w:rPr>
          <w:delText xml:space="preserve">Participant </w:delText>
        </w:r>
      </w:del>
      <w:r w:rsidR="004E7443" w:rsidRPr="00D61CE1">
        <w:rPr>
          <w:rFonts w:ascii="Arial" w:eastAsia="Times New Roman" w:hAnsi="Arial" w:cs="Arial"/>
          <w:color w:val="000000" w:themeColor="text1"/>
          <w:lang w:eastAsia="en-GB"/>
        </w:rPr>
        <w:t>Adjustment Analysis</w:t>
      </w:r>
      <w:r w:rsidR="009B1441" w:rsidRPr="00D61CE1">
        <w:rPr>
          <w:rFonts w:ascii="Arial" w:eastAsia="Times New Roman" w:hAnsi="Arial" w:cs="Arial"/>
          <w:color w:val="000000" w:themeColor="text1"/>
          <w:lang w:eastAsia="en-GB"/>
        </w:rPr>
        <w:t>.</w:t>
      </w:r>
    </w:p>
    <w:p w14:paraId="7E286122" w14:textId="74090449" w:rsidR="00BF69B3" w:rsidRPr="00D61CE1" w:rsidRDefault="007315DE" w:rsidP="003D5FB9">
      <w:pPr>
        <w:spacing w:before="24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Further </w:t>
      </w:r>
      <w:r w:rsidRPr="007315DE">
        <w:rPr>
          <w:rFonts w:ascii="Arial" w:eastAsia="Times New Roman" w:hAnsi="Arial" w:cs="Arial"/>
          <w:color w:val="000000" w:themeColor="text1"/>
          <w:lang w:eastAsia="en-GB"/>
        </w:rPr>
        <w:t>modification</w:t>
      </w:r>
      <w:r>
        <w:rPr>
          <w:rFonts w:ascii="Arial" w:eastAsia="Times New Roman" w:hAnsi="Arial" w:cs="Arial"/>
          <w:color w:val="000000" w:themeColor="text1"/>
          <w:lang w:eastAsia="en-GB"/>
        </w:rPr>
        <w:t>s</w:t>
      </w:r>
      <w:r w:rsidRPr="007315DE">
        <w:rPr>
          <w:rFonts w:ascii="Arial" w:eastAsia="Times New Roman" w:hAnsi="Arial" w:cs="Arial"/>
          <w:color w:val="000000" w:themeColor="text1"/>
          <w:lang w:eastAsia="en-GB"/>
        </w:rPr>
        <w:t xml:space="preserve"> of the </w:t>
      </w:r>
      <w:del w:id="428" w:author="Furl, Nicholas" w:date="2024-10-03T15:53:00Z" w16du:dateUtc="2024-10-03T14:53:00Z">
        <w:r w:rsidRPr="007315DE" w:rsidDel="00316CAE">
          <w:rPr>
            <w:rFonts w:ascii="Arial" w:eastAsia="Times New Roman" w:hAnsi="Arial" w:cs="Arial"/>
            <w:color w:val="000000" w:themeColor="text1"/>
            <w:lang w:eastAsia="en-GB"/>
          </w:rPr>
          <w:delText xml:space="preserve">Participant </w:delText>
        </w:r>
      </w:del>
      <w:r w:rsidRPr="007315DE">
        <w:rPr>
          <w:rFonts w:ascii="Arial" w:eastAsia="Times New Roman" w:hAnsi="Arial" w:cs="Arial"/>
          <w:color w:val="000000" w:themeColor="text1"/>
          <w:lang w:eastAsia="en-GB"/>
        </w:rPr>
        <w:t xml:space="preserve">Adjustment Analysis </w:t>
      </w:r>
      <w:r>
        <w:rPr>
          <w:rFonts w:ascii="Arial" w:eastAsia="Times New Roman" w:hAnsi="Arial" w:cs="Arial"/>
          <w:color w:val="000000" w:themeColor="text1"/>
          <w:lang w:eastAsia="en-GB"/>
        </w:rPr>
        <w:t>tested</w:t>
      </w:r>
      <w:r w:rsidR="0016347F" w:rsidRPr="00D61CE1">
        <w:rPr>
          <w:rFonts w:ascii="Arial" w:eastAsia="Times New Roman" w:hAnsi="Arial" w:cs="Arial"/>
          <w:color w:val="000000" w:themeColor="text1"/>
          <w:lang w:eastAsia="en-GB"/>
        </w:rPr>
        <w:t xml:space="preserve"> </w:t>
      </w:r>
      <w:r w:rsidR="00E76AC9" w:rsidRPr="00D61CE1">
        <w:rPr>
          <w:rFonts w:ascii="Arial" w:eastAsia="Times New Roman" w:hAnsi="Arial" w:cs="Arial"/>
          <w:color w:val="000000" w:themeColor="text1"/>
          <w:lang w:eastAsia="en-GB"/>
        </w:rPr>
        <w:t>f</w:t>
      </w:r>
      <w:r w:rsidR="0016347F" w:rsidRPr="00D61CE1">
        <w:rPr>
          <w:rFonts w:ascii="Arial" w:eastAsia="Times New Roman" w:hAnsi="Arial" w:cs="Arial"/>
          <w:color w:val="000000" w:themeColor="text1"/>
          <w:lang w:eastAsia="en-GB"/>
        </w:rPr>
        <w:t xml:space="preserve">or </w:t>
      </w:r>
      <w:ins w:id="429" w:author="Furl, Nicholas" w:date="2024-10-03T15:34:00Z" w16du:dateUtc="2024-10-03T14:34:00Z">
        <w:r w:rsidR="00386392">
          <w:rPr>
            <w:rFonts w:ascii="Arial" w:eastAsia="Times New Roman" w:hAnsi="Arial" w:cs="Arial"/>
            <w:color w:val="000000" w:themeColor="text1"/>
            <w:lang w:eastAsia="en-GB"/>
          </w:rPr>
          <w:t xml:space="preserve">heightened sensitivity to </w:t>
        </w:r>
      </w:ins>
      <w:r>
        <w:rPr>
          <w:rFonts w:ascii="Arial" w:eastAsia="Times New Roman" w:hAnsi="Arial" w:cs="Arial"/>
          <w:color w:val="000000" w:themeColor="text1"/>
          <w:lang w:eastAsia="en-GB"/>
        </w:rPr>
        <w:t>disconfirmatory evidence</w:t>
      </w:r>
      <w:del w:id="430" w:author="Furl, Nicholas" w:date="2024-10-03T15:34:00Z" w16du:dateUtc="2024-10-03T14:34:00Z">
        <w:r w:rsidDel="00386392">
          <w:rPr>
            <w:rFonts w:ascii="Arial" w:eastAsia="Times New Roman" w:hAnsi="Arial" w:cs="Arial"/>
            <w:color w:val="000000" w:themeColor="text1"/>
            <w:lang w:eastAsia="en-GB"/>
          </w:rPr>
          <w:delText xml:space="preserve"> </w:delText>
        </w:r>
        <w:r w:rsidR="0016347F" w:rsidRPr="00D61CE1" w:rsidDel="00386392">
          <w:rPr>
            <w:rFonts w:ascii="Arial" w:eastAsia="Times New Roman" w:hAnsi="Arial" w:cs="Arial"/>
            <w:color w:val="000000" w:themeColor="text1"/>
            <w:lang w:eastAsia="en-GB"/>
          </w:rPr>
          <w:delText>bias</w:delText>
        </w:r>
      </w:del>
      <w:r>
        <w:rPr>
          <w:rFonts w:ascii="Arial" w:eastAsia="Times New Roman" w:hAnsi="Arial" w:cs="Arial"/>
          <w:color w:val="000000" w:themeColor="text1"/>
          <w:lang w:eastAsia="en-GB"/>
        </w:rPr>
        <w:t>. We created a</w:t>
      </w:r>
      <w:r w:rsidR="00E76AC9" w:rsidRPr="00D61CE1">
        <w:rPr>
          <w:rFonts w:ascii="Arial" w:eastAsia="Times New Roman" w:hAnsi="Arial" w:cs="Arial"/>
          <w:color w:val="000000" w:themeColor="text1"/>
          <w:lang w:eastAsia="en-GB"/>
        </w:rPr>
        <w:t xml:space="preserve"> between-participants factor </w:t>
      </w:r>
      <w:r w:rsidR="00E76AC9" w:rsidRPr="00D61CE1">
        <w:rPr>
          <w:rFonts w:ascii="Arial" w:eastAsia="Times New Roman" w:hAnsi="Arial" w:cs="Arial"/>
          <w:i/>
          <w:color w:val="000000" w:themeColor="text1"/>
          <w:lang w:eastAsia="en-GB"/>
        </w:rPr>
        <w:t>Preceding Context</w:t>
      </w:r>
      <w:r>
        <w:rPr>
          <w:rFonts w:ascii="Arial" w:eastAsia="Times New Roman" w:hAnsi="Arial" w:cs="Arial"/>
          <w:i/>
          <w:color w:val="000000" w:themeColor="text1"/>
          <w:lang w:eastAsia="en-GB"/>
        </w:rPr>
        <w:t xml:space="preserve">, </w:t>
      </w:r>
      <w:r w:rsidRPr="00D54A5D">
        <w:rPr>
          <w:rFonts w:ascii="Arial" w:eastAsia="Times New Roman" w:hAnsi="Arial" w:cs="Arial"/>
          <w:iCs/>
          <w:color w:val="000000" w:themeColor="text1"/>
          <w:lang w:eastAsia="en-GB"/>
          <w:rPrChange w:id="431" w:author="Furl, Nicholas" w:date="2024-10-01T15:09:00Z" w16du:dateUtc="2024-10-01T14:09:00Z">
            <w:rPr>
              <w:rFonts w:ascii="Arial" w:eastAsia="Times New Roman" w:hAnsi="Arial" w:cs="Arial"/>
              <w:i/>
              <w:color w:val="000000" w:themeColor="text1"/>
              <w:lang w:eastAsia="en-GB"/>
            </w:rPr>
          </w:rPrChange>
        </w:rPr>
        <w:t>defined by</w:t>
      </w:r>
      <w:r>
        <w:rPr>
          <w:rFonts w:ascii="Arial" w:eastAsia="Times New Roman" w:hAnsi="Arial" w:cs="Arial"/>
          <w:i/>
          <w:color w:val="000000" w:themeColor="text1"/>
          <w:lang w:eastAsia="en-GB"/>
        </w:rPr>
        <w:t xml:space="preserve"> </w:t>
      </w:r>
      <w:r>
        <w:rPr>
          <w:rFonts w:ascii="Arial" w:eastAsia="Times New Roman" w:hAnsi="Arial" w:cs="Arial"/>
          <w:color w:val="000000" w:themeColor="text1"/>
          <w:lang w:eastAsia="en-GB"/>
        </w:rPr>
        <w:t xml:space="preserve">categorising claims as </w:t>
      </w:r>
      <w:r w:rsidR="00E76AC9" w:rsidRPr="00D61CE1">
        <w:rPr>
          <w:rFonts w:ascii="Arial" w:eastAsia="Times New Roman" w:hAnsi="Arial" w:cs="Arial"/>
          <w:color w:val="000000" w:themeColor="text1"/>
          <w:lang w:eastAsia="en-GB"/>
        </w:rPr>
        <w:t xml:space="preserve">preceding guilty </w:t>
      </w:r>
      <w:r>
        <w:rPr>
          <w:rFonts w:ascii="Arial" w:eastAsia="Times New Roman" w:hAnsi="Arial" w:cs="Arial"/>
          <w:color w:val="000000" w:themeColor="text1"/>
          <w:lang w:eastAsia="en-GB"/>
        </w:rPr>
        <w:t xml:space="preserve">or innocent </w:t>
      </w:r>
      <w:r w:rsidR="00E76AC9" w:rsidRPr="00D61CE1">
        <w:rPr>
          <w:rFonts w:ascii="Arial" w:eastAsia="Times New Roman" w:hAnsi="Arial" w:cs="Arial"/>
          <w:color w:val="000000" w:themeColor="text1"/>
          <w:lang w:eastAsia="en-GB"/>
        </w:rPr>
        <w:t>context</w:t>
      </w:r>
      <w:r>
        <w:rPr>
          <w:rFonts w:ascii="Arial" w:eastAsia="Times New Roman" w:hAnsi="Arial" w:cs="Arial"/>
          <w:color w:val="000000" w:themeColor="text1"/>
          <w:lang w:eastAsia="en-GB"/>
        </w:rPr>
        <w:t xml:space="preserve">, depending on if they were </w:t>
      </w:r>
      <w:r w:rsidR="00E76AC9" w:rsidRPr="00D61CE1">
        <w:rPr>
          <w:rFonts w:ascii="Arial" w:eastAsia="Times New Roman" w:hAnsi="Arial" w:cs="Arial"/>
          <w:color w:val="000000" w:themeColor="text1"/>
          <w:lang w:eastAsia="en-GB"/>
        </w:rPr>
        <w:t xml:space="preserve">preceded by &gt;50% guilty </w:t>
      </w:r>
      <w:r>
        <w:rPr>
          <w:rFonts w:ascii="Arial" w:eastAsia="Times New Roman" w:hAnsi="Arial" w:cs="Arial"/>
          <w:color w:val="000000" w:themeColor="text1"/>
          <w:lang w:eastAsia="en-GB"/>
        </w:rPr>
        <w:t xml:space="preserve">or innocent </w:t>
      </w:r>
      <w:r w:rsidR="00E76AC9" w:rsidRPr="00D61CE1">
        <w:rPr>
          <w:rFonts w:ascii="Arial" w:eastAsia="Times New Roman" w:hAnsi="Arial" w:cs="Arial"/>
          <w:color w:val="000000" w:themeColor="text1"/>
          <w:lang w:eastAsia="en-GB"/>
        </w:rPr>
        <w:t xml:space="preserve">claims </w:t>
      </w:r>
      <w:r>
        <w:rPr>
          <w:rFonts w:ascii="Arial" w:eastAsia="Times New Roman" w:hAnsi="Arial" w:cs="Arial"/>
          <w:color w:val="000000" w:themeColor="text1"/>
          <w:lang w:eastAsia="en-GB"/>
        </w:rPr>
        <w:t>respectively (and removing data with 50/50 context). We then implemented an ANOVA with</w:t>
      </w:r>
      <w:r w:rsidR="00E76AC9" w:rsidRPr="00D61CE1">
        <w:rPr>
          <w:rFonts w:ascii="Arial" w:eastAsia="Times New Roman" w:hAnsi="Arial" w:cs="Arial"/>
          <w:color w:val="000000" w:themeColor="text1"/>
          <w:lang w:eastAsia="en-GB"/>
        </w:rPr>
        <w:t xml:space="preserve"> factors </w:t>
      </w:r>
      <w:r w:rsidR="00E76AC9" w:rsidRPr="00D61CE1">
        <w:rPr>
          <w:rFonts w:ascii="Arial" w:eastAsia="Times New Roman" w:hAnsi="Arial" w:cs="Arial"/>
          <w:i/>
          <w:color w:val="000000" w:themeColor="text1"/>
          <w:lang w:eastAsia="en-GB"/>
        </w:rPr>
        <w:t>Preceding Context</w:t>
      </w:r>
      <w:r w:rsidR="00E76AC9" w:rsidRPr="00D61CE1">
        <w:rPr>
          <w:rFonts w:ascii="Arial" w:eastAsia="Times New Roman" w:hAnsi="Arial" w:cs="Arial"/>
          <w:color w:val="000000" w:themeColor="text1"/>
          <w:lang w:eastAsia="en-GB"/>
        </w:rPr>
        <w:t xml:space="preserve"> and </w:t>
      </w:r>
      <w:r w:rsidR="00E76AC9" w:rsidRPr="00D61CE1">
        <w:rPr>
          <w:rFonts w:ascii="Arial" w:eastAsia="Times New Roman" w:hAnsi="Arial" w:cs="Arial"/>
          <w:i/>
          <w:color w:val="000000" w:themeColor="text1"/>
          <w:lang w:eastAsia="en-GB"/>
        </w:rPr>
        <w:t>Witness</w:t>
      </w:r>
      <w:r w:rsidR="00E76AC9" w:rsidRPr="00D61CE1">
        <w:rPr>
          <w:rFonts w:ascii="Arial" w:eastAsia="Times New Roman" w:hAnsi="Arial" w:cs="Arial"/>
          <w:color w:val="000000" w:themeColor="text1"/>
          <w:lang w:eastAsia="en-GB"/>
        </w:rPr>
        <w:t xml:space="preserve"> </w:t>
      </w:r>
      <w:r w:rsidR="00E76AC9" w:rsidRPr="00D61CE1">
        <w:rPr>
          <w:rFonts w:ascii="Arial" w:eastAsia="Times New Roman" w:hAnsi="Arial" w:cs="Arial"/>
          <w:i/>
          <w:color w:val="000000" w:themeColor="text1"/>
          <w:lang w:eastAsia="en-GB"/>
        </w:rPr>
        <w:t>Claim</w:t>
      </w:r>
      <w:r>
        <w:rPr>
          <w:rFonts w:ascii="Arial" w:eastAsia="Times New Roman" w:hAnsi="Arial" w:cs="Arial"/>
          <w:i/>
          <w:color w:val="000000" w:themeColor="text1"/>
          <w:lang w:eastAsia="en-GB"/>
        </w:rPr>
        <w:t xml:space="preserve"> </w:t>
      </w:r>
      <w:r w:rsidRPr="007315DE">
        <w:rPr>
          <w:rFonts w:ascii="Arial" w:eastAsia="Times New Roman" w:hAnsi="Arial" w:cs="Arial"/>
          <w:color w:val="000000" w:themeColor="text1"/>
          <w:lang w:eastAsia="en-GB"/>
        </w:rPr>
        <w:t>using only data from participants</w:t>
      </w:r>
      <w:r w:rsidR="00E76AC9" w:rsidRPr="00D61CE1">
        <w:rPr>
          <w:rFonts w:ascii="Arial" w:eastAsia="Times New Roman" w:hAnsi="Arial" w:cs="Arial"/>
          <w:color w:val="000000" w:themeColor="text1"/>
          <w:lang w:eastAsia="en-GB"/>
        </w:rPr>
        <w:t xml:space="preserve">. </w:t>
      </w:r>
      <w:ins w:id="432" w:author="Furl, Nicholas" w:date="2024-10-03T15:35:00Z" w16du:dateUtc="2024-10-03T14:35:00Z">
        <w:r w:rsidR="00D05860">
          <w:rPr>
            <w:rFonts w:ascii="Arial" w:eastAsia="Times New Roman" w:hAnsi="Arial" w:cs="Arial"/>
            <w:color w:val="000000" w:themeColor="text1"/>
            <w:lang w:eastAsia="en-GB"/>
          </w:rPr>
          <w:t xml:space="preserve">In </w:t>
        </w:r>
      </w:ins>
      <w:ins w:id="433" w:author="Furl, Nicholas" w:date="2024-10-03T15:36:00Z" w16du:dateUtc="2024-10-03T14:36:00Z">
        <w:r w:rsidR="00B54BDD">
          <w:rPr>
            <w:rFonts w:ascii="Arial" w:eastAsia="Times New Roman" w:hAnsi="Arial" w:cs="Arial"/>
            <w:color w:val="000000" w:themeColor="text1"/>
            <w:lang w:eastAsia="en-GB"/>
          </w:rPr>
          <w:t xml:space="preserve">a </w:t>
        </w:r>
      </w:ins>
      <w:ins w:id="434" w:author="Furl, Nicholas" w:date="2024-10-03T15:35:00Z" w16du:dateUtc="2024-10-03T14:35:00Z">
        <w:r w:rsidR="00D05860">
          <w:rPr>
            <w:rFonts w:ascii="Arial" w:eastAsia="Times New Roman" w:hAnsi="Arial" w:cs="Arial"/>
            <w:color w:val="000000" w:themeColor="text1"/>
            <w:lang w:eastAsia="en-GB"/>
          </w:rPr>
          <w:t>parallel</w:t>
        </w:r>
      </w:ins>
      <w:ins w:id="435" w:author="Furl, Nicholas" w:date="2024-10-03T15:36:00Z" w16du:dateUtc="2024-10-03T14:36:00Z">
        <w:r w:rsidR="00B54BDD">
          <w:rPr>
            <w:rFonts w:ascii="Arial" w:eastAsia="Times New Roman" w:hAnsi="Arial" w:cs="Arial"/>
            <w:color w:val="000000" w:themeColor="text1"/>
            <w:lang w:eastAsia="en-GB"/>
          </w:rPr>
          <w:t xml:space="preserve"> analysis</w:t>
        </w:r>
      </w:ins>
      <w:ins w:id="436" w:author="Furl, Nicholas" w:date="2024-10-03T15:35:00Z" w16du:dateUtc="2024-10-03T14:35:00Z">
        <w:r w:rsidR="00D05860">
          <w:rPr>
            <w:rFonts w:ascii="Arial" w:eastAsia="Times New Roman" w:hAnsi="Arial" w:cs="Arial"/>
            <w:color w:val="000000" w:themeColor="text1"/>
            <w:lang w:eastAsia="en-GB"/>
          </w:rPr>
          <w:t>, we implemented</w:t>
        </w:r>
      </w:ins>
      <w:ins w:id="437" w:author="Furl, Nicholas" w:date="2024-10-01T15:05:00Z" w16du:dateUtc="2024-10-01T14:05:00Z">
        <w:r w:rsidR="000A0CDA" w:rsidRPr="000A0CDA">
          <w:rPr>
            <w:rFonts w:ascii="Arial" w:eastAsia="Times New Roman" w:hAnsi="Arial" w:cs="Arial"/>
            <w:color w:val="000000" w:themeColor="text1"/>
            <w:lang w:eastAsia="en-GB"/>
          </w:rPr>
          <w:t xml:space="preserve"> a linear mixed model with the covariate </w:t>
        </w:r>
        <w:r w:rsidR="000A0CDA" w:rsidRPr="00D05860">
          <w:rPr>
            <w:rFonts w:ascii="Arial" w:eastAsia="Times New Roman" w:hAnsi="Arial" w:cs="Arial"/>
            <w:i/>
            <w:iCs/>
            <w:color w:val="000000" w:themeColor="text1"/>
            <w:lang w:eastAsia="en-GB"/>
            <w:rPrChange w:id="438" w:author="Furl, Nicholas" w:date="2024-10-03T15:35:00Z" w16du:dateUtc="2024-10-03T14:35:00Z">
              <w:rPr>
                <w:rFonts w:ascii="Arial" w:eastAsia="Times New Roman" w:hAnsi="Arial" w:cs="Arial"/>
                <w:color w:val="000000" w:themeColor="text1"/>
                <w:lang w:eastAsia="en-GB"/>
              </w:rPr>
            </w:rPrChange>
          </w:rPr>
          <w:t>Proportion Guilt Context</w:t>
        </w:r>
        <w:r w:rsidR="000A0CDA" w:rsidRPr="000A0CDA">
          <w:rPr>
            <w:rFonts w:ascii="Arial" w:eastAsia="Times New Roman" w:hAnsi="Arial" w:cs="Arial"/>
            <w:color w:val="000000" w:themeColor="text1"/>
            <w:lang w:eastAsia="en-GB"/>
          </w:rPr>
          <w:t xml:space="preserve"> </w:t>
        </w:r>
      </w:ins>
      <w:ins w:id="439" w:author="Furl, Nicholas" w:date="2024-10-03T15:35:00Z" w16du:dateUtc="2024-10-03T14:35:00Z">
        <w:r w:rsidR="00B54BDD">
          <w:rPr>
            <w:rFonts w:ascii="Arial" w:eastAsia="Times New Roman" w:hAnsi="Arial" w:cs="Arial"/>
            <w:color w:val="000000" w:themeColor="text1"/>
            <w:lang w:eastAsia="en-GB"/>
          </w:rPr>
          <w:t>(i.e.,</w:t>
        </w:r>
      </w:ins>
      <w:ins w:id="440" w:author="Furl, Nicholas" w:date="2024-10-01T15:05:00Z" w16du:dateUtc="2024-10-01T14:05:00Z">
        <w:r w:rsidR="000A0CDA" w:rsidRPr="000A0CDA">
          <w:rPr>
            <w:rFonts w:ascii="Arial" w:eastAsia="Times New Roman" w:hAnsi="Arial" w:cs="Arial"/>
            <w:color w:val="000000" w:themeColor="text1"/>
            <w:lang w:eastAsia="en-GB"/>
          </w:rPr>
          <w:t xml:space="preserve"> proportion of preceding guilty claims</w:t>
        </w:r>
      </w:ins>
      <w:ins w:id="441" w:author="Furl, Nicholas" w:date="2024-10-03T15:35:00Z" w16du:dateUtc="2024-10-03T14:35:00Z">
        <w:r w:rsidR="00B54BDD">
          <w:rPr>
            <w:rFonts w:ascii="Arial" w:eastAsia="Times New Roman" w:hAnsi="Arial" w:cs="Arial"/>
            <w:color w:val="000000" w:themeColor="text1"/>
            <w:lang w:eastAsia="en-GB"/>
          </w:rPr>
          <w:t>),</w:t>
        </w:r>
      </w:ins>
      <w:ins w:id="442" w:author="Furl, Nicholas" w:date="2024-10-01T15:05:00Z" w16du:dateUtc="2024-10-01T14:05:00Z">
        <w:r w:rsidR="000A0CDA" w:rsidRPr="000A0CDA">
          <w:rPr>
            <w:rFonts w:ascii="Arial" w:eastAsia="Times New Roman" w:hAnsi="Arial" w:cs="Arial"/>
            <w:color w:val="000000" w:themeColor="text1"/>
            <w:lang w:eastAsia="en-GB"/>
          </w:rPr>
          <w:t xml:space="preserve"> </w:t>
        </w:r>
      </w:ins>
      <w:ins w:id="443" w:author="Furl, Nicholas" w:date="2024-10-03T15:35:00Z" w16du:dateUtc="2024-10-03T14:35:00Z">
        <w:r w:rsidR="00B54BDD">
          <w:rPr>
            <w:rFonts w:ascii="Arial" w:eastAsia="Times New Roman" w:hAnsi="Arial" w:cs="Arial"/>
            <w:color w:val="000000" w:themeColor="text1"/>
            <w:lang w:eastAsia="en-GB"/>
          </w:rPr>
          <w:t xml:space="preserve">while </w:t>
        </w:r>
      </w:ins>
      <w:ins w:id="444" w:author="Furl, Nicholas" w:date="2024-10-01T15:05:00Z" w16du:dateUtc="2024-10-01T14:05:00Z">
        <w:r w:rsidR="000A0CDA" w:rsidRPr="000A0CDA">
          <w:rPr>
            <w:rFonts w:ascii="Arial" w:eastAsia="Times New Roman" w:hAnsi="Arial" w:cs="Arial"/>
            <w:color w:val="000000" w:themeColor="text1"/>
            <w:lang w:eastAsia="en-GB"/>
          </w:rPr>
          <w:t>treating participant as a random effect.</w:t>
        </w:r>
      </w:ins>
      <w:del w:id="445" w:author="Furl, Nicholas" w:date="2024-10-01T15:05:00Z" w16du:dateUtc="2024-10-01T14:05:00Z">
        <w:r w:rsidDel="000A0CDA">
          <w:rPr>
            <w:rFonts w:ascii="Arial" w:eastAsia="Times New Roman" w:hAnsi="Arial" w:cs="Arial"/>
            <w:color w:val="000000" w:themeColor="text1"/>
            <w:lang w:eastAsia="en-GB"/>
          </w:rPr>
          <w:delText xml:space="preserve">We also </w:delText>
        </w:r>
      </w:del>
      <w:del w:id="446" w:author="Furl, Nicholas" w:date="2024-10-01T14:51:00Z" w16du:dateUtc="2024-10-01T13:51:00Z">
        <w:r w:rsidDel="009A5B5D">
          <w:rPr>
            <w:rFonts w:ascii="Arial" w:eastAsia="Times New Roman" w:hAnsi="Arial" w:cs="Arial"/>
            <w:color w:val="000000" w:themeColor="text1"/>
            <w:lang w:eastAsia="en-GB"/>
          </w:rPr>
          <w:delText xml:space="preserve">implemented a second ANOVA adding </w:delText>
        </w:r>
        <w:r w:rsidR="006D1464" w:rsidRPr="00D61CE1" w:rsidDel="009A5B5D">
          <w:rPr>
            <w:rFonts w:ascii="Arial" w:eastAsia="Times New Roman" w:hAnsi="Arial" w:cs="Arial"/>
            <w:i/>
            <w:color w:val="000000" w:themeColor="text1"/>
            <w:lang w:eastAsia="en-GB"/>
          </w:rPr>
          <w:delText>Agent</w:delText>
        </w:r>
        <w:r w:rsidR="006D1464" w:rsidRPr="00D61CE1" w:rsidDel="009A5B5D">
          <w:rPr>
            <w:rFonts w:ascii="Arial" w:eastAsia="Times New Roman" w:hAnsi="Arial" w:cs="Arial"/>
            <w:color w:val="000000" w:themeColor="text1"/>
            <w:lang w:eastAsia="en-GB"/>
          </w:rPr>
          <w:delText xml:space="preserve"> (participant versus ideal observer) </w:delText>
        </w:r>
        <w:r w:rsidDel="009A5B5D">
          <w:rPr>
            <w:rFonts w:ascii="Arial" w:eastAsia="Times New Roman" w:hAnsi="Arial" w:cs="Arial"/>
            <w:color w:val="000000" w:themeColor="text1"/>
            <w:lang w:eastAsia="en-GB"/>
          </w:rPr>
          <w:delText xml:space="preserve">as a factor, to test whether context effects established for participants in the first ANOVA deviated from those of the ideal observer. </w:delText>
        </w:r>
        <w:r w:rsidR="00FF4929" w:rsidRPr="00D61CE1" w:rsidDel="009A5B5D">
          <w:rPr>
            <w:rFonts w:ascii="Arial" w:eastAsia="Times New Roman" w:hAnsi="Arial" w:cs="Arial"/>
            <w:color w:val="000000" w:themeColor="text1"/>
            <w:lang w:eastAsia="en-GB"/>
          </w:rPr>
          <w:delText xml:space="preserve">Agent </w:delText>
        </w:r>
        <w:r w:rsidDel="009A5B5D">
          <w:rPr>
            <w:rFonts w:ascii="Arial" w:eastAsia="Times New Roman" w:hAnsi="Arial" w:cs="Arial"/>
            <w:color w:val="000000" w:themeColor="text1"/>
            <w:lang w:eastAsia="en-GB"/>
          </w:rPr>
          <w:delText>w</w:delText>
        </w:r>
        <w:r w:rsidR="00FF4929" w:rsidRPr="00D61CE1" w:rsidDel="009A5B5D">
          <w:rPr>
            <w:rFonts w:ascii="Arial" w:eastAsia="Times New Roman" w:hAnsi="Arial" w:cs="Arial"/>
            <w:color w:val="000000" w:themeColor="text1"/>
            <w:lang w:eastAsia="en-GB"/>
          </w:rPr>
          <w:delText xml:space="preserve">as repeated-measures, </w:delText>
        </w:r>
        <w:r w:rsidDel="009A5B5D">
          <w:rPr>
            <w:rFonts w:ascii="Arial" w:eastAsia="Times New Roman" w:hAnsi="Arial" w:cs="Arial"/>
            <w:color w:val="000000" w:themeColor="text1"/>
            <w:lang w:eastAsia="en-GB"/>
          </w:rPr>
          <w:delText>as the ideal observer was always computed using sequences available to a paired participant.</w:delText>
        </w:r>
        <w:r w:rsidR="003D5FB9" w:rsidDel="009A5B5D">
          <w:rPr>
            <w:rFonts w:ascii="Arial" w:eastAsia="Times New Roman" w:hAnsi="Arial" w:cs="Arial"/>
            <w:color w:val="000000" w:themeColor="text1"/>
            <w:lang w:eastAsia="en-GB"/>
          </w:rPr>
          <w:delText xml:space="preserve"> </w:delText>
        </w:r>
        <w:r w:rsidR="009B7396" w:rsidDel="009A5B5D">
          <w:rPr>
            <w:rFonts w:ascii="Arial" w:eastAsia="Times New Roman" w:hAnsi="Arial" w:cs="Arial"/>
            <w:color w:val="000000" w:themeColor="text1"/>
            <w:lang w:eastAsia="en-GB"/>
          </w:rPr>
          <w:delText>We also tested for</w:delText>
        </w:r>
        <w:r w:rsidR="005D3970" w:rsidRPr="00D61CE1" w:rsidDel="009A5B5D">
          <w:rPr>
            <w:rFonts w:ascii="Arial" w:eastAsia="Times New Roman" w:hAnsi="Arial" w:cs="Arial"/>
            <w:color w:val="000000" w:themeColor="text1"/>
            <w:lang w:eastAsia="en-GB"/>
          </w:rPr>
          <w:delText xml:space="preserve"> bias for disconfirmatory evidence </w:delText>
        </w:r>
        <w:r w:rsidR="009B7396" w:rsidDel="009A5B5D">
          <w:rPr>
            <w:rFonts w:ascii="Arial" w:eastAsia="Times New Roman" w:hAnsi="Arial" w:cs="Arial"/>
            <w:color w:val="000000" w:themeColor="text1"/>
            <w:lang w:eastAsia="en-GB"/>
          </w:rPr>
          <w:delText>using a linear mixed model with the</w:delText>
        </w:r>
        <w:r w:rsidR="00B978CF" w:rsidRPr="00D61CE1" w:rsidDel="009A5B5D">
          <w:rPr>
            <w:rFonts w:ascii="Arial" w:eastAsia="Times New Roman" w:hAnsi="Arial" w:cs="Arial"/>
            <w:color w:val="000000" w:themeColor="text1"/>
            <w:lang w:eastAsia="en-GB"/>
          </w:rPr>
          <w:delText xml:space="preserve"> covariate </w:delText>
        </w:r>
        <w:r w:rsidR="0083035F" w:rsidRPr="00D61CE1" w:rsidDel="009A5B5D">
          <w:rPr>
            <w:rFonts w:ascii="Arial" w:eastAsia="Times New Roman" w:hAnsi="Arial" w:cs="Arial"/>
            <w:i/>
            <w:color w:val="000000" w:themeColor="text1"/>
            <w:lang w:eastAsia="en-GB"/>
          </w:rPr>
          <w:delText>Proportion Guilt Context</w:delText>
        </w:r>
        <w:r w:rsidR="009B7396" w:rsidDel="009A5B5D">
          <w:rPr>
            <w:rFonts w:ascii="Arial" w:eastAsia="Times New Roman" w:hAnsi="Arial" w:cs="Arial"/>
            <w:color w:val="000000" w:themeColor="text1"/>
            <w:lang w:eastAsia="en-GB"/>
          </w:rPr>
          <w:delText>,</w:delText>
        </w:r>
        <w:r w:rsidR="009B7396" w:rsidDel="009A5B5D">
          <w:rPr>
            <w:rFonts w:ascii="Arial" w:eastAsia="Times New Roman" w:hAnsi="Arial" w:cs="Arial"/>
            <w:i/>
            <w:color w:val="000000" w:themeColor="text1"/>
            <w:lang w:eastAsia="en-GB"/>
          </w:rPr>
          <w:delText xml:space="preserve"> </w:delText>
        </w:r>
        <w:r w:rsidR="009B7396" w:rsidRPr="009B7396" w:rsidDel="009A5B5D">
          <w:rPr>
            <w:rFonts w:ascii="Arial" w:eastAsia="Times New Roman" w:hAnsi="Arial" w:cs="Arial"/>
            <w:color w:val="000000" w:themeColor="text1"/>
            <w:lang w:eastAsia="en-GB"/>
          </w:rPr>
          <w:delText>which</w:delText>
        </w:r>
        <w:r w:rsidR="009B7396" w:rsidDel="009A5B5D">
          <w:rPr>
            <w:rFonts w:ascii="Arial" w:eastAsia="Times New Roman" w:hAnsi="Arial" w:cs="Arial"/>
            <w:i/>
            <w:color w:val="000000" w:themeColor="text1"/>
            <w:lang w:eastAsia="en-GB"/>
          </w:rPr>
          <w:delText xml:space="preserve"> </w:delText>
        </w:r>
        <w:r w:rsidR="00053C1C" w:rsidRPr="00D61CE1" w:rsidDel="009A5B5D">
          <w:rPr>
            <w:rFonts w:ascii="Arial" w:eastAsia="Times New Roman" w:hAnsi="Arial" w:cs="Arial"/>
            <w:color w:val="000000" w:themeColor="text1"/>
            <w:lang w:eastAsia="en-GB"/>
          </w:rPr>
          <w:delText>measures</w:delText>
        </w:r>
        <w:r w:rsidR="0083035F" w:rsidRPr="00D61CE1" w:rsidDel="009A5B5D">
          <w:rPr>
            <w:rFonts w:ascii="Arial" w:eastAsia="Times New Roman" w:hAnsi="Arial" w:cs="Arial"/>
            <w:color w:val="000000" w:themeColor="text1"/>
            <w:lang w:eastAsia="en-GB"/>
          </w:rPr>
          <w:delText xml:space="preserve"> the </w:delText>
        </w:r>
        <w:r w:rsidR="009B7396" w:rsidDel="009A5B5D">
          <w:rPr>
            <w:rFonts w:ascii="Arial" w:eastAsia="Times New Roman" w:hAnsi="Arial" w:cs="Arial"/>
            <w:color w:val="000000" w:themeColor="text1"/>
            <w:lang w:eastAsia="en-GB"/>
          </w:rPr>
          <w:delText>proportion</w:delText>
        </w:r>
        <w:r w:rsidR="0083035F" w:rsidRPr="00D61CE1" w:rsidDel="009A5B5D">
          <w:rPr>
            <w:rFonts w:ascii="Arial" w:eastAsia="Times New Roman" w:hAnsi="Arial" w:cs="Arial"/>
            <w:color w:val="000000" w:themeColor="text1"/>
            <w:lang w:eastAsia="en-GB"/>
          </w:rPr>
          <w:delText xml:space="preserve"> of preceding guilt</w:delText>
        </w:r>
        <w:r w:rsidR="009D7BCA" w:rsidRPr="00D61CE1" w:rsidDel="009A5B5D">
          <w:rPr>
            <w:rFonts w:ascii="Arial" w:eastAsia="Times New Roman" w:hAnsi="Arial" w:cs="Arial"/>
            <w:color w:val="000000" w:themeColor="text1"/>
            <w:lang w:eastAsia="en-GB"/>
          </w:rPr>
          <w:delText>y</w:delText>
        </w:r>
        <w:r w:rsidR="0083035F" w:rsidRPr="00D61CE1" w:rsidDel="009A5B5D">
          <w:rPr>
            <w:rFonts w:ascii="Arial" w:eastAsia="Times New Roman" w:hAnsi="Arial" w:cs="Arial"/>
            <w:color w:val="000000" w:themeColor="text1"/>
            <w:lang w:eastAsia="en-GB"/>
          </w:rPr>
          <w:delText xml:space="preserve"> claims</w:delText>
        </w:r>
        <w:r w:rsidR="009B7396" w:rsidDel="009A5B5D">
          <w:rPr>
            <w:rFonts w:ascii="Arial" w:eastAsia="Times New Roman" w:hAnsi="Arial" w:cs="Arial"/>
            <w:color w:val="000000" w:themeColor="text1"/>
            <w:lang w:eastAsia="en-GB"/>
          </w:rPr>
          <w:delText>, treating participant as a random effect</w:delText>
        </w:r>
        <w:r w:rsidR="0083035F" w:rsidRPr="00D61CE1" w:rsidDel="009A5B5D">
          <w:rPr>
            <w:rFonts w:ascii="Arial" w:eastAsia="Times New Roman" w:hAnsi="Arial" w:cs="Arial"/>
            <w:color w:val="000000" w:themeColor="text1"/>
            <w:lang w:eastAsia="en-GB"/>
          </w:rPr>
          <w:delText xml:space="preserve">. </w:delText>
        </w:r>
      </w:del>
    </w:p>
    <w:p w14:paraId="3997A834" w14:textId="78CCF060" w:rsidR="00A5173F" w:rsidDel="00515DA6" w:rsidRDefault="007E46B2" w:rsidP="009E1E40">
      <w:pPr>
        <w:spacing w:before="240" w:after="0" w:line="480" w:lineRule="auto"/>
        <w:ind w:firstLine="720"/>
        <w:rPr>
          <w:del w:id="447" w:author="Furl, Nicholas" w:date="2024-10-01T15:09:00Z" w16du:dateUtc="2024-10-01T14:09:00Z"/>
          <w:rFonts w:ascii="Arial" w:eastAsia="Times New Roman" w:hAnsi="Arial" w:cs="Arial"/>
          <w:color w:val="000000" w:themeColor="text1"/>
          <w:lang w:eastAsia="en-GB"/>
        </w:rPr>
      </w:pPr>
      <w:del w:id="448" w:author="Furl, Nicholas" w:date="2024-10-01T15:09:00Z" w16du:dateUtc="2024-10-01T14:09:00Z">
        <w:r w:rsidDel="00515DA6">
          <w:rPr>
            <w:rFonts w:ascii="Arial" w:eastAsia="Times New Roman" w:hAnsi="Arial" w:cs="Arial"/>
            <w:color w:val="000000" w:themeColor="text1"/>
            <w:lang w:eastAsia="en-GB"/>
          </w:rPr>
          <w:lastRenderedPageBreak/>
          <w:delText>In t</w:delText>
        </w:r>
        <w:r w:rsidR="003F660D" w:rsidRPr="00D61CE1" w:rsidDel="00515DA6">
          <w:rPr>
            <w:rFonts w:ascii="Arial" w:eastAsia="Times New Roman" w:hAnsi="Arial" w:cs="Arial"/>
            <w:color w:val="000000" w:themeColor="text1"/>
            <w:lang w:eastAsia="en-GB"/>
          </w:rPr>
          <w:delText xml:space="preserve">he third </w:delText>
        </w:r>
        <w:r w:rsidDel="00515DA6">
          <w:rPr>
            <w:rFonts w:ascii="Arial" w:eastAsia="Times New Roman" w:hAnsi="Arial" w:cs="Arial"/>
            <w:color w:val="000000" w:themeColor="text1"/>
            <w:lang w:eastAsia="en-GB"/>
          </w:rPr>
          <w:delText xml:space="preserve">base analysis, the </w:delText>
        </w:r>
        <w:r w:rsidR="007147AA" w:rsidRPr="00D61CE1" w:rsidDel="00515DA6">
          <w:rPr>
            <w:rFonts w:ascii="Arial" w:eastAsia="Times New Roman" w:hAnsi="Arial" w:cs="Arial"/>
            <w:i/>
            <w:color w:val="000000" w:themeColor="text1"/>
            <w:lang w:eastAsia="en-GB"/>
          </w:rPr>
          <w:delText>Bias Analysis</w:delText>
        </w:r>
        <w:r w:rsidR="007147AA" w:rsidRPr="00D61CE1" w:rsidDel="00515DA6">
          <w:rPr>
            <w:rFonts w:ascii="Arial" w:eastAsia="Times New Roman" w:hAnsi="Arial" w:cs="Arial"/>
            <w:color w:val="000000" w:themeColor="text1"/>
            <w:lang w:eastAsia="en-GB"/>
          </w:rPr>
          <w:delText>, the dependent variable</w:delText>
        </w:r>
        <w:r w:rsidDel="00515DA6">
          <w:rPr>
            <w:rFonts w:ascii="Arial" w:eastAsia="Times New Roman" w:hAnsi="Arial" w:cs="Arial"/>
            <w:color w:val="000000" w:themeColor="text1"/>
            <w:lang w:eastAsia="en-GB"/>
          </w:rPr>
          <w:delText xml:space="preserve"> was Bias - </w:delText>
        </w:r>
        <w:r w:rsidR="007147AA" w:rsidRPr="00D61CE1" w:rsidDel="00515DA6">
          <w:rPr>
            <w:rFonts w:ascii="Arial" w:eastAsia="Times New Roman" w:hAnsi="Arial" w:cs="Arial"/>
            <w:color w:val="000000" w:themeColor="text1"/>
            <w:lang w:eastAsia="en-GB"/>
          </w:rPr>
          <w:delText>the subtraction of probability rating</w:delText>
        </w:r>
        <w:r w:rsidDel="00515DA6">
          <w:rPr>
            <w:rFonts w:ascii="Arial" w:eastAsia="Times New Roman" w:hAnsi="Arial" w:cs="Arial"/>
            <w:color w:val="000000" w:themeColor="text1"/>
            <w:lang w:eastAsia="en-GB"/>
          </w:rPr>
          <w:delText>s</w:delText>
        </w:r>
        <w:r w:rsidR="007147AA" w:rsidRPr="00D61CE1" w:rsidDel="00515DA6">
          <w:rPr>
            <w:rFonts w:ascii="Arial" w:eastAsia="Times New Roman" w:hAnsi="Arial" w:cs="Arial"/>
            <w:color w:val="000000" w:themeColor="text1"/>
            <w:lang w:eastAsia="en-GB"/>
          </w:rPr>
          <w:delText xml:space="preserve"> from </w:delText>
        </w:r>
        <w:r w:rsidR="006E7BC4" w:rsidRPr="00D61CE1" w:rsidDel="00515DA6">
          <w:rPr>
            <w:rFonts w:ascii="Arial" w:eastAsia="Times New Roman" w:hAnsi="Arial" w:cs="Arial"/>
            <w:color w:val="000000" w:themeColor="text1"/>
            <w:lang w:eastAsia="en-GB"/>
          </w:rPr>
          <w:delText xml:space="preserve">corresponding </w:delText>
        </w:r>
        <w:r w:rsidR="007147AA" w:rsidRPr="00D61CE1" w:rsidDel="00515DA6">
          <w:rPr>
            <w:rFonts w:ascii="Arial" w:eastAsia="Times New Roman" w:hAnsi="Arial" w:cs="Arial"/>
            <w:color w:val="000000" w:themeColor="text1"/>
            <w:lang w:eastAsia="en-GB"/>
          </w:rPr>
          <w:delText>ideal observer</w:delText>
        </w:r>
        <w:r w:rsidR="00D07A63" w:rsidRPr="00D61CE1" w:rsidDel="00515DA6">
          <w:rPr>
            <w:rFonts w:ascii="Arial" w:eastAsia="Times New Roman" w:hAnsi="Arial" w:cs="Arial"/>
            <w:color w:val="000000" w:themeColor="text1"/>
            <w:lang w:eastAsia="en-GB"/>
          </w:rPr>
          <w:delText xml:space="preserve"> </w:delText>
        </w:r>
        <w:r w:rsidDel="00515DA6">
          <w:rPr>
            <w:rFonts w:ascii="Arial" w:eastAsia="Times New Roman" w:hAnsi="Arial" w:cs="Arial"/>
            <w:color w:val="000000" w:themeColor="text1"/>
            <w:lang w:eastAsia="en-GB"/>
          </w:rPr>
          <w:delText>probabilities</w:delText>
        </w:r>
        <w:r w:rsidR="007147AA" w:rsidRPr="00D61CE1" w:rsidDel="00515DA6">
          <w:rPr>
            <w:rFonts w:ascii="Arial" w:eastAsia="Times New Roman" w:hAnsi="Arial" w:cs="Arial"/>
            <w:color w:val="000000" w:themeColor="text1"/>
            <w:lang w:eastAsia="en-GB"/>
          </w:rPr>
          <w:delText>.</w:delText>
        </w:r>
        <w:r w:rsidR="00A46409" w:rsidRPr="00D61CE1" w:rsidDel="00515DA6">
          <w:rPr>
            <w:rFonts w:ascii="Arial" w:eastAsia="Times New Roman" w:hAnsi="Arial" w:cs="Arial"/>
            <w:color w:val="000000" w:themeColor="text1"/>
            <w:lang w:eastAsia="en-GB"/>
          </w:rPr>
          <w:delText xml:space="preserve"> </w:delText>
        </w:r>
        <w:r w:rsidDel="00515DA6">
          <w:rPr>
            <w:rFonts w:ascii="Arial" w:eastAsia="Times New Roman" w:hAnsi="Arial" w:cs="Arial"/>
            <w:color w:val="000000" w:themeColor="text1"/>
            <w:lang w:eastAsia="en-GB"/>
          </w:rPr>
          <w:delText>We addressed p</w:delText>
        </w:r>
        <w:r w:rsidR="00A46409" w:rsidRPr="00D61CE1" w:rsidDel="00515DA6">
          <w:rPr>
            <w:rFonts w:ascii="Arial" w:eastAsia="Times New Roman" w:hAnsi="Arial" w:cs="Arial"/>
            <w:color w:val="000000" w:themeColor="text1"/>
            <w:lang w:eastAsia="en-GB"/>
          </w:rPr>
          <w:delText>re-registered hypothesis #1</w:delText>
        </w:r>
        <w:r w:rsidR="00DF481F" w:rsidRPr="00D61CE1" w:rsidDel="00515DA6">
          <w:rPr>
            <w:rFonts w:ascii="Arial" w:eastAsia="Times New Roman" w:hAnsi="Arial" w:cs="Arial"/>
            <w:color w:val="000000" w:themeColor="text1"/>
            <w:lang w:eastAsia="en-GB"/>
          </w:rPr>
          <w:delText xml:space="preserve">, </w:delText>
        </w:r>
        <w:r w:rsidDel="00515DA6">
          <w:rPr>
            <w:rFonts w:ascii="Arial" w:eastAsia="Times New Roman" w:hAnsi="Arial" w:cs="Arial"/>
            <w:color w:val="000000" w:themeColor="text1"/>
            <w:lang w:eastAsia="en-GB"/>
          </w:rPr>
          <w:delText>(</w:delText>
        </w:r>
        <w:r w:rsidR="0013694E" w:rsidRPr="00D61CE1" w:rsidDel="00515DA6">
          <w:rPr>
            <w:rFonts w:ascii="Arial" w:eastAsia="Times New Roman" w:hAnsi="Arial" w:cs="Arial"/>
            <w:color w:val="000000" w:themeColor="text1"/>
            <w:lang w:eastAsia="en-GB"/>
          </w:rPr>
          <w:delText>participants</w:delText>
        </w:r>
        <w:r w:rsidR="00DF481F" w:rsidRPr="00D61CE1" w:rsidDel="00515DA6">
          <w:rPr>
            <w:rFonts w:ascii="Arial" w:eastAsia="Times New Roman" w:hAnsi="Arial" w:cs="Arial"/>
            <w:color w:val="000000" w:themeColor="text1"/>
            <w:lang w:eastAsia="en-GB"/>
          </w:rPr>
          <w:delText xml:space="preserve"> bias</w:delText>
        </w:r>
        <w:r w:rsidR="0013694E" w:rsidRPr="00D61CE1" w:rsidDel="00515DA6">
          <w:rPr>
            <w:rFonts w:ascii="Arial" w:eastAsia="Times New Roman" w:hAnsi="Arial" w:cs="Arial"/>
            <w:color w:val="000000" w:themeColor="text1"/>
            <w:lang w:eastAsia="en-GB"/>
          </w:rPr>
          <w:delText xml:space="preserve"> </w:delText>
        </w:r>
        <w:r w:rsidDel="00515DA6">
          <w:rPr>
            <w:rFonts w:ascii="Arial" w:eastAsia="Times New Roman" w:hAnsi="Arial" w:cs="Arial"/>
            <w:color w:val="000000" w:themeColor="text1"/>
            <w:lang w:eastAsia="en-GB"/>
          </w:rPr>
          <w:delText xml:space="preserve">would be greatest </w:delText>
        </w:r>
        <w:r w:rsidR="0013694E" w:rsidRPr="00D61CE1" w:rsidDel="00515DA6">
          <w:rPr>
            <w:rFonts w:ascii="Arial" w:eastAsia="Times New Roman" w:hAnsi="Arial" w:cs="Arial"/>
            <w:color w:val="000000" w:themeColor="text1"/>
            <w:lang w:eastAsia="en-GB"/>
          </w:rPr>
          <w:delText>for guilt</w:delText>
        </w:r>
        <w:r w:rsidR="009D7BCA" w:rsidRPr="00D61CE1" w:rsidDel="00515DA6">
          <w:rPr>
            <w:rFonts w:ascii="Arial" w:eastAsia="Times New Roman" w:hAnsi="Arial" w:cs="Arial"/>
            <w:color w:val="000000" w:themeColor="text1"/>
            <w:lang w:eastAsia="en-GB"/>
          </w:rPr>
          <w:delText>y</w:delText>
        </w:r>
        <w:r w:rsidR="0013694E" w:rsidRPr="00D61CE1" w:rsidDel="00515DA6">
          <w:rPr>
            <w:rFonts w:ascii="Arial" w:eastAsia="Times New Roman" w:hAnsi="Arial" w:cs="Arial"/>
            <w:color w:val="000000" w:themeColor="text1"/>
            <w:lang w:eastAsia="en-GB"/>
          </w:rPr>
          <w:delText xml:space="preserve"> claims</w:delText>
        </w:r>
        <w:r w:rsidDel="00515DA6">
          <w:rPr>
            <w:rFonts w:ascii="Arial" w:eastAsia="Times New Roman" w:hAnsi="Arial" w:cs="Arial"/>
            <w:color w:val="000000" w:themeColor="text1"/>
            <w:lang w:eastAsia="en-GB"/>
          </w:rPr>
          <w:delText xml:space="preserve"> about atheist Suspects) using an</w:delText>
        </w:r>
        <w:r w:rsidR="0013694E" w:rsidRPr="00D61CE1" w:rsidDel="00515DA6">
          <w:rPr>
            <w:rFonts w:ascii="Arial" w:eastAsia="Times New Roman" w:hAnsi="Arial" w:cs="Arial"/>
            <w:color w:val="000000" w:themeColor="text1"/>
            <w:lang w:eastAsia="en-GB"/>
          </w:rPr>
          <w:delText xml:space="preserve"> ANOVA with </w:delText>
        </w:r>
        <w:r w:rsidDel="00515DA6">
          <w:rPr>
            <w:rFonts w:ascii="Arial" w:eastAsia="Times New Roman" w:hAnsi="Arial" w:cs="Arial"/>
            <w:color w:val="000000" w:themeColor="text1"/>
            <w:lang w:eastAsia="en-GB"/>
          </w:rPr>
          <w:delText xml:space="preserve">factors </w:delText>
        </w:r>
        <w:r w:rsidR="0013694E" w:rsidRPr="00D61CE1" w:rsidDel="00515DA6">
          <w:rPr>
            <w:rFonts w:ascii="Arial" w:eastAsia="Times New Roman" w:hAnsi="Arial" w:cs="Arial"/>
            <w:i/>
            <w:color w:val="000000" w:themeColor="text1"/>
            <w:lang w:eastAsia="en-GB"/>
          </w:rPr>
          <w:delText>Suspect</w:delText>
        </w:r>
        <w:r w:rsidR="0013694E" w:rsidRPr="00D61CE1" w:rsidDel="00515DA6">
          <w:rPr>
            <w:rFonts w:ascii="Arial" w:eastAsia="Times New Roman" w:hAnsi="Arial" w:cs="Arial"/>
            <w:color w:val="000000" w:themeColor="text1"/>
            <w:lang w:eastAsia="en-GB"/>
          </w:rPr>
          <w:delText xml:space="preserve"> and </w:delText>
        </w:r>
        <w:r w:rsidR="0013694E" w:rsidRPr="00D61CE1" w:rsidDel="00515DA6">
          <w:rPr>
            <w:rFonts w:ascii="Arial" w:eastAsia="Times New Roman" w:hAnsi="Arial" w:cs="Arial"/>
            <w:i/>
            <w:color w:val="000000" w:themeColor="text1"/>
            <w:lang w:eastAsia="en-GB"/>
          </w:rPr>
          <w:delText>Claim</w:delText>
        </w:r>
        <w:r w:rsidR="0013694E" w:rsidRPr="00D61CE1" w:rsidDel="00515DA6">
          <w:rPr>
            <w:rFonts w:ascii="Arial" w:eastAsia="Times New Roman" w:hAnsi="Arial" w:cs="Arial"/>
            <w:color w:val="000000" w:themeColor="text1"/>
            <w:lang w:eastAsia="en-GB"/>
          </w:rPr>
          <w:delText>.</w:delText>
        </w:r>
        <w:r w:rsidDel="00515DA6">
          <w:rPr>
            <w:rFonts w:ascii="Arial" w:eastAsia="Times New Roman" w:hAnsi="Arial" w:cs="Arial"/>
            <w:color w:val="000000" w:themeColor="text1"/>
            <w:lang w:eastAsia="en-GB"/>
          </w:rPr>
          <w:delText xml:space="preserve"> We addressed p</w:delText>
        </w:r>
        <w:r w:rsidR="0013694E" w:rsidRPr="00D61CE1" w:rsidDel="00515DA6">
          <w:rPr>
            <w:rFonts w:ascii="Arial" w:eastAsia="Times New Roman" w:hAnsi="Arial" w:cs="Arial"/>
            <w:color w:val="000000" w:themeColor="text1"/>
            <w:lang w:eastAsia="en-GB"/>
          </w:rPr>
          <w:delText xml:space="preserve">re-registered hypothesis #3 </w:delText>
        </w:r>
        <w:r w:rsidDel="00515DA6">
          <w:rPr>
            <w:rFonts w:ascii="Arial" w:eastAsia="Times New Roman" w:hAnsi="Arial" w:cs="Arial"/>
            <w:color w:val="000000" w:themeColor="text1"/>
            <w:lang w:eastAsia="en-GB"/>
          </w:rPr>
          <w:delText>(</w:delText>
        </w:r>
        <w:r w:rsidR="0013694E" w:rsidRPr="00D61CE1" w:rsidDel="00515DA6">
          <w:rPr>
            <w:rFonts w:ascii="Arial" w:eastAsia="Times New Roman" w:hAnsi="Arial" w:cs="Arial"/>
            <w:color w:val="000000" w:themeColor="text1"/>
            <w:lang w:eastAsia="en-GB"/>
          </w:rPr>
          <w:delText xml:space="preserve">religiously-affiliated participants </w:delText>
        </w:r>
        <w:r w:rsidDel="00515DA6">
          <w:rPr>
            <w:rFonts w:ascii="Arial" w:eastAsia="Times New Roman" w:hAnsi="Arial" w:cs="Arial"/>
            <w:color w:val="000000" w:themeColor="text1"/>
            <w:lang w:eastAsia="en-GB"/>
          </w:rPr>
          <w:delText>would</w:delText>
        </w:r>
        <w:r w:rsidR="0013694E" w:rsidRPr="00D61CE1" w:rsidDel="00515DA6">
          <w:rPr>
            <w:rFonts w:ascii="Arial" w:eastAsia="Times New Roman" w:hAnsi="Arial" w:cs="Arial"/>
            <w:color w:val="000000" w:themeColor="text1"/>
            <w:lang w:eastAsia="en-GB"/>
          </w:rPr>
          <w:delText xml:space="preserve"> show larger effects </w:delText>
        </w:r>
        <w:r w:rsidR="005F382F" w:rsidRPr="00D61CE1" w:rsidDel="00515DA6">
          <w:rPr>
            <w:rFonts w:ascii="Arial" w:eastAsia="Times New Roman" w:hAnsi="Arial" w:cs="Arial"/>
            <w:color w:val="000000" w:themeColor="text1"/>
            <w:lang w:eastAsia="en-GB"/>
          </w:rPr>
          <w:delText>of Suspect</w:delText>
        </w:r>
        <w:r w:rsidDel="00515DA6">
          <w:rPr>
            <w:rFonts w:ascii="Arial" w:eastAsia="Times New Roman" w:hAnsi="Arial" w:cs="Arial"/>
            <w:color w:val="000000" w:themeColor="text1"/>
            <w:lang w:eastAsia="en-GB"/>
          </w:rPr>
          <w:delText>) by</w:delText>
        </w:r>
        <w:r w:rsidR="0013694E" w:rsidRPr="00D61CE1" w:rsidDel="00515DA6">
          <w:rPr>
            <w:rFonts w:ascii="Arial" w:eastAsia="Times New Roman" w:hAnsi="Arial" w:cs="Arial"/>
            <w:color w:val="000000" w:themeColor="text1"/>
            <w:lang w:eastAsia="en-GB"/>
          </w:rPr>
          <w:delText xml:space="preserve"> add</w:delText>
        </w:r>
        <w:r w:rsidDel="00515DA6">
          <w:rPr>
            <w:rFonts w:ascii="Arial" w:eastAsia="Times New Roman" w:hAnsi="Arial" w:cs="Arial"/>
            <w:color w:val="000000" w:themeColor="text1"/>
            <w:lang w:eastAsia="en-GB"/>
          </w:rPr>
          <w:delText>ing</w:delText>
        </w:r>
        <w:r w:rsidR="0013694E" w:rsidRPr="00D61CE1" w:rsidDel="00515DA6">
          <w:rPr>
            <w:rFonts w:ascii="Arial" w:eastAsia="Times New Roman" w:hAnsi="Arial" w:cs="Arial"/>
            <w:color w:val="000000" w:themeColor="text1"/>
            <w:lang w:eastAsia="en-GB"/>
          </w:rPr>
          <w:delText xml:space="preserve"> </w:delText>
        </w:r>
        <w:r w:rsidR="0013694E" w:rsidRPr="00D61CE1" w:rsidDel="00515DA6">
          <w:rPr>
            <w:rFonts w:ascii="Arial" w:eastAsia="Times New Roman" w:hAnsi="Arial" w:cs="Arial"/>
            <w:i/>
            <w:color w:val="000000" w:themeColor="text1"/>
            <w:lang w:eastAsia="en-GB"/>
          </w:rPr>
          <w:delText>Affiliation</w:delText>
        </w:r>
        <w:r w:rsidR="0013694E" w:rsidRPr="00D61CE1" w:rsidDel="00515DA6">
          <w:rPr>
            <w:rFonts w:ascii="Arial" w:eastAsia="Times New Roman" w:hAnsi="Arial" w:cs="Arial"/>
            <w:color w:val="000000" w:themeColor="text1"/>
            <w:lang w:eastAsia="en-GB"/>
          </w:rPr>
          <w:delText xml:space="preserve"> </w:delText>
        </w:r>
        <w:r w:rsidDel="00515DA6">
          <w:rPr>
            <w:rFonts w:ascii="Arial" w:eastAsia="Times New Roman" w:hAnsi="Arial" w:cs="Arial"/>
            <w:color w:val="000000" w:themeColor="text1"/>
            <w:lang w:eastAsia="en-GB"/>
          </w:rPr>
          <w:delText>to this ANOVA</w:delText>
        </w:r>
        <w:r w:rsidR="0013694E" w:rsidRPr="00D61CE1" w:rsidDel="00515DA6">
          <w:rPr>
            <w:rFonts w:ascii="Arial" w:eastAsia="Times New Roman" w:hAnsi="Arial" w:cs="Arial"/>
            <w:color w:val="000000" w:themeColor="text1"/>
            <w:lang w:eastAsia="en-GB"/>
          </w:rPr>
          <w:delText>.</w:delText>
        </w:r>
      </w:del>
    </w:p>
    <w:p w14:paraId="6F5ABEA1" w14:textId="28757262" w:rsidR="00227484" w:rsidRPr="00D61CE1" w:rsidDel="00040587" w:rsidRDefault="00227484" w:rsidP="009E1E40">
      <w:pPr>
        <w:spacing w:before="240" w:after="0" w:line="480" w:lineRule="auto"/>
        <w:ind w:firstLine="720"/>
        <w:rPr>
          <w:del w:id="449" w:author="Furl, Nicholas" w:date="2024-10-01T12:50:00Z" w16du:dateUtc="2024-10-01T11:50:00Z"/>
          <w:rFonts w:ascii="Arial" w:eastAsia="Times New Roman" w:hAnsi="Arial" w:cs="Arial"/>
          <w:color w:val="000000" w:themeColor="text1"/>
          <w:lang w:eastAsia="en-GB"/>
        </w:rPr>
      </w:pPr>
      <w:del w:id="450" w:author="Furl, Nicholas" w:date="2024-10-01T12:50:00Z" w16du:dateUtc="2024-10-01T11:50:00Z">
        <w:r w:rsidDel="00040587">
          <w:rPr>
            <w:rFonts w:ascii="Arial" w:eastAsia="Times New Roman" w:hAnsi="Arial" w:cs="Arial"/>
            <w:color w:val="000000" w:themeColor="text1"/>
            <w:lang w:eastAsia="en-GB"/>
          </w:rPr>
          <w:delText>Data, study materials (stimuli) and code will be uploaded to a public archive following acceptance of the manuscript for publication and will be available for sharing by email request from the corresponding author in the meantime.</w:delText>
        </w:r>
      </w:del>
    </w:p>
    <w:p w14:paraId="575F28AD" w14:textId="77777777" w:rsidR="008D329F" w:rsidRPr="00D61CE1" w:rsidRDefault="008D329F" w:rsidP="009E1E40">
      <w:pPr>
        <w:spacing w:before="240" w:after="0" w:line="480" w:lineRule="auto"/>
        <w:ind w:firstLine="720"/>
        <w:rPr>
          <w:rFonts w:ascii="Arial" w:eastAsia="Times New Roman" w:hAnsi="Arial" w:cs="Arial"/>
          <w:color w:val="000000" w:themeColor="text1"/>
          <w:lang w:eastAsia="en-GB"/>
        </w:rPr>
      </w:pPr>
    </w:p>
    <w:p w14:paraId="6DB0EA60" w14:textId="079A97A2" w:rsidR="004E09F5" w:rsidRPr="00D61CE1" w:rsidRDefault="00E37186" w:rsidP="004F268C">
      <w:pPr>
        <w:spacing w:before="100" w:after="0" w:line="480" w:lineRule="auto"/>
        <w:rPr>
          <w:rFonts w:ascii="Arial" w:eastAsia="Times New Roman" w:hAnsi="Arial" w:cs="Arial"/>
          <w:b/>
          <w:bCs/>
          <w:color w:val="000000" w:themeColor="text1"/>
          <w:lang w:eastAsia="en-GB"/>
        </w:rPr>
      </w:pPr>
      <w:r w:rsidRPr="00D61CE1">
        <w:rPr>
          <w:rFonts w:ascii="Arial" w:eastAsia="Times New Roman" w:hAnsi="Arial" w:cs="Arial"/>
          <w:b/>
          <w:bCs/>
          <w:color w:val="000000" w:themeColor="text1"/>
          <w:lang w:eastAsia="en-GB"/>
        </w:rPr>
        <w:t>Results</w:t>
      </w:r>
    </w:p>
    <w:p w14:paraId="50B7E6A3" w14:textId="4288ACD1" w:rsidR="00A5173F" w:rsidRPr="00D61CE1" w:rsidDel="00515DA6" w:rsidRDefault="00EA05D4" w:rsidP="004F268C">
      <w:pPr>
        <w:spacing w:before="100" w:after="0" w:line="480" w:lineRule="auto"/>
        <w:rPr>
          <w:del w:id="451" w:author="Furl, Nicholas" w:date="2024-10-01T15:15:00Z" w16du:dateUtc="2024-10-01T14:15:00Z"/>
          <w:rFonts w:ascii="Arial" w:eastAsia="Times New Roman" w:hAnsi="Arial" w:cs="Arial"/>
          <w:color w:val="000000" w:themeColor="text1"/>
          <w:lang w:eastAsia="en-GB"/>
        </w:rPr>
      </w:pPr>
      <w:del w:id="452" w:author="Furl, Nicholas" w:date="2024-10-01T15:15:00Z" w16du:dateUtc="2024-10-01T14:15:00Z">
        <w:r w:rsidDel="00515DA6">
          <w:rPr>
            <w:rFonts w:ascii="Arial" w:eastAsia="Times New Roman" w:hAnsi="Arial" w:cs="Arial"/>
            <w:color w:val="000000" w:themeColor="text1"/>
            <w:lang w:eastAsia="en-GB"/>
          </w:rPr>
          <w:delText>W</w:delText>
        </w:r>
        <w:r w:rsidRPr="00EA05D4" w:rsidDel="00515DA6">
          <w:rPr>
            <w:rFonts w:ascii="Arial" w:eastAsia="Times New Roman" w:hAnsi="Arial" w:cs="Arial"/>
            <w:color w:val="000000" w:themeColor="text1"/>
            <w:lang w:eastAsia="en-GB"/>
          </w:rPr>
          <w:delText xml:space="preserve">e </w:delText>
        </w:r>
        <w:r w:rsidDel="00515DA6">
          <w:rPr>
            <w:rFonts w:ascii="Arial" w:eastAsia="Times New Roman" w:hAnsi="Arial" w:cs="Arial"/>
            <w:color w:val="000000" w:themeColor="text1"/>
            <w:lang w:eastAsia="en-GB"/>
          </w:rPr>
          <w:delText>first use</w:delText>
        </w:r>
        <w:r w:rsidRPr="00EA05D4" w:rsidDel="00515DA6">
          <w:rPr>
            <w:rFonts w:ascii="Arial" w:eastAsia="Times New Roman" w:hAnsi="Arial" w:cs="Arial"/>
            <w:color w:val="000000" w:themeColor="text1"/>
            <w:lang w:eastAsia="en-GB"/>
          </w:rPr>
          <w:delText xml:space="preserve"> Participant Probability </w:delText>
        </w:r>
        <w:r w:rsidDel="00515DA6">
          <w:rPr>
            <w:rFonts w:ascii="Arial" w:eastAsia="Times New Roman" w:hAnsi="Arial" w:cs="Arial"/>
            <w:color w:val="000000" w:themeColor="text1"/>
            <w:lang w:eastAsia="en-GB"/>
          </w:rPr>
          <w:delText>and Participant Adjustment Analyse</w:delText>
        </w:r>
        <w:r w:rsidRPr="00EA05D4" w:rsidDel="00515DA6">
          <w:rPr>
            <w:rFonts w:ascii="Arial" w:eastAsia="Times New Roman" w:hAnsi="Arial" w:cs="Arial"/>
            <w:color w:val="000000" w:themeColor="text1"/>
            <w:lang w:eastAsia="en-GB"/>
          </w:rPr>
          <w:delText xml:space="preserve">s </w:delText>
        </w:r>
        <w:r w:rsidDel="00515DA6">
          <w:rPr>
            <w:rFonts w:ascii="Arial" w:eastAsia="Times New Roman" w:hAnsi="Arial" w:cs="Arial"/>
            <w:color w:val="000000" w:themeColor="text1"/>
            <w:lang w:eastAsia="en-GB"/>
          </w:rPr>
          <w:delText xml:space="preserve">to confirm </w:delText>
        </w:r>
        <w:r w:rsidRPr="00EA05D4" w:rsidDel="00515DA6">
          <w:rPr>
            <w:rFonts w:ascii="Arial" w:eastAsia="Times New Roman" w:hAnsi="Arial" w:cs="Arial"/>
            <w:color w:val="000000" w:themeColor="text1"/>
            <w:lang w:eastAsia="en-GB"/>
          </w:rPr>
          <w:delText xml:space="preserve">expectations about basic data features. We then report tests related to Suspect </w:delText>
        </w:r>
        <w:r w:rsidDel="00515DA6">
          <w:rPr>
            <w:rFonts w:ascii="Arial" w:eastAsia="Times New Roman" w:hAnsi="Arial" w:cs="Arial"/>
            <w:color w:val="000000" w:themeColor="text1"/>
            <w:lang w:eastAsia="en-GB"/>
          </w:rPr>
          <w:delText xml:space="preserve">effects </w:delText>
        </w:r>
        <w:r w:rsidRPr="00EA05D4" w:rsidDel="00515DA6">
          <w:rPr>
            <w:rFonts w:ascii="Arial" w:eastAsia="Times New Roman" w:hAnsi="Arial" w:cs="Arial"/>
            <w:color w:val="000000" w:themeColor="text1"/>
            <w:lang w:eastAsia="en-GB"/>
          </w:rPr>
          <w:delText xml:space="preserve">on Probability, Adjustment and Bias (including pre-registered hypotheses #1 and </w:delText>
        </w:r>
        <w:r w:rsidR="00B17078" w:rsidDel="00515DA6">
          <w:rPr>
            <w:rFonts w:ascii="Arial" w:eastAsia="Times New Roman" w:hAnsi="Arial" w:cs="Arial"/>
            <w:color w:val="000000" w:themeColor="text1"/>
            <w:lang w:eastAsia="en-GB"/>
          </w:rPr>
          <w:delText>#</w:delText>
        </w:r>
        <w:r w:rsidRPr="00EA05D4" w:rsidDel="00515DA6">
          <w:rPr>
            <w:rFonts w:ascii="Arial" w:eastAsia="Times New Roman" w:hAnsi="Arial" w:cs="Arial"/>
            <w:color w:val="000000" w:themeColor="text1"/>
            <w:lang w:eastAsia="en-GB"/>
          </w:rPr>
          <w:delText xml:space="preserve">2). Then, we report tests related to Affiliation on Probability, Adjustment and Bias (including pre-registered hypothesis #3). Last, we </w:delText>
        </w:r>
        <w:r w:rsidR="0091547C" w:rsidDel="00515DA6">
          <w:rPr>
            <w:rFonts w:ascii="Arial" w:eastAsia="Times New Roman" w:hAnsi="Arial" w:cs="Arial"/>
            <w:color w:val="000000" w:themeColor="text1"/>
            <w:lang w:eastAsia="en-GB"/>
          </w:rPr>
          <w:delText>report</w:delText>
        </w:r>
        <w:r w:rsidRPr="00EA05D4" w:rsidDel="00515DA6">
          <w:rPr>
            <w:rFonts w:ascii="Arial" w:eastAsia="Times New Roman" w:hAnsi="Arial" w:cs="Arial"/>
            <w:color w:val="000000" w:themeColor="text1"/>
            <w:lang w:eastAsia="en-GB"/>
          </w:rPr>
          <w:delText xml:space="preserve"> evidence for disconfirmatory evidence</w:delText>
        </w:r>
        <w:r w:rsidR="0091547C" w:rsidDel="00515DA6">
          <w:rPr>
            <w:rFonts w:ascii="Arial" w:eastAsia="Times New Roman" w:hAnsi="Arial" w:cs="Arial"/>
            <w:color w:val="000000" w:themeColor="text1"/>
            <w:lang w:eastAsia="en-GB"/>
          </w:rPr>
          <w:delText xml:space="preserve"> bias</w:delText>
        </w:r>
        <w:r w:rsidRPr="00EA05D4" w:rsidDel="00515DA6">
          <w:rPr>
            <w:rFonts w:ascii="Arial" w:eastAsia="Times New Roman" w:hAnsi="Arial" w:cs="Arial"/>
            <w:color w:val="000000" w:themeColor="text1"/>
            <w:lang w:eastAsia="en-GB"/>
          </w:rPr>
          <w:delText>.</w:delText>
        </w:r>
      </w:del>
    </w:p>
    <w:p w14:paraId="28C21748" w14:textId="3FE67181" w:rsidR="00A5173F" w:rsidRPr="00D61CE1" w:rsidRDefault="00AC4925" w:rsidP="00A5173F">
      <w:pPr>
        <w:spacing w:before="100" w:after="0" w:line="480" w:lineRule="auto"/>
        <w:rPr>
          <w:rFonts w:ascii="Arial" w:eastAsia="Times New Roman" w:hAnsi="Arial" w:cs="Arial"/>
          <w:i/>
          <w:color w:val="000000" w:themeColor="text1"/>
          <w:lang w:eastAsia="en-GB"/>
        </w:rPr>
      </w:pPr>
      <w:r w:rsidRPr="00D61CE1">
        <w:rPr>
          <w:rFonts w:ascii="Arial" w:eastAsia="Times New Roman" w:hAnsi="Arial" w:cs="Arial"/>
          <w:i/>
          <w:color w:val="000000" w:themeColor="text1"/>
          <w:lang w:eastAsia="en-GB"/>
        </w:rPr>
        <w:t xml:space="preserve">Basic </w:t>
      </w:r>
      <w:r w:rsidR="004931C6" w:rsidRPr="00D61CE1">
        <w:rPr>
          <w:rFonts w:ascii="Arial" w:eastAsia="Times New Roman" w:hAnsi="Arial" w:cs="Arial"/>
          <w:i/>
          <w:color w:val="000000" w:themeColor="text1"/>
          <w:lang w:eastAsia="en-GB"/>
        </w:rPr>
        <w:t>data features of probability and adjustment</w:t>
      </w:r>
    </w:p>
    <w:p w14:paraId="371C684D" w14:textId="2FA042A6" w:rsidR="004E09F5" w:rsidRPr="00D61CE1" w:rsidRDefault="00141268" w:rsidP="000348EB">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W</w:t>
      </w:r>
      <w:r w:rsidR="000F63AB" w:rsidRPr="00D61CE1">
        <w:rPr>
          <w:rFonts w:ascii="Arial" w:eastAsia="Times New Roman" w:hAnsi="Arial" w:cs="Arial"/>
          <w:color w:val="000000" w:themeColor="text1"/>
          <w:lang w:eastAsia="en-GB"/>
        </w:rPr>
        <w:t xml:space="preserve">e first orient the reader to </w:t>
      </w:r>
      <w:r w:rsidR="009F6F39" w:rsidRPr="00D61CE1">
        <w:rPr>
          <w:rFonts w:ascii="Arial" w:eastAsia="Times New Roman" w:hAnsi="Arial" w:cs="Arial"/>
          <w:color w:val="000000" w:themeColor="text1"/>
          <w:lang w:eastAsia="en-GB"/>
        </w:rPr>
        <w:t>basic</w:t>
      </w:r>
      <w:r w:rsidR="000F63AB"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data </w:t>
      </w:r>
      <w:r w:rsidR="000F63AB" w:rsidRPr="00D61CE1">
        <w:rPr>
          <w:rFonts w:ascii="Arial" w:eastAsia="Times New Roman" w:hAnsi="Arial" w:cs="Arial"/>
          <w:color w:val="000000" w:themeColor="text1"/>
          <w:lang w:eastAsia="en-GB"/>
        </w:rPr>
        <w:t xml:space="preserve">features, important for </w:t>
      </w:r>
      <w:r w:rsidR="004931C6" w:rsidRPr="00D61CE1">
        <w:rPr>
          <w:rFonts w:ascii="Arial" w:eastAsia="Times New Roman" w:hAnsi="Arial" w:cs="Arial"/>
          <w:color w:val="000000" w:themeColor="text1"/>
          <w:lang w:eastAsia="en-GB"/>
        </w:rPr>
        <w:t xml:space="preserve">contextualising the reports that </w:t>
      </w:r>
      <w:r w:rsidR="000F63AB" w:rsidRPr="00D61CE1">
        <w:rPr>
          <w:rFonts w:ascii="Arial" w:eastAsia="Times New Roman" w:hAnsi="Arial" w:cs="Arial"/>
          <w:color w:val="000000" w:themeColor="text1"/>
          <w:lang w:eastAsia="en-GB"/>
        </w:rPr>
        <w:t xml:space="preserve">follow. </w:t>
      </w:r>
      <w:r w:rsidR="004E09F5" w:rsidRPr="00D61CE1">
        <w:rPr>
          <w:rFonts w:ascii="Arial" w:eastAsia="Times New Roman" w:hAnsi="Arial" w:cs="Arial"/>
          <w:color w:val="000000" w:themeColor="text1"/>
          <w:lang w:eastAsia="en-GB"/>
        </w:rPr>
        <w:t xml:space="preserve">Figure 1 </w:t>
      </w:r>
      <w:del w:id="453" w:author="Furl, Nicholas" w:date="2024-10-01T15:31:00Z" w16du:dateUtc="2024-10-01T14:31:00Z">
        <w:r w:rsidR="003771FA" w:rsidDel="00E21AED">
          <w:rPr>
            <w:rFonts w:ascii="Arial" w:eastAsia="Times New Roman" w:hAnsi="Arial" w:cs="Arial"/>
            <w:color w:val="000000" w:themeColor="text1"/>
            <w:lang w:eastAsia="en-GB"/>
          </w:rPr>
          <w:delText>(</w:delText>
        </w:r>
      </w:del>
      <w:del w:id="454" w:author="Furl, Nicholas" w:date="2024-10-01T15:30:00Z" w16du:dateUtc="2024-10-01T14:30:00Z">
        <w:r w:rsidR="003771FA" w:rsidDel="00E21AED">
          <w:rPr>
            <w:rFonts w:ascii="Arial" w:eastAsia="Times New Roman" w:hAnsi="Arial" w:cs="Arial"/>
            <w:color w:val="000000" w:themeColor="text1"/>
            <w:lang w:eastAsia="en-GB"/>
          </w:rPr>
          <w:delText xml:space="preserve">left </w:delText>
        </w:r>
      </w:del>
      <w:del w:id="455" w:author="Furl, Nicholas" w:date="2024-10-01T15:31:00Z" w16du:dateUtc="2024-10-01T14:31:00Z">
        <w:r w:rsidR="003771FA" w:rsidDel="00E21AED">
          <w:rPr>
            <w:rFonts w:ascii="Arial" w:eastAsia="Times New Roman" w:hAnsi="Arial" w:cs="Arial"/>
            <w:color w:val="000000" w:themeColor="text1"/>
            <w:lang w:eastAsia="en-GB"/>
          </w:rPr>
          <w:delText xml:space="preserve">panels) </w:delText>
        </w:r>
      </w:del>
      <w:r w:rsidR="004E09F5" w:rsidRPr="00D61CE1">
        <w:rPr>
          <w:rFonts w:ascii="Arial" w:eastAsia="Times New Roman" w:hAnsi="Arial" w:cs="Arial"/>
          <w:color w:val="000000" w:themeColor="text1"/>
          <w:lang w:eastAsia="en-GB"/>
        </w:rPr>
        <w:t>overview</w:t>
      </w:r>
      <w:r w:rsidR="003771FA">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 xml:space="preserve"> </w:t>
      </w:r>
      <w:r w:rsidR="003771FA">
        <w:rPr>
          <w:rFonts w:ascii="Arial" w:eastAsia="Times New Roman" w:hAnsi="Arial" w:cs="Arial"/>
          <w:color w:val="000000" w:themeColor="text1"/>
          <w:lang w:eastAsia="en-GB"/>
        </w:rPr>
        <w:t>evolution of</w:t>
      </w:r>
      <w:r w:rsidR="004E09F5" w:rsidRPr="00D61CE1">
        <w:rPr>
          <w:rFonts w:ascii="Arial" w:eastAsia="Times New Roman" w:hAnsi="Arial" w:cs="Arial"/>
          <w:color w:val="000000" w:themeColor="text1"/>
          <w:lang w:eastAsia="en-GB"/>
        </w:rPr>
        <w:t xml:space="preserve"> </w:t>
      </w:r>
      <w:ins w:id="456" w:author="Furl, Nicholas" w:date="2024-10-01T15:30:00Z" w16du:dateUtc="2024-10-01T14:30:00Z">
        <w:r w:rsidR="00E21AED">
          <w:rPr>
            <w:rFonts w:ascii="Arial" w:eastAsia="Times New Roman" w:hAnsi="Arial" w:cs="Arial"/>
            <w:color w:val="000000" w:themeColor="text1"/>
            <w:lang w:eastAsia="en-GB"/>
          </w:rPr>
          <w:t xml:space="preserve">participants’ </w:t>
        </w:r>
      </w:ins>
      <w:r w:rsidR="003771FA">
        <w:rPr>
          <w:rFonts w:ascii="Arial" w:eastAsia="Times New Roman" w:hAnsi="Arial" w:cs="Arial"/>
          <w:color w:val="000000" w:themeColor="text1"/>
          <w:lang w:eastAsia="en-GB"/>
        </w:rPr>
        <w:t>P</w:t>
      </w:r>
      <w:r w:rsidR="004E09F5" w:rsidRPr="00D61CE1">
        <w:rPr>
          <w:rFonts w:ascii="Arial" w:eastAsia="Times New Roman" w:hAnsi="Arial" w:cs="Arial"/>
          <w:color w:val="000000" w:themeColor="text1"/>
          <w:lang w:eastAsia="en-GB"/>
        </w:rPr>
        <w:t xml:space="preserve">robability (0 </w:t>
      </w:r>
      <w:r w:rsidR="009F6F39" w:rsidRPr="00D61CE1">
        <w:rPr>
          <w:rFonts w:ascii="Arial" w:eastAsia="Times New Roman" w:hAnsi="Arial" w:cs="Arial"/>
          <w:color w:val="000000" w:themeColor="text1"/>
          <w:lang w:eastAsia="en-GB"/>
        </w:rPr>
        <w:t xml:space="preserve">= innocent, </w:t>
      </w:r>
      <w:r w:rsidR="004E09F5" w:rsidRPr="00D61CE1">
        <w:rPr>
          <w:rFonts w:ascii="Arial" w:eastAsia="Times New Roman" w:hAnsi="Arial" w:cs="Arial"/>
          <w:color w:val="000000" w:themeColor="text1"/>
          <w:lang w:eastAsia="en-GB"/>
        </w:rPr>
        <w:t xml:space="preserve">100 </w:t>
      </w:r>
      <w:r w:rsidR="009F6F39" w:rsidRPr="00D61CE1">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 guilty) </w:t>
      </w:r>
      <w:r w:rsidR="00D47121" w:rsidRPr="00D61CE1">
        <w:rPr>
          <w:rFonts w:ascii="Arial" w:eastAsia="Times New Roman" w:hAnsi="Arial" w:cs="Arial"/>
          <w:color w:val="000000" w:themeColor="text1"/>
          <w:lang w:eastAsia="en-GB"/>
        </w:rPr>
        <w:t xml:space="preserve">as </w:t>
      </w:r>
      <w:r w:rsidR="003771FA">
        <w:rPr>
          <w:rFonts w:ascii="Arial" w:eastAsia="Times New Roman" w:hAnsi="Arial" w:cs="Arial"/>
          <w:color w:val="000000" w:themeColor="text1"/>
          <w:lang w:eastAsia="en-GB"/>
        </w:rPr>
        <w:t xml:space="preserve">sequences </w:t>
      </w:r>
      <w:r w:rsidR="00D47121" w:rsidRPr="00D61CE1">
        <w:rPr>
          <w:rFonts w:ascii="Arial" w:eastAsia="Times New Roman" w:hAnsi="Arial" w:cs="Arial"/>
          <w:color w:val="000000" w:themeColor="text1"/>
          <w:lang w:eastAsia="en-GB"/>
        </w:rPr>
        <w:t xml:space="preserve">progressed </w:t>
      </w:r>
      <w:r w:rsidR="004E09F5" w:rsidRPr="00D61CE1">
        <w:rPr>
          <w:rFonts w:ascii="Arial" w:eastAsia="Times New Roman" w:hAnsi="Arial" w:cs="Arial"/>
          <w:color w:val="000000" w:themeColor="text1"/>
          <w:lang w:eastAsia="en-GB"/>
        </w:rPr>
        <w:t xml:space="preserve">for </w:t>
      </w:r>
      <w:r w:rsidR="00B87E86" w:rsidRPr="00D61CE1">
        <w:rPr>
          <w:rFonts w:ascii="Arial" w:eastAsia="Times New Roman" w:hAnsi="Arial" w:cs="Arial"/>
          <w:color w:val="000000" w:themeColor="text1"/>
          <w:lang w:eastAsia="en-GB"/>
        </w:rPr>
        <w:t>guilt</w:t>
      </w:r>
      <w:r w:rsidR="00C86140" w:rsidRPr="00D61CE1">
        <w:rPr>
          <w:rFonts w:ascii="Arial" w:eastAsia="Times New Roman" w:hAnsi="Arial" w:cs="Arial"/>
          <w:color w:val="000000" w:themeColor="text1"/>
          <w:lang w:eastAsia="en-GB"/>
        </w:rPr>
        <w:t>y</w:t>
      </w:r>
      <w:r w:rsidR="00A45E8B" w:rsidRPr="00D61CE1">
        <w:rPr>
          <w:rFonts w:ascii="Arial" w:eastAsia="Times New Roman" w:hAnsi="Arial" w:cs="Arial"/>
          <w:color w:val="000000" w:themeColor="text1"/>
          <w:lang w:eastAsia="en-GB"/>
        </w:rPr>
        <w:t xml:space="preserve"> (60% </w:t>
      </w:r>
      <w:r w:rsidR="00DB4D7C">
        <w:rPr>
          <w:rFonts w:ascii="Arial" w:eastAsia="Times New Roman" w:hAnsi="Arial" w:cs="Arial"/>
          <w:color w:val="000000" w:themeColor="text1"/>
          <w:lang w:eastAsia="en-GB"/>
        </w:rPr>
        <w:t xml:space="preserve">guilty claims) </w:t>
      </w:r>
      <w:r w:rsidR="00A45E8B" w:rsidRPr="00D61CE1">
        <w:rPr>
          <w:rFonts w:ascii="Arial" w:eastAsia="Times New Roman" w:hAnsi="Arial" w:cs="Arial"/>
          <w:color w:val="000000" w:themeColor="text1"/>
          <w:lang w:eastAsia="en-GB"/>
        </w:rPr>
        <w:t xml:space="preserve">and </w:t>
      </w:r>
      <w:r w:rsidR="00B87E86" w:rsidRPr="00D61CE1">
        <w:rPr>
          <w:rFonts w:ascii="Arial" w:eastAsia="Times New Roman" w:hAnsi="Arial" w:cs="Arial"/>
          <w:color w:val="000000" w:themeColor="text1"/>
          <w:lang w:eastAsia="en-GB"/>
        </w:rPr>
        <w:t>i</w:t>
      </w:r>
      <w:r w:rsidR="00A45E8B" w:rsidRPr="00D61CE1">
        <w:rPr>
          <w:rFonts w:ascii="Arial" w:eastAsia="Times New Roman" w:hAnsi="Arial" w:cs="Arial"/>
          <w:color w:val="000000" w:themeColor="text1"/>
          <w:lang w:eastAsia="en-GB"/>
        </w:rPr>
        <w:t xml:space="preserve">nnocent </w:t>
      </w:r>
      <w:r w:rsidR="00DB4D7C">
        <w:rPr>
          <w:rFonts w:ascii="Arial" w:eastAsia="Times New Roman" w:hAnsi="Arial" w:cs="Arial"/>
          <w:color w:val="000000" w:themeColor="text1"/>
          <w:lang w:eastAsia="en-GB"/>
        </w:rPr>
        <w:t xml:space="preserve">(60% innocent) </w:t>
      </w:r>
      <w:r w:rsidR="00B87E86" w:rsidRPr="00D61CE1">
        <w:rPr>
          <w:rFonts w:ascii="Arial" w:eastAsia="Times New Roman" w:hAnsi="Arial" w:cs="Arial"/>
          <w:color w:val="000000" w:themeColor="text1"/>
          <w:lang w:eastAsia="en-GB"/>
        </w:rPr>
        <w:t>s</w:t>
      </w:r>
      <w:r w:rsidR="00A45E8B" w:rsidRPr="00D61CE1">
        <w:rPr>
          <w:rFonts w:ascii="Arial" w:eastAsia="Times New Roman" w:hAnsi="Arial" w:cs="Arial"/>
          <w:color w:val="000000" w:themeColor="text1"/>
          <w:lang w:eastAsia="en-GB"/>
        </w:rPr>
        <w:t>equences</w:t>
      </w:r>
      <w:r w:rsidR="00DB4D7C">
        <w:rPr>
          <w:rFonts w:ascii="Arial" w:eastAsia="Times New Roman" w:hAnsi="Arial" w:cs="Arial"/>
          <w:color w:val="000000" w:themeColor="text1"/>
          <w:lang w:eastAsia="en-GB"/>
        </w:rPr>
        <w:t>. Participants</w:t>
      </w:r>
      <w:ins w:id="457" w:author="Furl, Nicholas" w:date="2024-10-01T15:31:00Z" w16du:dateUtc="2024-10-01T14:31:00Z">
        <w:r w:rsidR="007D1822">
          <w:rPr>
            <w:rFonts w:ascii="Arial" w:eastAsia="Times New Roman" w:hAnsi="Arial" w:cs="Arial"/>
            <w:color w:val="000000" w:themeColor="text1"/>
            <w:lang w:eastAsia="en-GB"/>
          </w:rPr>
          <w:t xml:space="preserve"> </w:t>
        </w:r>
      </w:ins>
      <w:del w:id="458" w:author="Furl, Nicholas" w:date="2024-10-01T15:31:00Z" w16du:dateUtc="2024-10-01T14:31:00Z">
        <w:r w:rsidR="00DB4D7C" w:rsidDel="007D1822">
          <w:rPr>
            <w:rFonts w:ascii="Arial" w:eastAsia="Times New Roman" w:hAnsi="Arial" w:cs="Arial"/>
            <w:color w:val="000000" w:themeColor="text1"/>
            <w:lang w:eastAsia="en-GB"/>
          </w:rPr>
          <w:delText xml:space="preserve"> and ideal observer</w:delText>
        </w:r>
        <w:r w:rsidR="002626BF" w:rsidRPr="00D61CE1" w:rsidDel="007D1822">
          <w:rPr>
            <w:rFonts w:ascii="Arial" w:eastAsia="Times New Roman" w:hAnsi="Arial" w:cs="Arial"/>
            <w:color w:val="000000" w:themeColor="text1"/>
            <w:lang w:eastAsia="en-GB"/>
          </w:rPr>
          <w:delText xml:space="preserve"> </w:delText>
        </w:r>
      </w:del>
      <w:r w:rsidR="004E09F5" w:rsidRPr="00D61CE1">
        <w:rPr>
          <w:rFonts w:ascii="Arial" w:eastAsia="Times New Roman" w:hAnsi="Arial" w:cs="Arial"/>
          <w:color w:val="000000" w:themeColor="text1"/>
          <w:lang w:eastAsia="en-GB"/>
        </w:rPr>
        <w:t xml:space="preserve">estimated </w:t>
      </w:r>
      <w:ins w:id="459" w:author="Furl, Nicholas" w:date="2024-10-05T14:24:00Z" w16du:dateUtc="2024-10-05T13:24:00Z">
        <w:r w:rsidR="00D32119">
          <w:rPr>
            <w:rFonts w:ascii="Arial" w:eastAsia="Times New Roman" w:hAnsi="Arial" w:cs="Arial"/>
            <w:color w:val="000000" w:themeColor="text1"/>
            <w:lang w:eastAsia="en-GB"/>
          </w:rPr>
          <w:t xml:space="preserve">somewhat less than </w:t>
        </w:r>
      </w:ins>
      <w:del w:id="460" w:author="Furl, Nicholas" w:date="2024-10-05T14:24:00Z" w16du:dateUtc="2024-10-05T13:24:00Z">
        <w:r w:rsidR="004E09F5" w:rsidRPr="00D61CE1" w:rsidDel="00D32119">
          <w:rPr>
            <w:rFonts w:ascii="Arial" w:eastAsia="Times New Roman" w:hAnsi="Arial" w:cs="Arial"/>
            <w:color w:val="000000" w:themeColor="text1"/>
            <w:lang w:eastAsia="en-GB"/>
          </w:rPr>
          <w:delText xml:space="preserve">approximately </w:delText>
        </w:r>
      </w:del>
      <w:r w:rsidR="004E09F5" w:rsidRPr="00D61CE1">
        <w:rPr>
          <w:rFonts w:ascii="Arial" w:eastAsia="Times New Roman" w:hAnsi="Arial" w:cs="Arial"/>
          <w:color w:val="000000" w:themeColor="text1"/>
          <w:lang w:eastAsia="en-GB"/>
        </w:rPr>
        <w:t>50% probability before viewing wi</w:t>
      </w:r>
      <w:r w:rsidR="00381E65" w:rsidRPr="00D61CE1">
        <w:rPr>
          <w:rFonts w:ascii="Arial" w:eastAsia="Times New Roman" w:hAnsi="Arial" w:cs="Arial"/>
          <w:color w:val="000000" w:themeColor="text1"/>
          <w:lang w:eastAsia="en-GB"/>
        </w:rPr>
        <w:t>tnesses (</w:t>
      </w:r>
      <w:r w:rsidR="004E09F5" w:rsidRPr="00D61CE1">
        <w:rPr>
          <w:rFonts w:ascii="Arial" w:eastAsia="Times New Roman" w:hAnsi="Arial" w:cs="Arial"/>
          <w:color w:val="000000" w:themeColor="text1"/>
          <w:lang w:eastAsia="en-GB"/>
        </w:rPr>
        <w:t xml:space="preserve">position 0). Then, for </w:t>
      </w:r>
      <w:r w:rsidR="00B87E86" w:rsidRPr="00D61CE1">
        <w:rPr>
          <w:rFonts w:ascii="Arial" w:eastAsia="Times New Roman" w:hAnsi="Arial" w:cs="Arial"/>
          <w:color w:val="000000" w:themeColor="text1"/>
          <w:lang w:eastAsia="en-GB"/>
        </w:rPr>
        <w:t>g</w:t>
      </w:r>
      <w:r w:rsidR="009F6F39" w:rsidRPr="00D61CE1">
        <w:rPr>
          <w:rFonts w:ascii="Arial" w:eastAsia="Times New Roman" w:hAnsi="Arial" w:cs="Arial"/>
          <w:color w:val="000000" w:themeColor="text1"/>
          <w:lang w:eastAsia="en-GB"/>
        </w:rPr>
        <w:t>uilty s</w:t>
      </w:r>
      <w:r w:rsidR="00B87E86" w:rsidRPr="00D61CE1">
        <w:rPr>
          <w:rFonts w:ascii="Arial" w:eastAsia="Times New Roman" w:hAnsi="Arial" w:cs="Arial"/>
          <w:color w:val="000000" w:themeColor="text1"/>
          <w:lang w:eastAsia="en-GB"/>
        </w:rPr>
        <w:t>equences</w:t>
      </w:r>
      <w:del w:id="461" w:author="Furl, Nicholas" w:date="2024-10-01T15:31:00Z" w16du:dateUtc="2024-10-01T14:31:00Z">
        <w:r w:rsidR="00B87E86" w:rsidRPr="00D61CE1" w:rsidDel="00714912">
          <w:rPr>
            <w:rFonts w:ascii="Arial" w:eastAsia="Times New Roman" w:hAnsi="Arial" w:cs="Arial"/>
            <w:color w:val="000000" w:themeColor="text1"/>
            <w:lang w:eastAsia="en-GB"/>
          </w:rPr>
          <w:delText xml:space="preserve"> </w:delText>
        </w:r>
        <w:r w:rsidR="00381E65" w:rsidRPr="00D61CE1" w:rsidDel="00714912">
          <w:rPr>
            <w:rFonts w:ascii="Arial" w:eastAsia="Times New Roman" w:hAnsi="Arial" w:cs="Arial"/>
            <w:color w:val="000000" w:themeColor="text1"/>
            <w:lang w:eastAsia="en-GB"/>
          </w:rPr>
          <w:delText>(u</w:delText>
        </w:r>
        <w:r w:rsidR="004E09F5" w:rsidRPr="00D61CE1" w:rsidDel="00714912">
          <w:rPr>
            <w:rFonts w:ascii="Arial" w:eastAsia="Times New Roman" w:hAnsi="Arial" w:cs="Arial"/>
            <w:color w:val="000000" w:themeColor="text1"/>
            <w:lang w:eastAsia="en-GB"/>
          </w:rPr>
          <w:delText>pper left panel, Figure 1)</w:delText>
        </w:r>
      </w:del>
      <w:r w:rsidR="004E09F5" w:rsidRPr="00D61CE1">
        <w:rPr>
          <w:rFonts w:ascii="Arial" w:eastAsia="Times New Roman" w:hAnsi="Arial" w:cs="Arial"/>
          <w:color w:val="000000" w:themeColor="text1"/>
          <w:lang w:eastAsia="en-GB"/>
        </w:rPr>
        <w:t xml:space="preserve">, participants </w:t>
      </w:r>
      <w:del w:id="462" w:author="Furl, Nicholas" w:date="2024-10-01T15:31:00Z" w16du:dateUtc="2024-10-01T14:31:00Z">
        <w:r w:rsidR="004E09F5" w:rsidRPr="00D61CE1" w:rsidDel="00714912">
          <w:rPr>
            <w:rFonts w:ascii="Arial" w:eastAsia="Times New Roman" w:hAnsi="Arial" w:cs="Arial"/>
            <w:color w:val="000000" w:themeColor="text1"/>
            <w:lang w:eastAsia="en-GB"/>
          </w:rPr>
          <w:delText>and the idea</w:delText>
        </w:r>
        <w:r w:rsidR="00DB4D7C" w:rsidDel="00714912">
          <w:rPr>
            <w:rFonts w:ascii="Arial" w:eastAsia="Times New Roman" w:hAnsi="Arial" w:cs="Arial"/>
            <w:color w:val="000000" w:themeColor="text1"/>
            <w:lang w:eastAsia="en-GB"/>
          </w:rPr>
          <w:delText xml:space="preserve">l observer </w:delText>
        </w:r>
      </w:del>
      <w:r w:rsidR="00DB4D7C">
        <w:rPr>
          <w:rFonts w:ascii="Arial" w:eastAsia="Times New Roman" w:hAnsi="Arial" w:cs="Arial"/>
          <w:color w:val="000000" w:themeColor="text1"/>
          <w:lang w:eastAsia="en-GB"/>
        </w:rPr>
        <w:t xml:space="preserve">adjusted </w:t>
      </w:r>
      <w:del w:id="463" w:author="Furl, Nicholas" w:date="2024-10-05T15:59:00Z" w16du:dateUtc="2024-10-05T14:59:00Z">
        <w:r w:rsidR="00DB4D7C" w:rsidDel="00D34D64">
          <w:rPr>
            <w:rFonts w:ascii="Arial" w:eastAsia="Times New Roman" w:hAnsi="Arial" w:cs="Arial"/>
            <w:color w:val="000000" w:themeColor="text1"/>
            <w:lang w:eastAsia="en-GB"/>
          </w:rPr>
          <w:delText>probabilities</w:delText>
        </w:r>
      </w:del>
      <w:ins w:id="464" w:author="Furl, Nicholas" w:date="2024-10-05T15:59:00Z" w16du:dateUtc="2024-10-05T14:59:00Z">
        <w:r w:rsidR="00D34D64">
          <w:rPr>
            <w:rFonts w:ascii="Arial" w:eastAsia="Times New Roman" w:hAnsi="Arial" w:cs="Arial"/>
            <w:color w:val="000000" w:themeColor="text1"/>
            <w:lang w:eastAsia="en-GB"/>
          </w:rPr>
          <w:t>probability</w:t>
        </w:r>
      </w:ins>
      <w:r w:rsidR="00DB4D7C">
        <w:rPr>
          <w:rFonts w:ascii="Arial" w:eastAsia="Times New Roman" w:hAnsi="Arial" w:cs="Arial"/>
          <w:color w:val="000000" w:themeColor="text1"/>
          <w:lang w:eastAsia="en-GB"/>
        </w:rPr>
        <w:t xml:space="preserve"> positively and, for innocent sequences</w:t>
      </w:r>
      <w:del w:id="465" w:author="Furl, Nicholas" w:date="2024-10-01T15:31:00Z" w16du:dateUtc="2024-10-01T14:31:00Z">
        <w:r w:rsidR="00DB4D7C" w:rsidDel="00714912">
          <w:rPr>
            <w:rFonts w:ascii="Arial" w:eastAsia="Times New Roman" w:hAnsi="Arial" w:cs="Arial"/>
            <w:color w:val="000000" w:themeColor="text1"/>
            <w:lang w:eastAsia="en-GB"/>
          </w:rPr>
          <w:delText xml:space="preserve"> </w:delText>
        </w:r>
        <w:r w:rsidR="00381E65" w:rsidRPr="00D61CE1" w:rsidDel="00714912">
          <w:rPr>
            <w:rFonts w:ascii="Arial" w:eastAsia="Times New Roman" w:hAnsi="Arial" w:cs="Arial"/>
            <w:color w:val="000000" w:themeColor="text1"/>
            <w:lang w:eastAsia="en-GB"/>
          </w:rPr>
          <w:delText>(u</w:delText>
        </w:r>
        <w:r w:rsidR="004E09F5" w:rsidRPr="00D61CE1" w:rsidDel="00714912">
          <w:rPr>
            <w:rFonts w:ascii="Arial" w:eastAsia="Times New Roman" w:hAnsi="Arial" w:cs="Arial"/>
            <w:color w:val="000000" w:themeColor="text1"/>
            <w:lang w:eastAsia="en-GB"/>
          </w:rPr>
          <w:delText>pper right panel, Figure 1)</w:delText>
        </w:r>
      </w:del>
      <w:r w:rsidR="004E09F5" w:rsidRPr="00D61CE1">
        <w:rPr>
          <w:rFonts w:ascii="Arial" w:eastAsia="Times New Roman" w:hAnsi="Arial" w:cs="Arial"/>
          <w:color w:val="000000" w:themeColor="text1"/>
          <w:lang w:eastAsia="en-GB"/>
        </w:rPr>
        <w:t>, adjust</w:t>
      </w:r>
      <w:r w:rsidR="00DB4D7C">
        <w:rPr>
          <w:rFonts w:ascii="Arial" w:eastAsia="Times New Roman" w:hAnsi="Arial" w:cs="Arial"/>
          <w:color w:val="000000" w:themeColor="text1"/>
          <w:lang w:eastAsia="en-GB"/>
        </w:rPr>
        <w:t>ed negatively</w:t>
      </w:r>
      <w:r w:rsidR="004E09F5" w:rsidRPr="00D61CE1">
        <w:rPr>
          <w:rFonts w:ascii="Arial" w:eastAsia="Times New Roman" w:hAnsi="Arial" w:cs="Arial"/>
          <w:color w:val="000000" w:themeColor="text1"/>
          <w:lang w:eastAsia="en-GB"/>
        </w:rPr>
        <w:t xml:space="preserve">. Participants </w:t>
      </w:r>
      <w:ins w:id="466" w:author="Furl, Nicholas" w:date="2024-10-01T15:40:00Z" w16du:dateUtc="2024-10-01T14:40:00Z">
        <w:r w:rsidR="0073351A">
          <w:rPr>
            <w:rFonts w:ascii="Arial" w:eastAsia="Times New Roman" w:hAnsi="Arial" w:cs="Arial"/>
            <w:color w:val="000000" w:themeColor="text1"/>
            <w:lang w:eastAsia="en-GB"/>
          </w:rPr>
          <w:t xml:space="preserve">updated their </w:t>
        </w:r>
      </w:ins>
      <w:ins w:id="467" w:author="Furl, Nicholas" w:date="2024-10-05T15:59:00Z" w16du:dateUtc="2024-10-05T14:59:00Z">
        <w:r w:rsidR="00D34D64">
          <w:rPr>
            <w:rFonts w:ascii="Arial" w:eastAsia="Times New Roman" w:hAnsi="Arial" w:cs="Arial"/>
            <w:color w:val="000000" w:themeColor="text1"/>
            <w:lang w:eastAsia="en-GB"/>
          </w:rPr>
          <w:t>probability</w:t>
        </w:r>
      </w:ins>
      <w:ins w:id="468" w:author="Furl, Nicholas" w:date="2024-10-01T15:40:00Z" w16du:dateUtc="2024-10-01T14:40:00Z">
        <w:r w:rsidR="0073351A">
          <w:rPr>
            <w:rFonts w:ascii="Arial" w:eastAsia="Times New Roman" w:hAnsi="Arial" w:cs="Arial"/>
            <w:color w:val="000000" w:themeColor="text1"/>
            <w:lang w:eastAsia="en-GB"/>
          </w:rPr>
          <w:t xml:space="preserve"> more conservatively than the </w:t>
        </w:r>
      </w:ins>
      <w:ins w:id="469" w:author="Furl, Nicholas" w:date="2024-10-03T14:19:00Z" w16du:dateUtc="2024-10-03T13:19:00Z">
        <w:r w:rsidR="00CE5658">
          <w:rPr>
            <w:rFonts w:ascii="Arial" w:eastAsia="Times New Roman" w:hAnsi="Arial" w:cs="Arial"/>
            <w:color w:val="000000" w:themeColor="text1"/>
            <w:lang w:eastAsia="en-GB"/>
          </w:rPr>
          <w:t>ground truth computation</w:t>
        </w:r>
      </w:ins>
      <w:ins w:id="470" w:author="Furl, Nicholas" w:date="2024-10-01T15:40:00Z" w16du:dateUtc="2024-10-01T14:40:00Z">
        <w:r w:rsidR="0073351A">
          <w:rPr>
            <w:rFonts w:ascii="Arial" w:eastAsia="Times New Roman" w:hAnsi="Arial" w:cs="Arial"/>
            <w:color w:val="000000" w:themeColor="text1"/>
            <w:lang w:eastAsia="en-GB"/>
          </w:rPr>
          <w:t xml:space="preserve">. </w:t>
        </w:r>
      </w:ins>
      <w:del w:id="471" w:author="Furl, Nicholas" w:date="2024-10-01T15:40:00Z" w16du:dateUtc="2024-10-01T14:40:00Z">
        <w:r w:rsidR="004E09F5" w:rsidRPr="00D61CE1" w:rsidDel="0073351A">
          <w:rPr>
            <w:rFonts w:ascii="Arial" w:eastAsia="Times New Roman" w:hAnsi="Arial" w:cs="Arial"/>
            <w:color w:val="000000" w:themeColor="text1"/>
            <w:lang w:eastAsia="en-GB"/>
          </w:rPr>
          <w:delText>more restrictive</w:delText>
        </w:r>
        <w:r w:rsidR="00823081" w:rsidDel="0073351A">
          <w:rPr>
            <w:rFonts w:ascii="Arial" w:eastAsia="Times New Roman" w:hAnsi="Arial" w:cs="Arial"/>
            <w:color w:val="000000" w:themeColor="text1"/>
            <w:lang w:eastAsia="en-GB"/>
          </w:rPr>
          <w:delText>ly</w:delText>
        </w:r>
        <w:r w:rsidR="004E09F5" w:rsidRPr="00D61CE1" w:rsidDel="0073351A">
          <w:rPr>
            <w:rFonts w:ascii="Arial" w:eastAsia="Times New Roman" w:hAnsi="Arial" w:cs="Arial"/>
            <w:color w:val="000000" w:themeColor="text1"/>
            <w:lang w:eastAsia="en-GB"/>
          </w:rPr>
          <w:delText xml:space="preserve"> use</w:delText>
        </w:r>
        <w:r w:rsidR="00823081" w:rsidDel="0073351A">
          <w:rPr>
            <w:rFonts w:ascii="Arial" w:eastAsia="Times New Roman" w:hAnsi="Arial" w:cs="Arial"/>
            <w:color w:val="000000" w:themeColor="text1"/>
            <w:lang w:eastAsia="en-GB"/>
          </w:rPr>
          <w:delText>d</w:delText>
        </w:r>
        <w:r w:rsidR="004E09F5" w:rsidRPr="00D61CE1" w:rsidDel="0073351A">
          <w:rPr>
            <w:rFonts w:ascii="Arial" w:eastAsia="Times New Roman" w:hAnsi="Arial" w:cs="Arial"/>
            <w:color w:val="000000" w:themeColor="text1"/>
            <w:lang w:eastAsia="en-GB"/>
          </w:rPr>
          <w:delText xml:space="preserve"> the probability scale than the ideal observe</w:delText>
        </w:r>
        <w:r w:rsidR="00823081" w:rsidDel="0073351A">
          <w:rPr>
            <w:rFonts w:ascii="Arial" w:eastAsia="Times New Roman" w:hAnsi="Arial" w:cs="Arial"/>
            <w:color w:val="000000" w:themeColor="text1"/>
            <w:lang w:eastAsia="en-GB"/>
          </w:rPr>
          <w:delText>r</w:delText>
        </w:r>
        <w:r w:rsidR="004E09F5" w:rsidRPr="00D61CE1" w:rsidDel="0073351A">
          <w:rPr>
            <w:rFonts w:ascii="Arial" w:eastAsia="Times New Roman" w:hAnsi="Arial" w:cs="Arial"/>
            <w:color w:val="000000" w:themeColor="text1"/>
            <w:lang w:eastAsia="en-GB"/>
          </w:rPr>
          <w:delText xml:space="preserve">. </w:delText>
        </w:r>
      </w:del>
      <w:r w:rsidR="000348EB">
        <w:rPr>
          <w:rFonts w:ascii="Arial" w:eastAsia="Times New Roman" w:hAnsi="Arial" w:cs="Arial"/>
          <w:color w:val="000000" w:themeColor="text1"/>
          <w:lang w:eastAsia="en-GB"/>
        </w:rPr>
        <w:t xml:space="preserve">This overall pattern of participant performance was confirmed </w:t>
      </w:r>
      <w:r w:rsidR="006470AA">
        <w:rPr>
          <w:rFonts w:ascii="Arial" w:eastAsia="Times New Roman" w:hAnsi="Arial" w:cs="Arial"/>
          <w:color w:val="000000" w:themeColor="text1"/>
          <w:lang w:eastAsia="en-GB"/>
        </w:rPr>
        <w:t xml:space="preserve">by the </w:t>
      </w:r>
      <w:del w:id="472" w:author="Furl, Nicholas" w:date="2024-10-03T15:53:00Z" w16du:dateUtc="2024-10-03T14:53:00Z">
        <w:r w:rsidR="006470AA" w:rsidDel="00316CAE">
          <w:rPr>
            <w:rFonts w:ascii="Arial" w:eastAsia="Times New Roman" w:hAnsi="Arial" w:cs="Arial"/>
            <w:color w:val="000000" w:themeColor="text1"/>
            <w:lang w:eastAsia="en-GB"/>
          </w:rPr>
          <w:delText xml:space="preserve">Participant </w:delText>
        </w:r>
      </w:del>
      <w:r w:rsidR="006470AA">
        <w:rPr>
          <w:rFonts w:ascii="Arial" w:eastAsia="Times New Roman" w:hAnsi="Arial" w:cs="Arial"/>
          <w:color w:val="000000" w:themeColor="text1"/>
          <w:lang w:eastAsia="en-GB"/>
        </w:rPr>
        <w:t>Probability Analysis</w:t>
      </w:r>
      <w:r w:rsidR="000348EB">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 </w:t>
      </w:r>
      <w:r w:rsidR="000348EB">
        <w:rPr>
          <w:rFonts w:ascii="Arial" w:eastAsia="Times New Roman" w:hAnsi="Arial" w:cs="Arial"/>
          <w:color w:val="000000" w:themeColor="text1"/>
          <w:lang w:eastAsia="en-GB"/>
        </w:rPr>
        <w:t>W</w:t>
      </w:r>
      <w:r w:rsidR="00AE1DBD" w:rsidRPr="00D61CE1">
        <w:rPr>
          <w:rFonts w:ascii="Arial" w:eastAsia="Times New Roman" w:hAnsi="Arial" w:cs="Arial"/>
          <w:color w:val="000000" w:themeColor="text1"/>
          <w:lang w:eastAsia="en-GB"/>
        </w:rPr>
        <w:t xml:space="preserve">e observed </w:t>
      </w:r>
      <w:r w:rsidR="004E09F5" w:rsidRPr="00D61CE1">
        <w:rPr>
          <w:rFonts w:ascii="Arial" w:eastAsia="Times New Roman" w:hAnsi="Arial" w:cs="Arial"/>
          <w:color w:val="000000" w:themeColor="text1"/>
          <w:lang w:eastAsia="en-GB"/>
        </w:rPr>
        <w:t xml:space="preserve">a </w:t>
      </w:r>
      <w:r w:rsidR="009F6F39" w:rsidRPr="00D61CE1">
        <w:rPr>
          <w:rFonts w:ascii="Arial" w:eastAsia="Times New Roman" w:hAnsi="Arial" w:cs="Arial"/>
          <w:color w:val="000000" w:themeColor="text1"/>
          <w:lang w:eastAsia="en-GB"/>
        </w:rPr>
        <w:t xml:space="preserve">Sequence Guilt </w:t>
      </w:r>
      <w:r w:rsidR="004E09F5" w:rsidRPr="00D61CE1">
        <w:rPr>
          <w:rFonts w:ascii="Arial" w:eastAsia="Times New Roman" w:hAnsi="Arial" w:cs="Arial"/>
          <w:color w:val="000000" w:themeColor="text1"/>
          <w:lang w:eastAsia="en-GB"/>
        </w:rPr>
        <w:t xml:space="preserve">× Sequence Position interaction </w:t>
      </w:r>
      <w:proofErr w:type="gramStart"/>
      <w:r w:rsidR="004E09F5" w:rsidRPr="00D61CE1">
        <w:rPr>
          <w:rFonts w:ascii="Arial" w:eastAsia="Times New Roman" w:hAnsi="Arial" w:cs="Arial"/>
          <w:i/>
          <w:iCs/>
          <w:color w:val="000000" w:themeColor="text1"/>
          <w:lang w:eastAsia="en-GB"/>
        </w:rPr>
        <w:t>F</w:t>
      </w:r>
      <w:r w:rsidR="004E09F5" w:rsidRPr="00D61CE1">
        <w:rPr>
          <w:rFonts w:ascii="Arial" w:eastAsia="Times New Roman" w:hAnsi="Arial" w:cs="Arial"/>
          <w:color w:val="000000" w:themeColor="text1"/>
          <w:lang w:eastAsia="en-GB"/>
        </w:rPr>
        <w:t>(</w:t>
      </w:r>
      <w:proofErr w:type="gramEnd"/>
      <w:r w:rsidR="004E09F5" w:rsidRPr="00D61CE1">
        <w:rPr>
          <w:rFonts w:ascii="Arial" w:eastAsia="Times New Roman" w:hAnsi="Arial" w:cs="Arial"/>
          <w:color w:val="000000" w:themeColor="text1"/>
          <w:lang w:eastAsia="en-GB"/>
        </w:rPr>
        <w:t xml:space="preserve">10, 5950) = 11.12, </w:t>
      </w:r>
      <w:r w:rsidR="004E09F5" w:rsidRPr="00D61CE1">
        <w:rPr>
          <w:rFonts w:ascii="Arial" w:eastAsia="Times New Roman" w:hAnsi="Arial" w:cs="Arial"/>
          <w:i/>
          <w:iCs/>
          <w:color w:val="000000" w:themeColor="text1"/>
          <w:lang w:eastAsia="en-GB"/>
        </w:rPr>
        <w:t>p</w:t>
      </w:r>
      <w:r w:rsidR="004E09F5" w:rsidRPr="00D61CE1">
        <w:rPr>
          <w:rFonts w:ascii="Arial" w:eastAsia="Times New Roman" w:hAnsi="Arial" w:cs="Arial"/>
          <w:color w:val="000000" w:themeColor="text1"/>
          <w:lang w:eastAsia="en-GB"/>
        </w:rPr>
        <w:t xml:space="preserve"> &lt; .001, </w:t>
      </w:r>
      <w:r w:rsidR="004E09F5" w:rsidRPr="00D61CE1">
        <w:rPr>
          <w:rFonts w:ascii="Arial" w:eastAsia="Times New Roman" w:hAnsi="Arial" w:cs="Arial"/>
          <w:i/>
          <w:iCs/>
          <w:color w:val="000000" w:themeColor="text1"/>
          <w:lang w:eastAsia="en-GB"/>
        </w:rPr>
        <w:t>η</w:t>
      </w:r>
      <w:r w:rsidR="004E09F5" w:rsidRPr="00D61CE1">
        <w:rPr>
          <w:rFonts w:ascii="Arial" w:eastAsia="Times New Roman" w:hAnsi="Arial" w:cs="Arial"/>
          <w:i/>
          <w:iCs/>
          <w:color w:val="000000" w:themeColor="text1"/>
          <w:vertAlign w:val="subscript"/>
          <w:lang w:eastAsia="en-GB"/>
        </w:rPr>
        <w:t>p</w:t>
      </w:r>
      <w:r w:rsidR="004E09F5" w:rsidRPr="00D61CE1">
        <w:rPr>
          <w:rFonts w:ascii="Arial" w:eastAsia="Times New Roman" w:hAnsi="Arial" w:cs="Arial"/>
          <w:i/>
          <w:iCs/>
          <w:color w:val="000000" w:themeColor="text1"/>
          <w:vertAlign w:val="superscript"/>
          <w:lang w:eastAsia="en-GB"/>
        </w:rPr>
        <w:t>2</w:t>
      </w:r>
      <w:r w:rsidR="00AA0658" w:rsidRPr="00D61CE1">
        <w:rPr>
          <w:rFonts w:ascii="Arial" w:eastAsia="Times New Roman" w:hAnsi="Arial" w:cs="Arial"/>
          <w:i/>
          <w:iCs/>
          <w:color w:val="000000" w:themeColor="text1"/>
          <w:lang w:eastAsia="en-GB"/>
        </w:rPr>
        <w:t xml:space="preserve"> </w:t>
      </w:r>
      <w:r w:rsidR="004E09F5" w:rsidRPr="00D61CE1">
        <w:rPr>
          <w:rFonts w:ascii="Arial" w:eastAsia="Times New Roman" w:hAnsi="Arial" w:cs="Arial"/>
          <w:color w:val="000000" w:themeColor="text1"/>
          <w:lang w:eastAsia="en-GB"/>
        </w:rPr>
        <w:t xml:space="preserve">&lt; .02 </w:t>
      </w:r>
      <w:r w:rsidR="009F6F39" w:rsidRPr="00D61CE1">
        <w:rPr>
          <w:rFonts w:ascii="Arial" w:eastAsia="Times New Roman" w:hAnsi="Arial" w:cs="Arial"/>
          <w:color w:val="000000" w:themeColor="text1"/>
          <w:lang w:eastAsia="en-GB"/>
        </w:rPr>
        <w:t>and</w:t>
      </w:r>
      <w:r w:rsidR="004E09F5" w:rsidRPr="00D61CE1">
        <w:rPr>
          <w:rFonts w:ascii="Arial" w:eastAsia="Times New Roman" w:hAnsi="Arial" w:cs="Arial"/>
          <w:color w:val="000000" w:themeColor="text1"/>
          <w:lang w:eastAsia="en-GB"/>
        </w:rPr>
        <w:t xml:space="preserve"> main effects of </w:t>
      </w:r>
      <w:r w:rsidR="009F6F39" w:rsidRPr="00D61CE1">
        <w:rPr>
          <w:rFonts w:ascii="Arial" w:eastAsia="Times New Roman" w:hAnsi="Arial" w:cs="Arial"/>
          <w:color w:val="000000" w:themeColor="text1"/>
          <w:lang w:eastAsia="en-GB"/>
        </w:rPr>
        <w:t xml:space="preserve">Sequence Guilt </w:t>
      </w:r>
      <w:r w:rsidR="004E09F5" w:rsidRPr="00D61CE1">
        <w:rPr>
          <w:rFonts w:ascii="Arial" w:eastAsia="Times New Roman" w:hAnsi="Arial" w:cs="Arial"/>
          <w:i/>
          <w:iCs/>
          <w:color w:val="000000" w:themeColor="text1"/>
          <w:lang w:eastAsia="en-GB"/>
        </w:rPr>
        <w:t>F</w:t>
      </w:r>
      <w:r w:rsidR="004E09F5" w:rsidRPr="00D61CE1">
        <w:rPr>
          <w:rFonts w:ascii="Arial" w:eastAsia="Times New Roman" w:hAnsi="Arial" w:cs="Arial"/>
          <w:color w:val="000000" w:themeColor="text1"/>
          <w:lang w:eastAsia="en-GB"/>
        </w:rPr>
        <w:t xml:space="preserve">(1, 595) = 41.47, </w:t>
      </w:r>
      <w:r w:rsidR="004E09F5" w:rsidRPr="00D61CE1">
        <w:rPr>
          <w:rFonts w:ascii="Arial" w:eastAsia="Times New Roman" w:hAnsi="Arial" w:cs="Arial"/>
          <w:i/>
          <w:iCs/>
          <w:color w:val="000000" w:themeColor="text1"/>
          <w:lang w:eastAsia="en-GB"/>
        </w:rPr>
        <w:t>p</w:t>
      </w:r>
      <w:r w:rsidR="004E09F5" w:rsidRPr="00D61CE1">
        <w:rPr>
          <w:rFonts w:ascii="Arial" w:eastAsia="Times New Roman" w:hAnsi="Arial" w:cs="Arial"/>
          <w:color w:val="000000" w:themeColor="text1"/>
          <w:lang w:eastAsia="en-GB"/>
        </w:rPr>
        <w:t xml:space="preserve"> &lt; .001, </w:t>
      </w:r>
      <w:r w:rsidR="00AA0658" w:rsidRPr="00D61CE1">
        <w:rPr>
          <w:rFonts w:ascii="Arial" w:eastAsia="Times New Roman" w:hAnsi="Arial" w:cs="Arial"/>
          <w:i/>
          <w:iCs/>
          <w:color w:val="000000" w:themeColor="text1"/>
          <w:lang w:eastAsia="en-GB"/>
        </w:rPr>
        <w:t>η</w:t>
      </w:r>
      <w:r w:rsidR="00AA0658" w:rsidRPr="00D61CE1">
        <w:rPr>
          <w:rFonts w:ascii="Arial" w:eastAsia="Times New Roman" w:hAnsi="Arial" w:cs="Arial"/>
          <w:i/>
          <w:iCs/>
          <w:color w:val="000000" w:themeColor="text1"/>
          <w:vertAlign w:val="subscript"/>
          <w:lang w:eastAsia="en-GB"/>
        </w:rPr>
        <w:t>p</w:t>
      </w:r>
      <w:r w:rsidR="00AA0658" w:rsidRPr="00D61CE1">
        <w:rPr>
          <w:rFonts w:ascii="Arial" w:eastAsia="Times New Roman" w:hAnsi="Arial" w:cs="Arial"/>
          <w:i/>
          <w:iCs/>
          <w:color w:val="000000" w:themeColor="text1"/>
          <w:vertAlign w:val="superscript"/>
          <w:lang w:eastAsia="en-GB"/>
        </w:rPr>
        <w:t>2</w:t>
      </w:r>
      <w:r w:rsidR="00AA0658" w:rsidRPr="00D61CE1">
        <w:rPr>
          <w:rFonts w:ascii="Arial" w:eastAsia="Times New Roman" w:hAnsi="Arial" w:cs="Arial"/>
          <w:i/>
          <w:iCs/>
          <w:color w:val="000000" w:themeColor="text1"/>
          <w:lang w:eastAsia="en-GB"/>
        </w:rPr>
        <w:t xml:space="preserve"> </w:t>
      </w:r>
      <w:r w:rsidR="004E09F5" w:rsidRPr="00D61CE1">
        <w:rPr>
          <w:rFonts w:ascii="Arial" w:eastAsia="Times New Roman" w:hAnsi="Arial" w:cs="Arial"/>
          <w:color w:val="000000" w:themeColor="text1"/>
          <w:lang w:eastAsia="en-GB"/>
        </w:rPr>
        <w:t xml:space="preserve">= .07 and Sequence Position </w:t>
      </w:r>
      <w:r w:rsidR="004E09F5" w:rsidRPr="00D61CE1">
        <w:rPr>
          <w:rFonts w:ascii="Arial" w:eastAsia="Times New Roman" w:hAnsi="Arial" w:cs="Arial"/>
          <w:i/>
          <w:iCs/>
          <w:color w:val="000000" w:themeColor="text1"/>
          <w:lang w:eastAsia="en-GB"/>
        </w:rPr>
        <w:t>F</w:t>
      </w:r>
      <w:r w:rsidR="004E09F5" w:rsidRPr="00D61CE1">
        <w:rPr>
          <w:rFonts w:ascii="Arial" w:eastAsia="Times New Roman" w:hAnsi="Arial" w:cs="Arial"/>
          <w:color w:val="000000" w:themeColor="text1"/>
          <w:lang w:eastAsia="en-GB"/>
        </w:rPr>
        <w:t xml:space="preserve">(10, 5950) = 4.79, </w:t>
      </w:r>
      <w:r w:rsidR="004E09F5" w:rsidRPr="00D61CE1">
        <w:rPr>
          <w:rFonts w:ascii="Arial" w:eastAsia="Times New Roman" w:hAnsi="Arial" w:cs="Arial"/>
          <w:i/>
          <w:iCs/>
          <w:color w:val="000000" w:themeColor="text1"/>
          <w:lang w:eastAsia="en-GB"/>
        </w:rPr>
        <w:t>p</w:t>
      </w:r>
      <w:r w:rsidR="004E09F5" w:rsidRPr="00D61CE1">
        <w:rPr>
          <w:rFonts w:ascii="Arial" w:eastAsia="Times New Roman" w:hAnsi="Arial" w:cs="Arial"/>
          <w:color w:val="000000" w:themeColor="text1"/>
          <w:lang w:eastAsia="en-GB"/>
        </w:rPr>
        <w:t xml:space="preserve"> &lt; .001, </w:t>
      </w:r>
      <w:r w:rsidR="00AA0658" w:rsidRPr="00D61CE1">
        <w:rPr>
          <w:rFonts w:ascii="Arial" w:eastAsia="Times New Roman" w:hAnsi="Arial" w:cs="Arial"/>
          <w:i/>
          <w:iCs/>
          <w:color w:val="000000" w:themeColor="text1"/>
          <w:lang w:eastAsia="en-GB"/>
        </w:rPr>
        <w:t>η</w:t>
      </w:r>
      <w:r w:rsidR="00AA0658" w:rsidRPr="00D61CE1">
        <w:rPr>
          <w:rFonts w:ascii="Arial" w:eastAsia="Times New Roman" w:hAnsi="Arial" w:cs="Arial"/>
          <w:i/>
          <w:iCs/>
          <w:color w:val="000000" w:themeColor="text1"/>
          <w:vertAlign w:val="subscript"/>
          <w:lang w:eastAsia="en-GB"/>
        </w:rPr>
        <w:t>p</w:t>
      </w:r>
      <w:r w:rsidR="00AA0658" w:rsidRPr="00D61CE1">
        <w:rPr>
          <w:rFonts w:ascii="Arial" w:eastAsia="Times New Roman" w:hAnsi="Arial" w:cs="Arial"/>
          <w:i/>
          <w:iCs/>
          <w:color w:val="000000" w:themeColor="text1"/>
          <w:vertAlign w:val="superscript"/>
          <w:lang w:eastAsia="en-GB"/>
        </w:rPr>
        <w:t>2</w:t>
      </w:r>
      <w:r w:rsidR="00AA0658" w:rsidRPr="00D61CE1">
        <w:rPr>
          <w:rFonts w:ascii="Arial" w:eastAsia="Times New Roman" w:hAnsi="Arial" w:cs="Arial"/>
          <w:i/>
          <w:iCs/>
          <w:color w:val="000000" w:themeColor="text1"/>
          <w:lang w:eastAsia="en-GB"/>
        </w:rPr>
        <w:t xml:space="preserve"> </w:t>
      </w:r>
      <w:r w:rsidR="004E09F5" w:rsidRPr="00D61CE1">
        <w:rPr>
          <w:rFonts w:ascii="Arial" w:eastAsia="Times New Roman" w:hAnsi="Arial" w:cs="Arial"/>
          <w:color w:val="000000" w:themeColor="text1"/>
          <w:lang w:eastAsia="en-GB"/>
        </w:rPr>
        <w:t>= .008.</w:t>
      </w:r>
      <w:r w:rsidR="00AE1DBD" w:rsidRPr="00D61CE1">
        <w:rPr>
          <w:rFonts w:ascii="Arial" w:eastAsia="Times New Roman" w:hAnsi="Arial" w:cs="Arial"/>
          <w:color w:val="000000" w:themeColor="text1"/>
          <w:lang w:eastAsia="en-GB"/>
        </w:rPr>
        <w:t xml:space="preserve"> </w:t>
      </w:r>
      <w:r w:rsidR="00A26B61" w:rsidRPr="00A26B61">
        <w:rPr>
          <w:rFonts w:ascii="Arial" w:eastAsia="Times New Roman" w:hAnsi="Arial" w:cs="Arial"/>
          <w:color w:val="000000" w:themeColor="text1"/>
          <w:lang w:eastAsia="en-GB"/>
        </w:rPr>
        <w:t>Suspect did not produce any higher order interactions with Sequence Guilt or Sequence Position (</w:t>
      </w:r>
      <w:proofErr w:type="spellStart"/>
      <w:r w:rsidR="00A26B61" w:rsidRPr="0030265F">
        <w:rPr>
          <w:rFonts w:ascii="Arial" w:eastAsia="Times New Roman" w:hAnsi="Arial" w:cs="Arial"/>
          <w:i/>
          <w:iCs/>
          <w:color w:val="000000" w:themeColor="text1"/>
          <w:lang w:eastAsia="en-GB"/>
          <w:rPrChange w:id="473" w:author="Furl, Nicholas" w:date="2024-10-03T15:49:00Z" w16du:dateUtc="2024-10-03T14:49:00Z">
            <w:rPr>
              <w:rFonts w:ascii="Arial" w:eastAsia="Times New Roman" w:hAnsi="Arial" w:cs="Arial"/>
              <w:color w:val="000000" w:themeColor="text1"/>
              <w:lang w:eastAsia="en-GB"/>
            </w:rPr>
          </w:rPrChange>
        </w:rPr>
        <w:t>p</w:t>
      </w:r>
      <w:r w:rsidR="00A26B61" w:rsidRPr="00A26B61">
        <w:rPr>
          <w:rFonts w:ascii="Arial" w:eastAsia="Times New Roman" w:hAnsi="Arial" w:cs="Arial"/>
          <w:color w:val="000000" w:themeColor="text1"/>
          <w:lang w:eastAsia="en-GB"/>
        </w:rPr>
        <w:t>s</w:t>
      </w:r>
      <w:proofErr w:type="spellEnd"/>
      <w:r w:rsidR="00A26B61" w:rsidRPr="00A26B61">
        <w:rPr>
          <w:rFonts w:ascii="Arial" w:eastAsia="Times New Roman" w:hAnsi="Arial" w:cs="Arial"/>
          <w:color w:val="000000" w:themeColor="text1"/>
          <w:lang w:eastAsia="en-GB"/>
        </w:rPr>
        <w:t xml:space="preserve"> ≥ .13)</w:t>
      </w:r>
      <w:r w:rsidR="00A26B61">
        <w:rPr>
          <w:rFonts w:ascii="Arial" w:eastAsia="Times New Roman" w:hAnsi="Arial" w:cs="Arial"/>
          <w:color w:val="000000" w:themeColor="text1"/>
          <w:lang w:eastAsia="en-GB"/>
        </w:rPr>
        <w:t xml:space="preserve">. </w:t>
      </w:r>
      <w:r w:rsidR="005457E7">
        <w:rPr>
          <w:rFonts w:ascii="Arial" w:eastAsia="Times New Roman" w:hAnsi="Arial" w:cs="Arial"/>
          <w:color w:val="000000" w:themeColor="text1"/>
          <w:lang w:eastAsia="en-GB"/>
        </w:rPr>
        <w:t xml:space="preserve">We will continue our coverage of the </w:t>
      </w:r>
      <w:del w:id="474" w:author="Furl, Nicholas" w:date="2024-10-03T15:53:00Z" w16du:dateUtc="2024-10-03T14:53:00Z">
        <w:r w:rsidR="005457E7" w:rsidDel="00316CAE">
          <w:rPr>
            <w:rFonts w:ascii="Arial" w:eastAsia="Times New Roman" w:hAnsi="Arial" w:cs="Arial"/>
            <w:color w:val="000000" w:themeColor="text1"/>
            <w:lang w:eastAsia="en-GB"/>
          </w:rPr>
          <w:delText xml:space="preserve">Participant </w:delText>
        </w:r>
      </w:del>
      <w:r w:rsidR="005457E7">
        <w:rPr>
          <w:rFonts w:ascii="Arial" w:eastAsia="Times New Roman" w:hAnsi="Arial" w:cs="Arial"/>
          <w:color w:val="000000" w:themeColor="text1"/>
          <w:lang w:eastAsia="en-GB"/>
        </w:rPr>
        <w:t>Probability Analysis with a report of the main effect of Suspect in a later section.</w:t>
      </w:r>
    </w:p>
    <w:p w14:paraId="6585369D" w14:textId="2E16536C" w:rsidR="004E09F5" w:rsidRPr="00D61CE1" w:rsidRDefault="0022279E" w:rsidP="00B601FA">
      <w:pPr>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br w:type="page"/>
      </w:r>
      <w:r w:rsidR="004E09F5" w:rsidRPr="00D61CE1">
        <w:rPr>
          <w:rFonts w:ascii="Arial" w:eastAsia="Times New Roman" w:hAnsi="Arial" w:cs="Arial"/>
          <w:b/>
          <w:bCs/>
          <w:color w:val="000000" w:themeColor="text1"/>
          <w:lang w:eastAsia="en-GB"/>
        </w:rPr>
        <w:lastRenderedPageBreak/>
        <w:t>Figure 1. </w:t>
      </w:r>
    </w:p>
    <w:p w14:paraId="7113F24E" w14:textId="1848E8F4" w:rsidR="00334D1D" w:rsidRDefault="00334D1D" w:rsidP="00C86140">
      <w:pPr>
        <w:spacing w:before="100" w:after="0" w:line="480" w:lineRule="auto"/>
        <w:rPr>
          <w:ins w:id="475" w:author="Furl, Nicholas" w:date="2024-10-01T15:25:00Z" w16du:dateUtc="2024-10-01T14:25:00Z"/>
          <w:rFonts w:ascii="Arial" w:eastAsia="Times New Roman" w:hAnsi="Arial" w:cs="Arial"/>
          <w:color w:val="000000" w:themeColor="text1"/>
          <w:lang w:eastAsia="en-GB"/>
        </w:rPr>
      </w:pPr>
      <w:ins w:id="476" w:author="Furl, Nicholas" w:date="2024-10-01T15:20:00Z" w16du:dateUtc="2024-10-01T14:20:00Z">
        <w:r>
          <w:rPr>
            <w:rFonts w:ascii="Arial" w:eastAsia="Times New Roman" w:hAnsi="Arial" w:cs="Arial"/>
            <w:i/>
            <w:iCs/>
            <w:color w:val="000000" w:themeColor="text1"/>
            <w:lang w:eastAsia="en-GB"/>
          </w:rPr>
          <w:t xml:space="preserve">Participant and </w:t>
        </w:r>
      </w:ins>
      <w:ins w:id="477" w:author="Furl, Nicholas" w:date="2024-10-05T16:04:00Z" w16du:dateUtc="2024-10-05T15:04:00Z">
        <w:r w:rsidR="000C1DD9">
          <w:rPr>
            <w:rFonts w:ascii="Arial" w:eastAsia="Times New Roman" w:hAnsi="Arial" w:cs="Arial"/>
            <w:i/>
            <w:iCs/>
            <w:color w:val="000000" w:themeColor="text1"/>
            <w:lang w:eastAsia="en-GB"/>
          </w:rPr>
          <w:t>ground truth</w:t>
        </w:r>
      </w:ins>
      <w:ins w:id="478" w:author="Furl, Nicholas" w:date="2024-10-01T15:20:00Z" w16du:dateUtc="2024-10-01T14:20:00Z">
        <w:r>
          <w:rPr>
            <w:rFonts w:ascii="Arial" w:eastAsia="Times New Roman" w:hAnsi="Arial" w:cs="Arial"/>
            <w:i/>
            <w:iCs/>
            <w:color w:val="000000" w:themeColor="text1"/>
            <w:lang w:eastAsia="en-GB"/>
          </w:rPr>
          <w:t xml:space="preserve"> probabilit</w:t>
        </w:r>
      </w:ins>
      <w:ins w:id="479" w:author="Furl, Nicholas" w:date="2024-10-05T15:34:00Z" w16du:dateUtc="2024-10-05T14:34:00Z">
        <w:r w:rsidR="00211218">
          <w:rPr>
            <w:rFonts w:ascii="Arial" w:eastAsia="Times New Roman" w:hAnsi="Arial" w:cs="Arial"/>
            <w:i/>
            <w:iCs/>
            <w:color w:val="000000" w:themeColor="text1"/>
            <w:lang w:eastAsia="en-GB"/>
          </w:rPr>
          <w:t>y</w:t>
        </w:r>
      </w:ins>
      <w:ins w:id="480" w:author="Furl, Nicholas" w:date="2024-10-01T15:20:00Z" w16du:dateUtc="2024-10-01T14:20:00Z">
        <w:r>
          <w:rPr>
            <w:rFonts w:ascii="Arial" w:eastAsia="Times New Roman" w:hAnsi="Arial" w:cs="Arial"/>
            <w:i/>
            <w:iCs/>
            <w:color w:val="000000" w:themeColor="text1"/>
            <w:lang w:eastAsia="en-GB"/>
          </w:rPr>
          <w:t xml:space="preserve"> </w:t>
        </w:r>
      </w:ins>
      <w:del w:id="481" w:author="Furl, Nicholas" w:date="2024-10-01T15:20:00Z" w16du:dateUtc="2024-10-01T14:20:00Z">
        <w:r w:rsidR="004E09F5" w:rsidRPr="00D61CE1" w:rsidDel="00334D1D">
          <w:rPr>
            <w:rFonts w:ascii="Arial" w:eastAsia="Times New Roman" w:hAnsi="Arial" w:cs="Arial"/>
            <w:i/>
            <w:iCs/>
            <w:color w:val="000000" w:themeColor="text1"/>
            <w:lang w:eastAsia="en-GB"/>
          </w:rPr>
          <w:delText xml:space="preserve">Behavioural performance </w:delText>
        </w:r>
      </w:del>
      <w:r w:rsidR="004E09F5" w:rsidRPr="00D61CE1">
        <w:rPr>
          <w:rFonts w:ascii="Arial" w:eastAsia="Times New Roman" w:hAnsi="Arial" w:cs="Arial"/>
          <w:i/>
          <w:iCs/>
          <w:color w:val="000000" w:themeColor="text1"/>
          <w:lang w:eastAsia="en-GB"/>
        </w:rPr>
        <w:t>for Experiment 1.</w:t>
      </w:r>
      <w:del w:id="482" w:author="Furl, Nicholas" w:date="2024-10-01T15:20:00Z" w16du:dateUtc="2024-10-01T14:20:00Z">
        <w:r w:rsidR="00F77172" w:rsidRPr="00D61CE1" w:rsidDel="00334D1D">
          <w:rPr>
            <w:rFonts w:ascii="Arial" w:eastAsia="Times New Roman" w:hAnsi="Arial" w:cs="Arial"/>
            <w:i/>
            <w:iCs/>
            <w:noProof/>
            <w:color w:val="000000" w:themeColor="text1"/>
            <w:lang w:eastAsia="en-GB"/>
          </w:rPr>
          <w:drawing>
            <wp:inline distT="0" distB="0" distL="0" distR="0" wp14:anchorId="1F189D50" wp14:editId="39F1E21C">
              <wp:extent cx="5630545" cy="41224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01_v2_nolayers.tif"/>
                      <pic:cNvPicPr/>
                    </pic:nvPicPr>
                    <pic:blipFill rotWithShape="1">
                      <a:blip r:embed="rId11" cstate="print">
                        <a:extLst>
                          <a:ext uri="{28A0092B-C50C-407E-A947-70E740481C1C}">
                            <a14:useLocalDpi xmlns:a14="http://schemas.microsoft.com/office/drawing/2010/main" val="0"/>
                          </a:ext>
                        </a:extLst>
                      </a:blip>
                      <a:srcRect b="34100"/>
                      <a:stretch/>
                    </pic:blipFill>
                    <pic:spPr bwMode="auto">
                      <a:xfrm>
                        <a:off x="0" y="0"/>
                        <a:ext cx="5631656" cy="4123233"/>
                      </a:xfrm>
                      <a:prstGeom prst="rect">
                        <a:avLst/>
                      </a:prstGeom>
                      <a:ln>
                        <a:noFill/>
                      </a:ln>
                      <a:extLst>
                        <a:ext uri="{53640926-AAD7-44D8-BBD7-CCE9431645EC}">
                          <a14:shadowObscured xmlns:a14="http://schemas.microsoft.com/office/drawing/2010/main"/>
                        </a:ext>
                      </a:extLst>
                    </pic:spPr>
                  </pic:pic>
                </a:graphicData>
              </a:graphic>
            </wp:inline>
          </w:drawing>
        </w:r>
      </w:del>
      <w:ins w:id="483" w:author="Furl, Nicholas" w:date="2024-10-01T15:22:00Z" w16du:dateUtc="2024-10-01T14:22:00Z">
        <w:r>
          <w:rPr>
            <w:rFonts w:ascii="Arial" w:eastAsia="Times New Roman" w:hAnsi="Arial" w:cs="Arial"/>
            <w:i/>
            <w:iCs/>
            <w:noProof/>
            <w:color w:val="000000" w:themeColor="text1"/>
            <w:lang w:eastAsia="en-GB"/>
          </w:rPr>
          <w:drawing>
            <wp:inline distT="0" distB="0" distL="0" distR="0" wp14:anchorId="2E5334C6" wp14:editId="7C7242B9">
              <wp:extent cx="5583936" cy="4648200"/>
              <wp:effectExtent l="0" t="0" r="0" b="0"/>
              <wp:docPr id="1164328780" name="Picture 1" descr="A group of graphs showing the same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28780" name="Picture 1" descr="A group of graphs showing the same number of object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3936" cy="4648200"/>
                      </a:xfrm>
                      <a:prstGeom prst="rect">
                        <a:avLst/>
                      </a:prstGeom>
                    </pic:spPr>
                  </pic:pic>
                </a:graphicData>
              </a:graphic>
            </wp:inline>
          </w:drawing>
        </w:r>
      </w:ins>
      <w:r w:rsidR="004E09F5" w:rsidRPr="00D61CE1">
        <w:rPr>
          <w:rFonts w:ascii="Arial" w:eastAsia="Times New Roman" w:hAnsi="Arial" w:cs="Arial"/>
          <w:i/>
          <w:iCs/>
          <w:color w:val="000000" w:themeColor="text1"/>
          <w:lang w:eastAsia="en-GB"/>
        </w:rPr>
        <w:t>Note.</w:t>
      </w:r>
      <w:r w:rsidR="004E09F5" w:rsidRPr="00D61CE1">
        <w:rPr>
          <w:rFonts w:ascii="Arial" w:eastAsia="Times New Roman" w:hAnsi="Arial" w:cs="Arial"/>
          <w:color w:val="000000" w:themeColor="text1"/>
          <w:lang w:eastAsia="en-GB"/>
        </w:rPr>
        <w:t xml:space="preserve"> </w:t>
      </w:r>
      <w:del w:id="484" w:author="Furl, Nicholas" w:date="2024-10-01T15:23:00Z" w16du:dateUtc="2024-10-01T14:23:00Z">
        <w:r w:rsidR="007E732D" w:rsidDel="00334D1D">
          <w:rPr>
            <w:rFonts w:ascii="Arial" w:eastAsia="Times New Roman" w:hAnsi="Arial" w:cs="Arial"/>
            <w:color w:val="000000" w:themeColor="text1"/>
            <w:lang w:eastAsia="en-GB"/>
          </w:rPr>
          <w:delText>In u</w:delText>
        </w:r>
      </w:del>
      <w:ins w:id="485" w:author="Furl, Nicholas" w:date="2024-10-01T15:23:00Z" w16du:dateUtc="2024-10-01T14:23:00Z">
        <w:r>
          <w:rPr>
            <w:rFonts w:ascii="Arial" w:eastAsia="Times New Roman" w:hAnsi="Arial" w:cs="Arial"/>
            <w:color w:val="000000" w:themeColor="text1"/>
            <w:lang w:eastAsia="en-GB"/>
          </w:rPr>
          <w:t>U</w:t>
        </w:r>
      </w:ins>
      <w:r w:rsidR="007E732D">
        <w:rPr>
          <w:rFonts w:ascii="Arial" w:eastAsia="Times New Roman" w:hAnsi="Arial" w:cs="Arial"/>
          <w:color w:val="000000" w:themeColor="text1"/>
          <w:lang w:eastAsia="en-GB"/>
        </w:rPr>
        <w:t>pper panels</w:t>
      </w:r>
      <w:ins w:id="486" w:author="Furl, Nicholas" w:date="2024-10-01T15:23:00Z" w16du:dateUtc="2024-10-01T14:23:00Z">
        <w:r>
          <w:rPr>
            <w:rFonts w:ascii="Arial" w:eastAsia="Times New Roman" w:hAnsi="Arial" w:cs="Arial"/>
            <w:color w:val="000000" w:themeColor="text1"/>
            <w:lang w:eastAsia="en-GB"/>
          </w:rPr>
          <w:t xml:space="preserve"> </w:t>
        </w:r>
      </w:ins>
      <w:ins w:id="487" w:author="Furl, Nicholas" w:date="2024-10-01T15:25:00Z" w16du:dateUtc="2024-10-01T14:25:00Z">
        <w:r w:rsidR="00677B76">
          <w:rPr>
            <w:rFonts w:ascii="Arial" w:eastAsia="Times New Roman" w:hAnsi="Arial" w:cs="Arial"/>
            <w:color w:val="000000" w:themeColor="text1"/>
            <w:lang w:eastAsia="en-GB"/>
          </w:rPr>
          <w:t xml:space="preserve">(in blue) </w:t>
        </w:r>
      </w:ins>
      <w:ins w:id="488" w:author="Furl, Nicholas" w:date="2024-10-01T15:23:00Z" w16du:dateUtc="2024-10-01T14:23:00Z">
        <w:r>
          <w:rPr>
            <w:rFonts w:ascii="Arial" w:eastAsia="Times New Roman" w:hAnsi="Arial" w:cs="Arial"/>
            <w:color w:val="000000" w:themeColor="text1"/>
            <w:lang w:eastAsia="en-GB"/>
          </w:rPr>
          <w:t xml:space="preserve">show conditional </w:t>
        </w:r>
      </w:ins>
      <w:ins w:id="489" w:author="Furl, Nicholas" w:date="2024-10-05T15:59:00Z" w16du:dateUtc="2024-10-05T14:59:00Z">
        <w:r w:rsidR="00D34D64">
          <w:rPr>
            <w:rFonts w:ascii="Arial" w:eastAsia="Times New Roman" w:hAnsi="Arial" w:cs="Arial"/>
            <w:color w:val="000000" w:themeColor="text1"/>
            <w:lang w:eastAsia="en-GB"/>
          </w:rPr>
          <w:t>probability</w:t>
        </w:r>
      </w:ins>
      <w:ins w:id="490" w:author="Furl, Nicholas" w:date="2024-10-01T15:23:00Z" w16du:dateUtc="2024-10-01T14:23:00Z">
        <w:r>
          <w:rPr>
            <w:rFonts w:ascii="Arial" w:eastAsia="Times New Roman" w:hAnsi="Arial" w:cs="Arial"/>
            <w:color w:val="000000" w:themeColor="text1"/>
            <w:lang w:eastAsia="en-GB"/>
          </w:rPr>
          <w:t xml:space="preserve"> of guilt, computed mathematically using ground truth facts about the paradigm. </w:t>
        </w:r>
      </w:ins>
      <w:ins w:id="491" w:author="Furl, Nicholas" w:date="2024-10-01T15:24:00Z" w16du:dateUtc="2024-10-01T14:24:00Z">
        <w:r>
          <w:rPr>
            <w:rFonts w:ascii="Arial" w:eastAsia="Times New Roman" w:hAnsi="Arial" w:cs="Arial"/>
            <w:color w:val="000000" w:themeColor="text1"/>
            <w:lang w:eastAsia="en-GB"/>
          </w:rPr>
          <w:t xml:space="preserve">Lower panels show participant estimates of guilt probability. </w:t>
        </w:r>
      </w:ins>
      <w:del w:id="492" w:author="Furl, Nicholas" w:date="2024-10-01T15:24:00Z" w16du:dateUtc="2024-10-01T14:24:00Z">
        <w:r w:rsidR="007E732D" w:rsidDel="00334D1D">
          <w:rPr>
            <w:rFonts w:ascii="Arial" w:eastAsia="Times New Roman" w:hAnsi="Arial" w:cs="Arial"/>
            <w:color w:val="000000" w:themeColor="text1"/>
            <w:lang w:eastAsia="en-GB"/>
          </w:rPr>
          <w:delText>, d</w:delText>
        </w:r>
        <w:r w:rsidR="004E09F5" w:rsidRPr="00D61CE1" w:rsidDel="00334D1D">
          <w:rPr>
            <w:rFonts w:ascii="Arial" w:eastAsia="Times New Roman" w:hAnsi="Arial" w:cs="Arial"/>
            <w:color w:val="000000" w:themeColor="text1"/>
            <w:lang w:eastAsia="en-GB"/>
          </w:rPr>
          <w:delText>otted lines show optimal (ideal observer) probabilities and solid lines show pa</w:delText>
        </w:r>
        <w:r w:rsidR="007E732D" w:rsidDel="00334D1D">
          <w:rPr>
            <w:rFonts w:ascii="Arial" w:eastAsia="Times New Roman" w:hAnsi="Arial" w:cs="Arial"/>
            <w:color w:val="000000" w:themeColor="text1"/>
            <w:lang w:eastAsia="en-GB"/>
          </w:rPr>
          <w:delText xml:space="preserve">rticipant probability ratings at different sequence positions. </w:delText>
        </w:r>
      </w:del>
      <w:r w:rsidR="007E732D" w:rsidRPr="007E732D">
        <w:rPr>
          <w:rFonts w:ascii="Arial" w:eastAsia="Times New Roman" w:hAnsi="Arial" w:cs="Arial"/>
          <w:color w:val="000000" w:themeColor="text1"/>
          <w:lang w:eastAsia="en-GB"/>
        </w:rPr>
        <w:t xml:space="preserve">Position 0 refers to the rating before any witness claim. </w:t>
      </w:r>
    </w:p>
    <w:p w14:paraId="32909F98" w14:textId="77777777" w:rsidR="00334D1D" w:rsidRDefault="00334D1D" w:rsidP="00C86140">
      <w:pPr>
        <w:spacing w:before="100" w:after="0" w:line="480" w:lineRule="auto"/>
        <w:rPr>
          <w:ins w:id="493" w:author="Furl, Nicholas" w:date="2024-10-01T15:25:00Z" w16du:dateUtc="2024-10-01T14:25:00Z"/>
          <w:rFonts w:ascii="Arial" w:eastAsia="Times New Roman" w:hAnsi="Arial" w:cs="Arial"/>
          <w:color w:val="000000" w:themeColor="text1"/>
          <w:lang w:eastAsia="en-GB"/>
        </w:rPr>
      </w:pPr>
    </w:p>
    <w:p w14:paraId="117AE962" w14:textId="77777777" w:rsidR="00334D1D" w:rsidRDefault="00334D1D" w:rsidP="00C86140">
      <w:pPr>
        <w:spacing w:before="100" w:after="0" w:line="480" w:lineRule="auto"/>
        <w:rPr>
          <w:ins w:id="494" w:author="Furl, Nicholas" w:date="2024-10-01T15:25:00Z" w16du:dateUtc="2024-10-01T14:25:00Z"/>
          <w:rFonts w:ascii="Arial" w:eastAsia="Times New Roman" w:hAnsi="Arial" w:cs="Arial"/>
          <w:color w:val="000000" w:themeColor="text1"/>
          <w:lang w:eastAsia="en-GB"/>
        </w:rPr>
      </w:pPr>
    </w:p>
    <w:p w14:paraId="0B3A462C" w14:textId="0DBB1281" w:rsidR="0022279E" w:rsidRPr="00D61CE1" w:rsidRDefault="00CE2E6E" w:rsidP="00C86140">
      <w:pPr>
        <w:spacing w:before="100" w:after="0" w:line="480" w:lineRule="auto"/>
        <w:rPr>
          <w:rFonts w:ascii="Arial" w:eastAsia="Times New Roman" w:hAnsi="Arial" w:cs="Arial"/>
          <w:color w:val="000000" w:themeColor="text1"/>
          <w:lang w:eastAsia="en-GB"/>
        </w:rPr>
      </w:pPr>
      <w:del w:id="495" w:author="Furl, Nicholas" w:date="2024-10-01T15:48:00Z" w16du:dateUtc="2024-10-01T14:48:00Z">
        <w:r w:rsidDel="00D71051">
          <w:rPr>
            <w:rFonts w:ascii="Arial" w:eastAsia="Times New Roman" w:hAnsi="Arial" w:cs="Arial"/>
            <w:color w:val="000000" w:themeColor="text1"/>
            <w:lang w:eastAsia="en-GB"/>
          </w:rPr>
          <w:delText>Lower left panel showed Suspect effects on adjustment</w:delText>
        </w:r>
        <w:r w:rsidR="007E732D" w:rsidDel="00D71051">
          <w:rPr>
            <w:rFonts w:ascii="Arial" w:eastAsia="Times New Roman" w:hAnsi="Arial" w:cs="Arial"/>
            <w:color w:val="000000" w:themeColor="text1"/>
            <w:lang w:eastAsia="en-GB"/>
          </w:rPr>
          <w:delText>. L</w:delText>
        </w:r>
        <w:r w:rsidDel="00D71051">
          <w:rPr>
            <w:rFonts w:ascii="Arial" w:eastAsia="Times New Roman" w:hAnsi="Arial" w:cs="Arial"/>
            <w:color w:val="000000" w:themeColor="text1"/>
            <w:lang w:eastAsia="en-GB"/>
          </w:rPr>
          <w:delText xml:space="preserve">ower right panel shows Preceding Context effects on adjustment. </w:delText>
        </w:r>
        <w:r w:rsidR="004E09F5" w:rsidRPr="00D61CE1" w:rsidDel="00D71051">
          <w:rPr>
            <w:rFonts w:ascii="Arial" w:eastAsia="Times New Roman" w:hAnsi="Arial" w:cs="Arial"/>
            <w:color w:val="000000" w:themeColor="text1"/>
            <w:lang w:eastAsia="en-GB"/>
          </w:rPr>
          <w:delText xml:space="preserve">Black horizontal lines </w:delText>
        </w:r>
        <w:r w:rsidR="0032501C" w:rsidRPr="00D61CE1" w:rsidDel="00D71051">
          <w:rPr>
            <w:rFonts w:ascii="Arial" w:eastAsia="Times New Roman" w:hAnsi="Arial" w:cs="Arial"/>
            <w:color w:val="000000" w:themeColor="text1"/>
            <w:lang w:eastAsia="en-GB"/>
          </w:rPr>
          <w:delText>indicate optimal adjustment</w:delText>
        </w:r>
        <w:r w:rsidR="004E09F5" w:rsidRPr="00D61CE1" w:rsidDel="00D71051">
          <w:rPr>
            <w:rFonts w:ascii="Arial" w:eastAsia="Times New Roman" w:hAnsi="Arial" w:cs="Arial"/>
            <w:color w:val="000000" w:themeColor="text1"/>
            <w:lang w:eastAsia="en-GB"/>
          </w:rPr>
          <w:delText xml:space="preserve">. </w:delText>
        </w:r>
        <w:r w:rsidDel="00D71051">
          <w:rPr>
            <w:rFonts w:ascii="Arial" w:eastAsia="Times New Roman" w:hAnsi="Arial" w:cs="Arial"/>
            <w:color w:val="000000" w:themeColor="text1"/>
            <w:lang w:eastAsia="en-GB"/>
          </w:rPr>
          <w:delText>E</w:delText>
        </w:r>
        <w:r w:rsidR="004E09F5" w:rsidRPr="00D61CE1" w:rsidDel="00D71051">
          <w:rPr>
            <w:rFonts w:ascii="Arial" w:eastAsia="Times New Roman" w:hAnsi="Arial" w:cs="Arial"/>
            <w:color w:val="000000" w:themeColor="text1"/>
            <w:lang w:eastAsia="en-GB"/>
          </w:rPr>
          <w:delText>rror bars are 95% confidence intervals.</w:delText>
        </w:r>
      </w:del>
      <w:r w:rsidR="0022279E" w:rsidRPr="00D61CE1">
        <w:rPr>
          <w:rFonts w:ascii="Arial" w:eastAsia="Times New Roman" w:hAnsi="Arial" w:cs="Arial"/>
          <w:color w:val="000000" w:themeColor="text1"/>
          <w:lang w:eastAsia="en-GB"/>
        </w:rPr>
        <w:br w:type="page"/>
      </w:r>
    </w:p>
    <w:p w14:paraId="3AE7243C" w14:textId="3F35BB47" w:rsidR="004E09F5" w:rsidRDefault="0019755D" w:rsidP="009E284B">
      <w:pPr>
        <w:spacing w:before="100" w:after="0" w:line="480" w:lineRule="auto"/>
        <w:ind w:firstLine="720"/>
        <w:rPr>
          <w:ins w:id="496" w:author="Furl, Nicholas" w:date="2024-10-01T15:47:00Z" w16du:dateUtc="2024-10-01T14:47:00Z"/>
          <w:rFonts w:ascii="Arial" w:eastAsia="Times New Roman" w:hAnsi="Arial" w:cs="Arial"/>
          <w:color w:val="000000" w:themeColor="text1"/>
          <w:lang w:eastAsia="en-GB"/>
        </w:rPr>
      </w:pPr>
      <w:ins w:id="497" w:author="Furl, Nicholas" w:date="2024-10-01T15:46:00Z" w16du:dateUtc="2024-10-01T14:46:00Z">
        <w:r w:rsidRPr="00D61CE1">
          <w:rPr>
            <w:rFonts w:ascii="Arial" w:eastAsia="Times New Roman" w:hAnsi="Arial" w:cs="Arial"/>
            <w:color w:val="000000" w:themeColor="text1"/>
            <w:lang w:eastAsia="en-GB"/>
          </w:rPr>
          <w:lastRenderedPageBreak/>
          <w:t>The Adjustment Analysis</w:t>
        </w:r>
      </w:ins>
      <w:del w:id="498" w:author="Furl, Nicholas" w:date="2024-10-01T15:46:00Z" w16du:dateUtc="2024-10-01T14:46:00Z">
        <w:r w:rsidR="00CD7AB6" w:rsidDel="0019755D">
          <w:rPr>
            <w:rFonts w:ascii="Arial" w:eastAsia="Times New Roman" w:hAnsi="Arial" w:cs="Arial"/>
            <w:color w:val="000000" w:themeColor="text1"/>
            <w:lang w:eastAsia="en-GB"/>
          </w:rPr>
          <w:delText xml:space="preserve">We </w:delText>
        </w:r>
        <w:r w:rsidR="00E20225" w:rsidDel="0019755D">
          <w:rPr>
            <w:rFonts w:ascii="Arial" w:eastAsia="Times New Roman" w:hAnsi="Arial" w:cs="Arial"/>
            <w:color w:val="000000" w:themeColor="text1"/>
            <w:lang w:eastAsia="en-GB"/>
          </w:rPr>
          <w:delText>also</w:delText>
        </w:r>
      </w:del>
      <w:r w:rsidR="00E20225">
        <w:rPr>
          <w:rFonts w:ascii="Arial" w:eastAsia="Times New Roman" w:hAnsi="Arial" w:cs="Arial"/>
          <w:color w:val="000000" w:themeColor="text1"/>
          <w:lang w:eastAsia="en-GB"/>
        </w:rPr>
        <w:t xml:space="preserve"> confirmed</w:t>
      </w:r>
      <w:r w:rsidR="00CD7AB6">
        <w:rPr>
          <w:rFonts w:ascii="Arial" w:eastAsia="Times New Roman" w:hAnsi="Arial" w:cs="Arial"/>
          <w:color w:val="000000" w:themeColor="text1"/>
          <w:lang w:eastAsia="en-GB"/>
        </w:rPr>
        <w:t xml:space="preserve"> </w:t>
      </w:r>
      <w:del w:id="499" w:author="Furl, Nicholas" w:date="2024-10-01T15:46:00Z" w16du:dateUtc="2024-10-01T14:46:00Z">
        <w:r w:rsidR="00CD7AB6" w:rsidDel="0019755D">
          <w:rPr>
            <w:rFonts w:ascii="Arial" w:eastAsia="Times New Roman" w:hAnsi="Arial" w:cs="Arial"/>
            <w:color w:val="000000" w:themeColor="text1"/>
            <w:lang w:eastAsia="en-GB"/>
          </w:rPr>
          <w:delText xml:space="preserve">an </w:delText>
        </w:r>
      </w:del>
      <w:ins w:id="500" w:author="Furl, Nicholas" w:date="2024-10-01T15:46:00Z" w16du:dateUtc="2024-10-01T14:46:00Z">
        <w:r>
          <w:rPr>
            <w:rFonts w:ascii="Arial" w:eastAsia="Times New Roman" w:hAnsi="Arial" w:cs="Arial"/>
            <w:color w:val="000000" w:themeColor="text1"/>
            <w:lang w:eastAsia="en-GB"/>
          </w:rPr>
          <w:t>our</w:t>
        </w:r>
        <w:r>
          <w:rPr>
            <w:rFonts w:ascii="Arial" w:eastAsia="Times New Roman" w:hAnsi="Arial" w:cs="Arial"/>
            <w:color w:val="000000" w:themeColor="text1"/>
            <w:lang w:eastAsia="en-GB"/>
          </w:rPr>
          <w:t xml:space="preserve"> </w:t>
        </w:r>
      </w:ins>
      <w:r w:rsidR="00CD7AB6">
        <w:rPr>
          <w:rFonts w:ascii="Arial" w:eastAsia="Times New Roman" w:hAnsi="Arial" w:cs="Arial"/>
          <w:color w:val="000000" w:themeColor="text1"/>
          <w:lang w:eastAsia="en-GB"/>
        </w:rPr>
        <w:t xml:space="preserve">expected data feature that adjustments </w:t>
      </w:r>
      <w:del w:id="501" w:author="Furl, Nicholas" w:date="2024-10-01T15:46:00Z" w16du:dateUtc="2024-10-01T14:46:00Z">
        <w:r w:rsidR="00CD7AB6" w:rsidDel="0019755D">
          <w:rPr>
            <w:rFonts w:ascii="Arial" w:eastAsia="Times New Roman" w:hAnsi="Arial" w:cs="Arial"/>
            <w:color w:val="000000" w:themeColor="text1"/>
            <w:lang w:eastAsia="en-GB"/>
          </w:rPr>
          <w:delText xml:space="preserve">were </w:delText>
        </w:r>
      </w:del>
      <w:ins w:id="502" w:author="Furl, Nicholas" w:date="2024-10-01T15:46:00Z" w16du:dateUtc="2024-10-01T14:46:00Z">
        <w:r>
          <w:rPr>
            <w:rFonts w:ascii="Arial" w:eastAsia="Times New Roman" w:hAnsi="Arial" w:cs="Arial"/>
            <w:color w:val="000000" w:themeColor="text1"/>
            <w:lang w:eastAsia="en-GB"/>
          </w:rPr>
          <w:t>would be</w:t>
        </w:r>
        <w:r>
          <w:rPr>
            <w:rFonts w:ascii="Arial" w:eastAsia="Times New Roman" w:hAnsi="Arial" w:cs="Arial"/>
            <w:color w:val="000000" w:themeColor="text1"/>
            <w:lang w:eastAsia="en-GB"/>
          </w:rPr>
          <w:t xml:space="preserve"> </w:t>
        </w:r>
      </w:ins>
      <w:r w:rsidR="00CD7AB6">
        <w:rPr>
          <w:rFonts w:ascii="Arial" w:eastAsia="Times New Roman" w:hAnsi="Arial" w:cs="Arial"/>
          <w:color w:val="000000" w:themeColor="text1"/>
          <w:lang w:eastAsia="en-GB"/>
        </w:rPr>
        <w:t>positive or negative on average depending on whether guilt claims were positive or negative, respectively (</w:t>
      </w:r>
      <w:del w:id="503" w:author="Furl, Nicholas" w:date="2024-10-01T15:47:00Z" w16du:dateUtc="2024-10-01T14:47:00Z">
        <w:r w:rsidR="00CD7AB6" w:rsidDel="00D71051">
          <w:rPr>
            <w:rFonts w:ascii="Arial" w:eastAsia="Times New Roman" w:hAnsi="Arial" w:cs="Arial"/>
            <w:color w:val="000000" w:themeColor="text1"/>
            <w:lang w:eastAsia="en-GB"/>
          </w:rPr>
          <w:delText xml:space="preserve">middle row, </w:delText>
        </w:r>
      </w:del>
      <w:r w:rsidR="004E09F5" w:rsidRPr="00D61CE1">
        <w:rPr>
          <w:rFonts w:ascii="Arial" w:eastAsia="Times New Roman" w:hAnsi="Arial" w:cs="Arial"/>
          <w:color w:val="000000" w:themeColor="text1"/>
          <w:lang w:eastAsia="en-GB"/>
        </w:rPr>
        <w:t xml:space="preserve">Figure </w:t>
      </w:r>
      <w:ins w:id="504" w:author="Furl, Nicholas" w:date="2024-10-01T15:47:00Z" w16du:dateUtc="2024-10-01T14:47:00Z">
        <w:r w:rsidR="00D71051">
          <w:rPr>
            <w:rFonts w:ascii="Arial" w:eastAsia="Times New Roman" w:hAnsi="Arial" w:cs="Arial"/>
            <w:color w:val="000000" w:themeColor="text1"/>
            <w:lang w:eastAsia="en-GB"/>
          </w:rPr>
          <w:t>2</w:t>
        </w:r>
      </w:ins>
      <w:del w:id="505" w:author="Furl, Nicholas" w:date="2024-10-01T15:47:00Z" w16du:dateUtc="2024-10-01T14:47:00Z">
        <w:r w:rsidR="004E09F5" w:rsidRPr="00D61CE1" w:rsidDel="00D71051">
          <w:rPr>
            <w:rFonts w:ascii="Arial" w:eastAsia="Times New Roman" w:hAnsi="Arial" w:cs="Arial"/>
            <w:color w:val="000000" w:themeColor="text1"/>
            <w:lang w:eastAsia="en-GB"/>
          </w:rPr>
          <w:delText>1</w:delText>
        </w:r>
      </w:del>
      <w:r w:rsidR="00CD7AB6">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 </w:t>
      </w:r>
      <w:ins w:id="506" w:author="Furl, Nicholas" w:date="2024-10-01T15:46:00Z" w16du:dateUtc="2024-10-01T14:46:00Z">
        <w:r>
          <w:rPr>
            <w:rFonts w:ascii="Arial" w:eastAsia="Times New Roman" w:hAnsi="Arial" w:cs="Arial"/>
            <w:color w:val="000000" w:themeColor="text1"/>
            <w:lang w:eastAsia="en-GB"/>
          </w:rPr>
          <w:t xml:space="preserve">Indeed, there was a </w:t>
        </w:r>
      </w:ins>
      <w:del w:id="507" w:author="Furl, Nicholas" w:date="2024-10-01T15:46:00Z" w16du:dateUtc="2024-10-01T14:46:00Z">
        <w:r w:rsidR="0055749D" w:rsidRPr="00D61CE1" w:rsidDel="0019755D">
          <w:rPr>
            <w:rFonts w:ascii="Arial" w:eastAsia="Times New Roman" w:hAnsi="Arial" w:cs="Arial"/>
            <w:color w:val="000000" w:themeColor="text1"/>
            <w:lang w:eastAsia="en-GB"/>
          </w:rPr>
          <w:delText>T</w:delText>
        </w:r>
        <w:r w:rsidR="008955AD" w:rsidRPr="00D61CE1" w:rsidDel="0019755D">
          <w:rPr>
            <w:rFonts w:ascii="Arial" w:eastAsia="Times New Roman" w:hAnsi="Arial" w:cs="Arial"/>
            <w:color w:val="000000" w:themeColor="text1"/>
            <w:lang w:eastAsia="en-GB"/>
          </w:rPr>
          <w:delText xml:space="preserve">he Participant Adjustment Analysis </w:delText>
        </w:r>
        <w:r w:rsidR="00CD7AB6" w:rsidDel="0019755D">
          <w:rPr>
            <w:rFonts w:ascii="Arial" w:eastAsia="Times New Roman" w:hAnsi="Arial" w:cs="Arial"/>
            <w:color w:val="000000" w:themeColor="text1"/>
            <w:lang w:eastAsia="en-GB"/>
          </w:rPr>
          <w:delText xml:space="preserve">confirms the </w:delText>
        </w:r>
      </w:del>
      <w:r w:rsidR="004E09F5" w:rsidRPr="00D61CE1">
        <w:rPr>
          <w:rFonts w:ascii="Arial" w:eastAsia="Times New Roman" w:hAnsi="Arial" w:cs="Arial"/>
          <w:color w:val="000000" w:themeColor="text1"/>
          <w:lang w:eastAsia="en-GB"/>
        </w:rPr>
        <w:t xml:space="preserve">significant main effect of </w:t>
      </w:r>
      <w:r w:rsidR="005016AF" w:rsidRPr="00D61CE1">
        <w:rPr>
          <w:rFonts w:ascii="Arial" w:eastAsia="Times New Roman" w:hAnsi="Arial" w:cs="Arial"/>
          <w:color w:val="000000" w:themeColor="text1"/>
          <w:lang w:eastAsia="en-GB"/>
        </w:rPr>
        <w:t>Witness C</w:t>
      </w:r>
      <w:r w:rsidR="004E09F5" w:rsidRPr="00D61CE1">
        <w:rPr>
          <w:rFonts w:ascii="Arial" w:eastAsia="Times New Roman" w:hAnsi="Arial" w:cs="Arial"/>
          <w:color w:val="000000" w:themeColor="text1"/>
          <w:lang w:eastAsia="en-GB"/>
        </w:rPr>
        <w:t xml:space="preserve">laim </w:t>
      </w:r>
      <w:proofErr w:type="gramStart"/>
      <w:r w:rsidR="004E09F5" w:rsidRPr="00D61CE1">
        <w:rPr>
          <w:rFonts w:ascii="Arial" w:eastAsia="Times New Roman" w:hAnsi="Arial" w:cs="Arial"/>
          <w:i/>
          <w:iCs/>
          <w:color w:val="000000" w:themeColor="text1"/>
          <w:lang w:eastAsia="en-GB"/>
        </w:rPr>
        <w:t>F</w:t>
      </w:r>
      <w:r w:rsidR="00C2491B" w:rsidRPr="00D61CE1">
        <w:rPr>
          <w:rFonts w:ascii="Arial" w:eastAsia="Times New Roman" w:hAnsi="Arial" w:cs="Arial"/>
          <w:color w:val="000000" w:themeColor="text1"/>
          <w:lang w:eastAsia="en-GB"/>
        </w:rPr>
        <w:t>(</w:t>
      </w:r>
      <w:proofErr w:type="gramEnd"/>
      <w:r w:rsidR="00C2491B" w:rsidRPr="00D61CE1">
        <w:rPr>
          <w:rFonts w:ascii="Arial" w:eastAsia="Times New Roman" w:hAnsi="Arial" w:cs="Arial"/>
          <w:color w:val="000000" w:themeColor="text1"/>
          <w:lang w:eastAsia="en-GB"/>
        </w:rPr>
        <w:t>1, 597) = 210.39</w:t>
      </w:r>
      <w:r w:rsidR="004E09F5"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i/>
          <w:iCs/>
          <w:color w:val="000000" w:themeColor="text1"/>
          <w:lang w:eastAsia="en-GB"/>
        </w:rPr>
        <w:t>p</w:t>
      </w:r>
      <w:r w:rsidR="004E09F5" w:rsidRPr="00D61CE1">
        <w:rPr>
          <w:rFonts w:ascii="Arial" w:eastAsia="Times New Roman" w:hAnsi="Arial" w:cs="Arial"/>
          <w:color w:val="000000" w:themeColor="text1"/>
          <w:lang w:eastAsia="en-GB"/>
        </w:rPr>
        <w:t xml:space="preserve"> &lt; .001, </w:t>
      </w:r>
      <w:r w:rsidR="001143C5" w:rsidRPr="00D61CE1">
        <w:rPr>
          <w:rFonts w:ascii="Arial" w:eastAsia="Times New Roman" w:hAnsi="Arial" w:cs="Arial"/>
          <w:i/>
          <w:iCs/>
          <w:color w:val="000000" w:themeColor="text1"/>
          <w:lang w:eastAsia="en-GB"/>
        </w:rPr>
        <w:t>η</w:t>
      </w:r>
      <w:r w:rsidR="001143C5" w:rsidRPr="00D61CE1">
        <w:rPr>
          <w:rFonts w:ascii="Arial" w:eastAsia="Times New Roman" w:hAnsi="Arial" w:cs="Arial"/>
          <w:i/>
          <w:iCs/>
          <w:color w:val="000000" w:themeColor="text1"/>
          <w:vertAlign w:val="subscript"/>
          <w:lang w:eastAsia="en-GB"/>
        </w:rPr>
        <w:t>p</w:t>
      </w:r>
      <w:r w:rsidR="001143C5" w:rsidRPr="00D61CE1">
        <w:rPr>
          <w:rFonts w:ascii="Arial" w:eastAsia="Times New Roman" w:hAnsi="Arial" w:cs="Arial"/>
          <w:i/>
          <w:iCs/>
          <w:color w:val="000000" w:themeColor="text1"/>
          <w:vertAlign w:val="superscript"/>
          <w:lang w:eastAsia="en-GB"/>
        </w:rPr>
        <w:t>2</w:t>
      </w:r>
      <w:r w:rsidR="001143C5" w:rsidRPr="00D61CE1">
        <w:rPr>
          <w:rFonts w:ascii="Arial" w:eastAsia="Times New Roman" w:hAnsi="Arial" w:cs="Arial"/>
          <w:i/>
          <w:iCs/>
          <w:color w:val="000000" w:themeColor="text1"/>
          <w:lang w:eastAsia="en-GB"/>
        </w:rPr>
        <w:t xml:space="preserve"> </w:t>
      </w:r>
      <w:r w:rsidR="00C2491B" w:rsidRPr="00D61CE1">
        <w:rPr>
          <w:rFonts w:ascii="Arial" w:eastAsia="Times New Roman" w:hAnsi="Arial" w:cs="Arial"/>
          <w:color w:val="000000" w:themeColor="text1"/>
          <w:lang w:eastAsia="en-GB"/>
        </w:rPr>
        <w:t>= .26</w:t>
      </w:r>
      <w:r w:rsidR="00CD7AB6">
        <w:rPr>
          <w:rFonts w:ascii="Arial" w:eastAsia="Times New Roman" w:hAnsi="Arial" w:cs="Arial"/>
          <w:color w:val="000000" w:themeColor="text1"/>
          <w:lang w:eastAsia="en-GB"/>
        </w:rPr>
        <w:t xml:space="preserve">, with no </w:t>
      </w:r>
      <w:r w:rsidR="00CD7AB6" w:rsidRPr="00CD7AB6">
        <w:rPr>
          <w:rFonts w:ascii="Arial" w:eastAsia="Times New Roman" w:hAnsi="Arial" w:cs="Arial"/>
          <w:color w:val="000000" w:themeColor="text1"/>
          <w:lang w:eastAsia="en-GB"/>
        </w:rPr>
        <w:t xml:space="preserve">Witness Claim </w:t>
      </w:r>
      <w:r w:rsidR="00CD7AB6">
        <w:rPr>
          <w:rFonts w:ascii="Arial" w:eastAsia="Times New Roman" w:hAnsi="Arial" w:cs="Arial"/>
          <w:color w:val="000000" w:themeColor="text1"/>
          <w:lang w:eastAsia="en-GB"/>
        </w:rPr>
        <w:t xml:space="preserve">× </w:t>
      </w:r>
      <w:r w:rsidR="00CD7AB6" w:rsidRPr="00CD7AB6">
        <w:rPr>
          <w:rFonts w:ascii="Arial" w:eastAsia="Times New Roman" w:hAnsi="Arial" w:cs="Arial"/>
          <w:color w:val="000000" w:themeColor="text1"/>
          <w:lang w:eastAsia="en-GB"/>
        </w:rPr>
        <w:t xml:space="preserve">Suspect </w:t>
      </w:r>
      <w:r w:rsidR="00CD7AB6">
        <w:rPr>
          <w:rFonts w:ascii="Arial" w:eastAsia="Times New Roman" w:hAnsi="Arial" w:cs="Arial"/>
          <w:color w:val="000000" w:themeColor="text1"/>
          <w:lang w:eastAsia="en-GB"/>
        </w:rPr>
        <w:t xml:space="preserve">interaction </w:t>
      </w:r>
      <w:r w:rsidR="00CD7AB6" w:rsidRPr="00CD7AB6">
        <w:rPr>
          <w:rFonts w:ascii="Arial" w:eastAsia="Times New Roman" w:hAnsi="Arial" w:cs="Arial"/>
          <w:color w:val="000000" w:themeColor="text1"/>
          <w:lang w:eastAsia="en-GB"/>
        </w:rPr>
        <w:t>(p = .83)</w:t>
      </w:r>
      <w:r w:rsidR="00CD7AB6">
        <w:rPr>
          <w:rFonts w:ascii="Arial" w:eastAsia="Times New Roman" w:hAnsi="Arial" w:cs="Arial"/>
          <w:color w:val="000000" w:themeColor="text1"/>
          <w:lang w:eastAsia="en-GB"/>
        </w:rPr>
        <w:t xml:space="preserve">. </w:t>
      </w:r>
      <w:ins w:id="508" w:author="Furl, Nicholas" w:date="2024-10-01T15:50:00Z" w16du:dateUtc="2024-10-01T14:50:00Z">
        <w:r w:rsidR="003E2B25">
          <w:rPr>
            <w:rFonts w:ascii="Arial" w:eastAsia="Times New Roman" w:hAnsi="Arial" w:cs="Arial"/>
            <w:color w:val="000000" w:themeColor="text1"/>
            <w:lang w:eastAsia="en-GB"/>
          </w:rPr>
          <w:t>Generally, participants adjusted more conservati</w:t>
        </w:r>
      </w:ins>
      <w:ins w:id="509" w:author="Furl, Nicholas" w:date="2024-10-01T15:51:00Z" w16du:dateUtc="2024-10-01T14:51:00Z">
        <w:r w:rsidR="003E2B25">
          <w:rPr>
            <w:rFonts w:ascii="Arial" w:eastAsia="Times New Roman" w:hAnsi="Arial" w:cs="Arial"/>
            <w:color w:val="000000" w:themeColor="text1"/>
            <w:lang w:eastAsia="en-GB"/>
          </w:rPr>
          <w:t xml:space="preserve">vely, compared to the ground truth </w:t>
        </w:r>
      </w:ins>
      <w:ins w:id="510" w:author="Furl, Nicholas" w:date="2024-10-05T16:00:00Z" w16du:dateUtc="2024-10-05T15:00:00Z">
        <w:r w:rsidR="00D34D64">
          <w:rPr>
            <w:rFonts w:ascii="Arial" w:eastAsia="Times New Roman" w:hAnsi="Arial" w:cs="Arial"/>
            <w:color w:val="000000" w:themeColor="text1"/>
            <w:lang w:eastAsia="en-GB"/>
          </w:rPr>
          <w:t>probability</w:t>
        </w:r>
      </w:ins>
      <w:ins w:id="511" w:author="Furl, Nicholas" w:date="2024-10-01T15:51:00Z" w16du:dateUtc="2024-10-01T14:51:00Z">
        <w:r w:rsidR="003E2B25">
          <w:rPr>
            <w:rFonts w:ascii="Arial" w:eastAsia="Times New Roman" w:hAnsi="Arial" w:cs="Arial"/>
            <w:color w:val="000000" w:themeColor="text1"/>
            <w:lang w:eastAsia="en-GB"/>
          </w:rPr>
          <w:t xml:space="preserve">. </w:t>
        </w:r>
      </w:ins>
      <w:r w:rsidR="00CD7AB6">
        <w:rPr>
          <w:rFonts w:ascii="Arial" w:eastAsia="Times New Roman" w:hAnsi="Arial" w:cs="Arial"/>
          <w:color w:val="000000" w:themeColor="text1"/>
          <w:lang w:eastAsia="en-GB"/>
        </w:rPr>
        <w:t xml:space="preserve">The </w:t>
      </w:r>
      <w:r w:rsidR="00466B08">
        <w:rPr>
          <w:rFonts w:ascii="Arial" w:eastAsia="Times New Roman" w:hAnsi="Arial" w:cs="Arial"/>
          <w:color w:val="000000" w:themeColor="text1"/>
          <w:lang w:eastAsia="en-GB"/>
        </w:rPr>
        <w:t>next section reports the Suspect main effect</w:t>
      </w:r>
      <w:r w:rsidR="004E09F5" w:rsidRPr="00D61CE1">
        <w:rPr>
          <w:rFonts w:ascii="Arial" w:eastAsia="Times New Roman" w:hAnsi="Arial" w:cs="Arial"/>
          <w:color w:val="000000" w:themeColor="text1"/>
          <w:lang w:eastAsia="en-GB"/>
        </w:rPr>
        <w:t xml:space="preserve">. </w:t>
      </w:r>
    </w:p>
    <w:p w14:paraId="48F918AC" w14:textId="77777777" w:rsidR="00D71051" w:rsidRDefault="00D71051" w:rsidP="00D71051">
      <w:pPr>
        <w:spacing w:before="100" w:after="0" w:line="480" w:lineRule="auto"/>
        <w:rPr>
          <w:ins w:id="512" w:author="Furl, Nicholas" w:date="2024-10-01T15:48:00Z" w16du:dateUtc="2024-10-01T14:48:00Z"/>
          <w:rFonts w:ascii="Arial" w:eastAsia="Times New Roman" w:hAnsi="Arial" w:cs="Arial"/>
          <w:color w:val="000000" w:themeColor="text1"/>
          <w:lang w:eastAsia="en-GB"/>
        </w:rPr>
      </w:pPr>
    </w:p>
    <w:p w14:paraId="78A71C09" w14:textId="50CC4ED5" w:rsidR="00D71051" w:rsidRPr="00D71051" w:rsidRDefault="00D71051" w:rsidP="00D71051">
      <w:pPr>
        <w:spacing w:before="100" w:after="0" w:line="480" w:lineRule="auto"/>
        <w:rPr>
          <w:ins w:id="513" w:author="Furl, Nicholas" w:date="2024-10-01T15:48:00Z" w16du:dateUtc="2024-10-01T14:48:00Z"/>
          <w:rFonts w:ascii="Arial" w:eastAsia="Times New Roman" w:hAnsi="Arial" w:cs="Arial"/>
          <w:b/>
          <w:bCs/>
          <w:color w:val="000000" w:themeColor="text1"/>
          <w:lang w:eastAsia="en-GB"/>
          <w:rPrChange w:id="514" w:author="Furl, Nicholas" w:date="2024-10-01T15:48:00Z" w16du:dateUtc="2024-10-01T14:48:00Z">
            <w:rPr>
              <w:ins w:id="515" w:author="Furl, Nicholas" w:date="2024-10-01T15:48:00Z" w16du:dateUtc="2024-10-01T14:48:00Z"/>
              <w:rFonts w:ascii="Arial" w:eastAsia="Times New Roman" w:hAnsi="Arial" w:cs="Arial"/>
              <w:color w:val="000000" w:themeColor="text1"/>
              <w:lang w:eastAsia="en-GB"/>
            </w:rPr>
          </w:rPrChange>
        </w:rPr>
      </w:pPr>
      <w:ins w:id="516" w:author="Furl, Nicholas" w:date="2024-10-01T15:47:00Z" w16du:dateUtc="2024-10-01T14:47:00Z">
        <w:r w:rsidRPr="00D71051">
          <w:rPr>
            <w:rFonts w:ascii="Arial" w:eastAsia="Times New Roman" w:hAnsi="Arial" w:cs="Arial"/>
            <w:b/>
            <w:bCs/>
            <w:color w:val="000000" w:themeColor="text1"/>
            <w:lang w:eastAsia="en-GB"/>
            <w:rPrChange w:id="517" w:author="Furl, Nicholas" w:date="2024-10-01T15:48:00Z" w16du:dateUtc="2024-10-01T14:48:00Z">
              <w:rPr>
                <w:rFonts w:ascii="Arial" w:eastAsia="Times New Roman" w:hAnsi="Arial" w:cs="Arial"/>
                <w:color w:val="000000" w:themeColor="text1"/>
                <w:lang w:eastAsia="en-GB"/>
              </w:rPr>
            </w:rPrChange>
          </w:rPr>
          <w:t>Figure 2.</w:t>
        </w:r>
      </w:ins>
      <w:ins w:id="518" w:author="Furl, Nicholas" w:date="2024-10-01T15:48:00Z" w16du:dateUtc="2024-10-01T14:48:00Z">
        <w:r w:rsidRPr="00D71051">
          <w:rPr>
            <w:rFonts w:ascii="Arial" w:eastAsia="Times New Roman" w:hAnsi="Arial" w:cs="Arial"/>
            <w:b/>
            <w:bCs/>
            <w:color w:val="000000" w:themeColor="text1"/>
            <w:lang w:eastAsia="en-GB"/>
            <w:rPrChange w:id="519" w:author="Furl, Nicholas" w:date="2024-10-01T15:48:00Z" w16du:dateUtc="2024-10-01T14:48:00Z">
              <w:rPr>
                <w:rFonts w:ascii="Arial" w:eastAsia="Times New Roman" w:hAnsi="Arial" w:cs="Arial"/>
                <w:color w:val="000000" w:themeColor="text1"/>
                <w:lang w:eastAsia="en-GB"/>
              </w:rPr>
            </w:rPrChange>
          </w:rPr>
          <w:t xml:space="preserve"> </w:t>
        </w:r>
      </w:ins>
    </w:p>
    <w:p w14:paraId="78DE99F6" w14:textId="0463A181" w:rsidR="00D71051" w:rsidRPr="00211218" w:rsidRDefault="00D71051" w:rsidP="00D71051">
      <w:pPr>
        <w:spacing w:before="100" w:after="0" w:line="480" w:lineRule="auto"/>
        <w:rPr>
          <w:rFonts w:ascii="Arial" w:eastAsia="Times New Roman" w:hAnsi="Arial" w:cs="Arial"/>
          <w:i/>
          <w:iCs/>
          <w:color w:val="000000" w:themeColor="text1"/>
          <w:lang w:eastAsia="en-GB"/>
          <w:rPrChange w:id="520" w:author="Furl, Nicholas" w:date="2024-10-05T15:34:00Z" w16du:dateUtc="2024-10-05T14:34:00Z">
            <w:rPr>
              <w:rFonts w:ascii="Arial" w:eastAsia="Times New Roman" w:hAnsi="Arial" w:cs="Arial"/>
              <w:color w:val="000000" w:themeColor="text1"/>
              <w:lang w:eastAsia="en-GB"/>
            </w:rPr>
          </w:rPrChange>
        </w:rPr>
        <w:pPrChange w:id="521" w:author="Furl, Nicholas" w:date="2024-10-01T15:47:00Z" w16du:dateUtc="2024-10-01T14:47:00Z">
          <w:pPr>
            <w:spacing w:before="100" w:after="0" w:line="480" w:lineRule="auto"/>
            <w:ind w:firstLine="720"/>
          </w:pPr>
        </w:pPrChange>
      </w:pPr>
      <w:ins w:id="522" w:author="Furl, Nicholas" w:date="2024-10-01T15:48:00Z" w16du:dateUtc="2024-10-01T14:48:00Z">
        <w:r w:rsidRPr="00211218">
          <w:rPr>
            <w:rFonts w:ascii="Arial" w:eastAsia="Times New Roman" w:hAnsi="Arial" w:cs="Arial"/>
            <w:i/>
            <w:iCs/>
            <w:color w:val="000000" w:themeColor="text1"/>
            <w:lang w:eastAsia="en-GB"/>
            <w:rPrChange w:id="523" w:author="Furl, Nicholas" w:date="2024-10-05T15:34:00Z" w16du:dateUtc="2024-10-05T14:34:00Z">
              <w:rPr>
                <w:rFonts w:ascii="Arial" w:eastAsia="Times New Roman" w:hAnsi="Arial" w:cs="Arial"/>
                <w:color w:val="000000" w:themeColor="text1"/>
                <w:lang w:eastAsia="en-GB"/>
              </w:rPr>
            </w:rPrChange>
          </w:rPr>
          <w:t>Adjustment in Experiment 1.</w:t>
        </w:r>
      </w:ins>
    </w:p>
    <w:p w14:paraId="1DC73F05" w14:textId="12FFB3BB" w:rsidR="00A5173F" w:rsidRPr="00D61CE1" w:rsidRDefault="00D71051" w:rsidP="009E284B">
      <w:pPr>
        <w:spacing w:before="100" w:after="0" w:line="480" w:lineRule="auto"/>
        <w:ind w:firstLine="720"/>
        <w:rPr>
          <w:rFonts w:ascii="Arial" w:eastAsia="Times New Roman" w:hAnsi="Arial" w:cs="Arial"/>
          <w:color w:val="000000" w:themeColor="text1"/>
          <w:lang w:eastAsia="en-GB"/>
        </w:rPr>
      </w:pPr>
      <w:ins w:id="524" w:author="Furl, Nicholas" w:date="2024-10-01T15:47:00Z" w16du:dateUtc="2024-10-01T14:47:00Z">
        <w:r>
          <w:rPr>
            <w:rFonts w:ascii="Arial" w:eastAsia="Times New Roman" w:hAnsi="Arial" w:cs="Arial"/>
            <w:noProof/>
            <w:color w:val="000000" w:themeColor="text1"/>
            <w:lang w:eastAsia="en-GB"/>
          </w:rPr>
          <w:drawing>
            <wp:inline distT="0" distB="0" distL="0" distR="0" wp14:anchorId="769ECF8B" wp14:editId="27E496DD">
              <wp:extent cx="3832860" cy="4694453"/>
              <wp:effectExtent l="0" t="0" r="0" b="0"/>
              <wp:docPr id="1696644897"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44897" name="Picture 2"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4209" cy="4696105"/>
                      </a:xfrm>
                      <a:prstGeom prst="rect">
                        <a:avLst/>
                      </a:prstGeom>
                    </pic:spPr>
                  </pic:pic>
                </a:graphicData>
              </a:graphic>
            </wp:inline>
          </w:drawing>
        </w:r>
      </w:ins>
    </w:p>
    <w:p w14:paraId="1D4A1716" w14:textId="05540A67" w:rsidR="00D71051" w:rsidRDefault="00D71051" w:rsidP="00D71051">
      <w:pPr>
        <w:spacing w:line="480" w:lineRule="auto"/>
        <w:rPr>
          <w:ins w:id="525" w:author="Furl, Nicholas" w:date="2024-10-01T15:47:00Z" w16du:dateUtc="2024-10-01T14:47:00Z"/>
          <w:rFonts w:ascii="Arial" w:eastAsia="Times New Roman" w:hAnsi="Arial" w:cs="Arial"/>
          <w:i/>
          <w:color w:val="000000" w:themeColor="text1"/>
          <w:lang w:eastAsia="en-GB"/>
        </w:rPr>
        <w:pPrChange w:id="526" w:author="Furl, Nicholas" w:date="2024-10-01T15:49:00Z" w16du:dateUtc="2024-10-01T14:49:00Z">
          <w:pPr/>
        </w:pPrChange>
      </w:pPr>
      <w:ins w:id="527" w:author="Furl, Nicholas" w:date="2024-10-01T15:48:00Z" w16du:dateUtc="2024-10-01T14:48:00Z">
        <w:r>
          <w:rPr>
            <w:rFonts w:ascii="Arial" w:eastAsia="Times New Roman" w:hAnsi="Arial" w:cs="Arial"/>
            <w:i/>
            <w:color w:val="000000" w:themeColor="text1"/>
            <w:lang w:eastAsia="en-GB"/>
          </w:rPr>
          <w:t xml:space="preserve">Note: </w:t>
        </w:r>
      </w:ins>
      <w:ins w:id="528" w:author="Furl, Nicholas" w:date="2024-10-01T15:49:00Z" w16du:dateUtc="2024-10-01T14:49:00Z">
        <w:r>
          <w:rPr>
            <w:rFonts w:ascii="Arial" w:eastAsia="Times New Roman" w:hAnsi="Arial" w:cs="Arial"/>
            <w:iCs/>
            <w:color w:val="000000" w:themeColor="text1"/>
            <w:lang w:eastAsia="en-GB"/>
          </w:rPr>
          <w:t>Upper</w:t>
        </w:r>
        <w:r w:rsidRPr="00D71051">
          <w:rPr>
            <w:rFonts w:ascii="Arial" w:eastAsia="Times New Roman" w:hAnsi="Arial" w:cs="Arial"/>
            <w:iCs/>
            <w:color w:val="000000" w:themeColor="text1"/>
            <w:lang w:eastAsia="en-GB"/>
            <w:rPrChange w:id="529" w:author="Furl, Nicholas" w:date="2024-10-01T15:49:00Z" w16du:dateUtc="2024-10-01T14:49:00Z">
              <w:rPr>
                <w:rFonts w:ascii="Arial" w:eastAsia="Times New Roman" w:hAnsi="Arial" w:cs="Arial"/>
                <w:i/>
                <w:color w:val="000000" w:themeColor="text1"/>
                <w:lang w:eastAsia="en-GB"/>
              </w:rPr>
            </w:rPrChange>
          </w:rPr>
          <w:t xml:space="preserve"> panel show</w:t>
        </w:r>
        <w:r>
          <w:rPr>
            <w:rFonts w:ascii="Arial" w:eastAsia="Times New Roman" w:hAnsi="Arial" w:cs="Arial"/>
            <w:iCs/>
            <w:color w:val="000000" w:themeColor="text1"/>
            <w:lang w:eastAsia="en-GB"/>
          </w:rPr>
          <w:t>s</w:t>
        </w:r>
        <w:r w:rsidRPr="00D71051">
          <w:rPr>
            <w:rFonts w:ascii="Arial" w:eastAsia="Times New Roman" w:hAnsi="Arial" w:cs="Arial"/>
            <w:iCs/>
            <w:color w:val="000000" w:themeColor="text1"/>
            <w:lang w:eastAsia="en-GB"/>
            <w:rPrChange w:id="530" w:author="Furl, Nicholas" w:date="2024-10-01T15:49:00Z" w16du:dateUtc="2024-10-01T14:49:00Z">
              <w:rPr>
                <w:rFonts w:ascii="Arial" w:eastAsia="Times New Roman" w:hAnsi="Arial" w:cs="Arial"/>
                <w:i/>
                <w:color w:val="000000" w:themeColor="text1"/>
                <w:lang w:eastAsia="en-GB"/>
              </w:rPr>
            </w:rPrChange>
          </w:rPr>
          <w:t xml:space="preserve"> Suspect effects. Lower right panel shows Preceding Context effects. Error bars are 95% confidence intervals.</w:t>
        </w:r>
      </w:ins>
      <w:ins w:id="531" w:author="Furl, Nicholas" w:date="2024-10-01T15:50:00Z" w16du:dateUtc="2024-10-01T14:50:00Z">
        <w:r>
          <w:rPr>
            <w:rFonts w:ascii="Arial" w:eastAsia="Times New Roman" w:hAnsi="Arial" w:cs="Arial"/>
            <w:iCs/>
            <w:color w:val="000000" w:themeColor="text1"/>
            <w:lang w:eastAsia="en-GB"/>
          </w:rPr>
          <w:t xml:space="preserve"> </w:t>
        </w:r>
        <w:r>
          <w:rPr>
            <w:rFonts w:ascii="Arial" w:eastAsia="Times New Roman" w:hAnsi="Arial" w:cs="Arial"/>
            <w:iCs/>
            <w:color w:val="000000" w:themeColor="text1"/>
            <w:lang w:eastAsia="en-GB"/>
          </w:rPr>
          <w:t>Blue</w:t>
        </w:r>
        <w:r w:rsidRPr="009A7121">
          <w:rPr>
            <w:rFonts w:ascii="Arial" w:eastAsia="Times New Roman" w:hAnsi="Arial" w:cs="Arial"/>
            <w:iCs/>
            <w:color w:val="000000" w:themeColor="text1"/>
            <w:lang w:eastAsia="en-GB"/>
          </w:rPr>
          <w:t xml:space="preserve"> horizontal lines indicate </w:t>
        </w:r>
        <w:r>
          <w:rPr>
            <w:rFonts w:ascii="Arial" w:eastAsia="Times New Roman" w:hAnsi="Arial" w:cs="Arial"/>
            <w:iCs/>
            <w:color w:val="000000" w:themeColor="text1"/>
            <w:lang w:eastAsia="en-GB"/>
          </w:rPr>
          <w:t xml:space="preserve">ground truth </w:t>
        </w:r>
        <w:r w:rsidRPr="009A7121">
          <w:rPr>
            <w:rFonts w:ascii="Arial" w:eastAsia="Times New Roman" w:hAnsi="Arial" w:cs="Arial"/>
            <w:iCs/>
            <w:color w:val="000000" w:themeColor="text1"/>
            <w:lang w:eastAsia="en-GB"/>
          </w:rPr>
          <w:t>adjustment.</w:t>
        </w:r>
      </w:ins>
      <w:ins w:id="532" w:author="Furl, Nicholas" w:date="2024-10-01T15:47:00Z" w16du:dateUtc="2024-10-01T14:47:00Z">
        <w:r>
          <w:rPr>
            <w:rFonts w:ascii="Arial" w:eastAsia="Times New Roman" w:hAnsi="Arial" w:cs="Arial"/>
            <w:i/>
            <w:color w:val="000000" w:themeColor="text1"/>
            <w:lang w:eastAsia="en-GB"/>
          </w:rPr>
          <w:br w:type="page"/>
        </w:r>
      </w:ins>
    </w:p>
    <w:p w14:paraId="1C0A8858" w14:textId="09ECD371" w:rsidR="00912484" w:rsidRPr="00D61CE1" w:rsidRDefault="00912484" w:rsidP="00912484">
      <w:pPr>
        <w:spacing w:before="100" w:after="0" w:line="480" w:lineRule="auto"/>
        <w:rPr>
          <w:rFonts w:ascii="Arial" w:eastAsia="Times New Roman" w:hAnsi="Arial" w:cs="Arial"/>
          <w:i/>
          <w:color w:val="000000" w:themeColor="text1"/>
          <w:lang w:eastAsia="en-GB"/>
        </w:rPr>
      </w:pPr>
      <w:r w:rsidRPr="00D61CE1">
        <w:rPr>
          <w:rFonts w:ascii="Arial" w:eastAsia="Times New Roman" w:hAnsi="Arial" w:cs="Arial"/>
          <w:i/>
          <w:color w:val="000000" w:themeColor="text1"/>
          <w:lang w:eastAsia="en-GB"/>
        </w:rPr>
        <w:lastRenderedPageBreak/>
        <w:t xml:space="preserve">Null effects of </w:t>
      </w:r>
      <w:r w:rsidR="00E4354A" w:rsidRPr="00D61CE1">
        <w:rPr>
          <w:rFonts w:ascii="Arial" w:eastAsia="Times New Roman" w:hAnsi="Arial" w:cs="Arial"/>
          <w:i/>
          <w:color w:val="000000" w:themeColor="text1"/>
          <w:lang w:eastAsia="en-GB"/>
        </w:rPr>
        <w:t>Suspect</w:t>
      </w:r>
      <w:r w:rsidR="000224F5">
        <w:rPr>
          <w:rFonts w:ascii="Arial" w:eastAsia="Times New Roman" w:hAnsi="Arial" w:cs="Arial"/>
          <w:i/>
          <w:color w:val="000000" w:themeColor="text1"/>
          <w:lang w:eastAsia="en-GB"/>
        </w:rPr>
        <w:t xml:space="preserve">, </w:t>
      </w:r>
      <w:r w:rsidR="001F0B8B">
        <w:rPr>
          <w:rFonts w:ascii="Arial" w:eastAsia="Times New Roman" w:hAnsi="Arial" w:cs="Arial"/>
          <w:i/>
          <w:color w:val="000000" w:themeColor="text1"/>
          <w:lang w:eastAsia="en-GB"/>
        </w:rPr>
        <w:t xml:space="preserve">Affiliation </w:t>
      </w:r>
      <w:r w:rsidR="000224F5">
        <w:rPr>
          <w:rFonts w:ascii="Arial" w:eastAsia="Times New Roman" w:hAnsi="Arial" w:cs="Arial"/>
          <w:i/>
          <w:color w:val="000000" w:themeColor="text1"/>
          <w:lang w:eastAsia="en-GB"/>
        </w:rPr>
        <w:t xml:space="preserve">on </w:t>
      </w:r>
      <w:ins w:id="533" w:author="Furl, Nicholas" w:date="2024-10-01T15:52:00Z" w16du:dateUtc="2024-10-01T14:52:00Z">
        <w:r w:rsidR="00AE4203">
          <w:rPr>
            <w:rFonts w:ascii="Arial" w:eastAsia="Times New Roman" w:hAnsi="Arial" w:cs="Arial"/>
            <w:i/>
            <w:color w:val="000000" w:themeColor="text1"/>
            <w:lang w:eastAsia="en-GB"/>
          </w:rPr>
          <w:t xml:space="preserve">Participants’ </w:t>
        </w:r>
      </w:ins>
      <w:r w:rsidR="000224F5">
        <w:rPr>
          <w:rFonts w:ascii="Arial" w:eastAsia="Times New Roman" w:hAnsi="Arial" w:cs="Arial"/>
          <w:i/>
          <w:color w:val="000000" w:themeColor="text1"/>
          <w:lang w:eastAsia="en-GB"/>
        </w:rPr>
        <w:t>Probability</w:t>
      </w:r>
      <w:ins w:id="534" w:author="Furl, Nicholas" w:date="2024-10-01T15:52:00Z" w16du:dateUtc="2024-10-01T14:52:00Z">
        <w:r w:rsidR="00AE4203">
          <w:rPr>
            <w:rFonts w:ascii="Arial" w:eastAsia="Times New Roman" w:hAnsi="Arial" w:cs="Arial"/>
            <w:i/>
            <w:color w:val="000000" w:themeColor="text1"/>
            <w:lang w:eastAsia="en-GB"/>
          </w:rPr>
          <w:t xml:space="preserve"> and</w:t>
        </w:r>
      </w:ins>
      <w:del w:id="535" w:author="Furl, Nicholas" w:date="2024-10-01T15:52:00Z" w16du:dateUtc="2024-10-01T14:52:00Z">
        <w:r w:rsidR="000224F5" w:rsidDel="00AE4203">
          <w:rPr>
            <w:rFonts w:ascii="Arial" w:eastAsia="Times New Roman" w:hAnsi="Arial" w:cs="Arial"/>
            <w:i/>
            <w:color w:val="000000" w:themeColor="text1"/>
            <w:lang w:eastAsia="en-GB"/>
          </w:rPr>
          <w:delText>,</w:delText>
        </w:r>
      </w:del>
      <w:r w:rsidR="000224F5">
        <w:rPr>
          <w:rFonts w:ascii="Arial" w:eastAsia="Times New Roman" w:hAnsi="Arial" w:cs="Arial"/>
          <w:i/>
          <w:color w:val="000000" w:themeColor="text1"/>
          <w:lang w:eastAsia="en-GB"/>
        </w:rPr>
        <w:t xml:space="preserve"> Adjustment</w:t>
      </w:r>
      <w:del w:id="536" w:author="Furl, Nicholas" w:date="2024-10-01T15:52:00Z" w16du:dateUtc="2024-10-01T14:52:00Z">
        <w:r w:rsidR="000224F5" w:rsidDel="00AE4203">
          <w:rPr>
            <w:rFonts w:ascii="Arial" w:eastAsia="Times New Roman" w:hAnsi="Arial" w:cs="Arial"/>
            <w:i/>
            <w:color w:val="000000" w:themeColor="text1"/>
            <w:lang w:eastAsia="en-GB"/>
          </w:rPr>
          <w:delText xml:space="preserve">, </w:delText>
        </w:r>
        <w:r w:rsidR="00331329" w:rsidRPr="00D61CE1" w:rsidDel="00AE4203">
          <w:rPr>
            <w:rFonts w:ascii="Arial" w:eastAsia="Times New Roman" w:hAnsi="Arial" w:cs="Arial"/>
            <w:i/>
            <w:color w:val="000000" w:themeColor="text1"/>
            <w:lang w:eastAsia="en-GB"/>
          </w:rPr>
          <w:delText>B</w:delText>
        </w:r>
        <w:r w:rsidRPr="00D61CE1" w:rsidDel="00AE4203">
          <w:rPr>
            <w:rFonts w:ascii="Arial" w:eastAsia="Times New Roman" w:hAnsi="Arial" w:cs="Arial"/>
            <w:i/>
            <w:color w:val="000000" w:themeColor="text1"/>
            <w:lang w:eastAsia="en-GB"/>
          </w:rPr>
          <w:delText>ias</w:delText>
        </w:r>
      </w:del>
    </w:p>
    <w:p w14:paraId="7241300C" w14:textId="102E0A0B" w:rsidR="004E09F5" w:rsidRPr="00D61CE1" w:rsidRDefault="003670E2" w:rsidP="00EF4764">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Pre-registered h</w:t>
      </w:r>
      <w:r w:rsidR="00F11F03" w:rsidRPr="00D61CE1">
        <w:rPr>
          <w:rFonts w:ascii="Arial" w:eastAsia="Times New Roman" w:hAnsi="Arial" w:cs="Arial"/>
          <w:color w:val="000000" w:themeColor="text1"/>
          <w:lang w:eastAsia="en-GB"/>
        </w:rPr>
        <w:t xml:space="preserve">ypothesis #1, </w:t>
      </w:r>
      <w:r>
        <w:rPr>
          <w:rFonts w:ascii="Arial" w:eastAsia="Times New Roman" w:hAnsi="Arial" w:cs="Arial"/>
          <w:color w:val="000000" w:themeColor="text1"/>
          <w:lang w:eastAsia="en-GB"/>
        </w:rPr>
        <w:t>in part</w:t>
      </w:r>
      <w:r w:rsidR="00F11F03"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states</w:t>
      </w:r>
      <w:r w:rsidR="00F11F03"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w:t>
      </w:r>
      <w:del w:id="537" w:author="Furl, Nicholas" w:date="2024-10-01T16:07:00Z" w16du:dateUtc="2024-10-01T15:07:00Z">
        <w:r w:rsidR="004E09F5" w:rsidRPr="00F62C28" w:rsidDel="0031574D">
          <w:rPr>
            <w:rFonts w:ascii="Arial" w:eastAsia="Times New Roman" w:hAnsi="Arial" w:cs="Arial"/>
            <w:i/>
            <w:color w:val="000000" w:themeColor="text1"/>
            <w:lang w:eastAsia="en-GB"/>
          </w:rPr>
          <w:delText xml:space="preserve">that </w:delText>
        </w:r>
      </w:del>
      <w:r w:rsidR="004E09F5" w:rsidRPr="00F62C28">
        <w:rPr>
          <w:rFonts w:ascii="Arial" w:eastAsia="Times New Roman" w:hAnsi="Arial" w:cs="Arial"/>
          <w:i/>
          <w:color w:val="000000" w:themeColor="text1"/>
          <w:lang w:eastAsia="en-GB"/>
        </w:rPr>
        <w:t>participants, when confronted with positive (but uncertain) testimony of a suspect’s guilt, will make larger adjustments to their probability estimates about that suspect’s guilt (being more inclined to take on board that positive evidence) if the suspect is an atheist than if the suspect is a Christian. Conversely, when confronted with positive (but uncertain) testimony of a suspect’s innocence, they will make smaller adjustments to their probability estimates about that suspect’s guilt (being less inclined to take on board the evidence of innocence) if the suspect is an atheist than if the suspect is a Christian</w:t>
      </w:r>
      <w:r w:rsidR="004E09F5" w:rsidRPr="00D61CE1">
        <w:rPr>
          <w:rFonts w:ascii="Arial" w:eastAsia="Times New Roman" w:hAnsi="Arial" w:cs="Arial"/>
          <w:color w:val="000000" w:themeColor="text1"/>
          <w:lang w:eastAsia="en-GB"/>
        </w:rPr>
        <w:t xml:space="preserve">.” </w:t>
      </w:r>
      <w:ins w:id="538" w:author="Furl, Nicholas" w:date="2024-10-01T16:05:00Z" w16du:dateUtc="2024-10-01T15:05:00Z">
        <w:r w:rsidR="005E07DA">
          <w:rPr>
            <w:rFonts w:ascii="Arial" w:eastAsia="Times New Roman" w:hAnsi="Arial" w:cs="Arial"/>
            <w:color w:val="000000" w:themeColor="text1"/>
            <w:lang w:eastAsia="en-GB"/>
          </w:rPr>
          <w:t xml:space="preserve">In spite of this hypothesis, </w:t>
        </w:r>
      </w:ins>
      <w:del w:id="539" w:author="Furl, Nicholas" w:date="2024-10-01T16:05:00Z" w16du:dateUtc="2024-10-01T15:05:00Z">
        <w:r w:rsidR="00E13ECB" w:rsidDel="005E07DA">
          <w:rPr>
            <w:rFonts w:ascii="Arial" w:eastAsia="Times New Roman" w:hAnsi="Arial" w:cs="Arial"/>
            <w:color w:val="000000" w:themeColor="text1"/>
            <w:lang w:eastAsia="en-GB"/>
          </w:rPr>
          <w:delText>T</w:delText>
        </w:r>
      </w:del>
      <w:ins w:id="540" w:author="Furl, Nicholas" w:date="2024-10-01T16:05:00Z" w16du:dateUtc="2024-10-01T15:05:00Z">
        <w:r w:rsidR="005E07DA">
          <w:rPr>
            <w:rFonts w:ascii="Arial" w:eastAsia="Times New Roman" w:hAnsi="Arial" w:cs="Arial"/>
            <w:color w:val="000000" w:themeColor="text1"/>
            <w:lang w:eastAsia="en-GB"/>
          </w:rPr>
          <w:t>t</w:t>
        </w:r>
      </w:ins>
      <w:r w:rsidR="00E13ECB">
        <w:rPr>
          <w:rFonts w:ascii="Arial" w:eastAsia="Times New Roman" w:hAnsi="Arial" w:cs="Arial"/>
          <w:color w:val="000000" w:themeColor="text1"/>
          <w:lang w:eastAsia="en-GB"/>
        </w:rPr>
        <w:t>here were</w:t>
      </w:r>
      <w:r w:rsidR="004B51A7" w:rsidRPr="00D61CE1">
        <w:rPr>
          <w:rFonts w:ascii="Arial" w:eastAsia="Times New Roman" w:hAnsi="Arial" w:cs="Arial"/>
          <w:color w:val="000000" w:themeColor="text1"/>
          <w:lang w:eastAsia="en-GB"/>
        </w:rPr>
        <w:t xml:space="preserve"> no</w:t>
      </w:r>
      <w:r w:rsidR="00EF4764">
        <w:rPr>
          <w:rFonts w:ascii="Arial" w:eastAsia="Times New Roman" w:hAnsi="Arial" w:cs="Arial"/>
          <w:color w:val="000000" w:themeColor="text1"/>
          <w:lang w:eastAsia="en-GB"/>
        </w:rPr>
        <w:t xml:space="preserve"> Suspect</w:t>
      </w:r>
      <w:r w:rsidR="004B51A7" w:rsidRPr="00D61CE1">
        <w:rPr>
          <w:rFonts w:ascii="Arial" w:eastAsia="Times New Roman" w:hAnsi="Arial" w:cs="Arial"/>
          <w:color w:val="000000" w:themeColor="text1"/>
          <w:lang w:eastAsia="en-GB"/>
        </w:rPr>
        <w:t xml:space="preserve"> main effect</w:t>
      </w:r>
      <w:r w:rsidR="00E13ECB">
        <w:rPr>
          <w:rFonts w:ascii="Arial" w:eastAsia="Times New Roman" w:hAnsi="Arial" w:cs="Arial"/>
          <w:color w:val="000000" w:themeColor="text1"/>
          <w:lang w:eastAsia="en-GB"/>
        </w:rPr>
        <w:t>s</w:t>
      </w:r>
      <w:r w:rsidR="004B51A7" w:rsidRPr="00D61CE1">
        <w:rPr>
          <w:rFonts w:ascii="Arial" w:eastAsia="Times New Roman" w:hAnsi="Arial" w:cs="Arial"/>
          <w:color w:val="000000" w:themeColor="text1"/>
          <w:lang w:eastAsia="en-GB"/>
        </w:rPr>
        <w:t xml:space="preserve"> in </w:t>
      </w:r>
      <w:r w:rsidR="00EF4764">
        <w:rPr>
          <w:rFonts w:ascii="Arial" w:eastAsia="Times New Roman" w:hAnsi="Arial" w:cs="Arial"/>
          <w:color w:val="000000" w:themeColor="text1"/>
          <w:lang w:eastAsia="en-GB"/>
        </w:rPr>
        <w:t xml:space="preserve">the </w:t>
      </w:r>
      <w:del w:id="541" w:author="Furl, Nicholas" w:date="2024-10-03T15:56:00Z" w16du:dateUtc="2024-10-03T14:56:00Z">
        <w:r w:rsidR="003854D1" w:rsidRPr="00D61CE1" w:rsidDel="00316CAE">
          <w:rPr>
            <w:rFonts w:ascii="Arial" w:eastAsia="Times New Roman" w:hAnsi="Arial" w:cs="Arial"/>
            <w:color w:val="000000" w:themeColor="text1"/>
            <w:lang w:eastAsia="en-GB"/>
          </w:rPr>
          <w:delText xml:space="preserve">Participant </w:delText>
        </w:r>
      </w:del>
      <w:r w:rsidR="003854D1" w:rsidRPr="00D61CE1">
        <w:rPr>
          <w:rFonts w:ascii="Arial" w:eastAsia="Times New Roman" w:hAnsi="Arial" w:cs="Arial"/>
          <w:color w:val="000000" w:themeColor="text1"/>
          <w:lang w:eastAsia="en-GB"/>
        </w:rPr>
        <w:t>Probability Analysis</w:t>
      </w:r>
      <w:r w:rsidR="004B51A7" w:rsidRPr="00D61CE1">
        <w:rPr>
          <w:rFonts w:ascii="Arial" w:eastAsia="Times New Roman" w:hAnsi="Arial" w:cs="Arial"/>
          <w:color w:val="000000" w:themeColor="text1"/>
          <w:lang w:eastAsia="en-GB"/>
        </w:rPr>
        <w:t xml:space="preserve"> </w:t>
      </w:r>
      <w:r w:rsidR="004B51A7" w:rsidRPr="00D61CE1">
        <w:rPr>
          <w:rFonts w:ascii="Arial" w:eastAsia="Times New Roman" w:hAnsi="Arial" w:cs="Arial"/>
          <w:i/>
          <w:color w:val="000000" w:themeColor="text1"/>
          <w:lang w:eastAsia="en-GB"/>
        </w:rPr>
        <w:t>F</w:t>
      </w:r>
      <w:r w:rsidR="00AE705B" w:rsidRPr="00D61CE1">
        <w:rPr>
          <w:rFonts w:ascii="Arial" w:eastAsia="Times New Roman" w:hAnsi="Arial" w:cs="Arial"/>
          <w:color w:val="000000" w:themeColor="text1"/>
          <w:lang w:eastAsia="en-GB"/>
        </w:rPr>
        <w:t>(1, 595) = 1.61</w:t>
      </w:r>
      <w:r w:rsidR="004B51A7" w:rsidRPr="00D61CE1">
        <w:rPr>
          <w:rFonts w:ascii="Arial" w:eastAsia="Times New Roman" w:hAnsi="Arial" w:cs="Arial"/>
          <w:color w:val="000000" w:themeColor="text1"/>
          <w:lang w:eastAsia="en-GB"/>
        </w:rPr>
        <w:t xml:space="preserve">, </w:t>
      </w:r>
      <w:r w:rsidR="004B51A7" w:rsidRPr="00D61CE1">
        <w:rPr>
          <w:rFonts w:ascii="Arial" w:eastAsia="Times New Roman" w:hAnsi="Arial" w:cs="Arial"/>
          <w:i/>
          <w:color w:val="000000" w:themeColor="text1"/>
          <w:lang w:eastAsia="en-GB"/>
        </w:rPr>
        <w:t>p</w:t>
      </w:r>
      <w:r w:rsidR="00AE705B" w:rsidRPr="00D61CE1">
        <w:rPr>
          <w:rFonts w:ascii="Arial" w:eastAsia="Times New Roman" w:hAnsi="Arial" w:cs="Arial"/>
          <w:color w:val="000000" w:themeColor="text1"/>
          <w:lang w:eastAsia="en-GB"/>
        </w:rPr>
        <w:t xml:space="preserve"> = .21</w:t>
      </w:r>
      <w:r w:rsidR="004B51A7" w:rsidRPr="00D61CE1">
        <w:rPr>
          <w:rFonts w:ascii="Arial" w:eastAsia="Times New Roman" w:hAnsi="Arial" w:cs="Arial"/>
          <w:color w:val="000000" w:themeColor="text1"/>
          <w:lang w:eastAsia="en-GB"/>
        </w:rPr>
        <w:t xml:space="preserve">, </w:t>
      </w:r>
      <w:r w:rsidR="00AE705B" w:rsidRPr="00D61CE1">
        <w:rPr>
          <w:rFonts w:ascii="Arial" w:eastAsia="Times New Roman" w:hAnsi="Arial" w:cs="Arial"/>
          <w:i/>
          <w:iCs/>
          <w:color w:val="000000" w:themeColor="text1"/>
          <w:lang w:eastAsia="en-GB"/>
        </w:rPr>
        <w:t>η</w:t>
      </w:r>
      <w:r w:rsidR="00AE705B" w:rsidRPr="00D61CE1">
        <w:rPr>
          <w:rFonts w:ascii="Arial" w:eastAsia="Times New Roman" w:hAnsi="Arial" w:cs="Arial"/>
          <w:i/>
          <w:iCs/>
          <w:color w:val="000000" w:themeColor="text1"/>
          <w:vertAlign w:val="subscript"/>
          <w:lang w:eastAsia="en-GB"/>
        </w:rPr>
        <w:t>p</w:t>
      </w:r>
      <w:r w:rsidR="00AE705B" w:rsidRPr="00D61CE1">
        <w:rPr>
          <w:rFonts w:ascii="Arial" w:eastAsia="Times New Roman" w:hAnsi="Arial" w:cs="Arial"/>
          <w:i/>
          <w:iCs/>
          <w:color w:val="000000" w:themeColor="text1"/>
          <w:vertAlign w:val="superscript"/>
          <w:lang w:eastAsia="en-GB"/>
        </w:rPr>
        <w:t xml:space="preserve">2 </w:t>
      </w:r>
      <w:r w:rsidR="00EF4764">
        <w:rPr>
          <w:rFonts w:ascii="Arial" w:eastAsia="Times New Roman" w:hAnsi="Arial" w:cs="Arial"/>
          <w:color w:val="000000" w:themeColor="text1"/>
          <w:lang w:eastAsia="en-GB"/>
        </w:rPr>
        <w:t>= .003</w:t>
      </w:r>
      <w:ins w:id="542" w:author="Furl, Nicholas" w:date="2024-10-01T16:04:00Z" w16du:dateUtc="2024-10-01T15:04:00Z">
        <w:r w:rsidR="005E07DA">
          <w:rPr>
            <w:rFonts w:ascii="Arial" w:eastAsia="Times New Roman" w:hAnsi="Arial" w:cs="Arial"/>
            <w:color w:val="000000" w:themeColor="text1"/>
            <w:lang w:eastAsia="en-GB"/>
          </w:rPr>
          <w:t xml:space="preserve"> </w:t>
        </w:r>
      </w:ins>
      <w:ins w:id="543" w:author="Furl, Nicholas" w:date="2024-10-01T16:07:00Z" w16du:dateUtc="2024-10-01T15:07:00Z">
        <w:r w:rsidR="00510F77">
          <w:rPr>
            <w:rFonts w:ascii="Arial" w:eastAsia="Times New Roman" w:hAnsi="Arial" w:cs="Arial"/>
            <w:color w:val="000000" w:themeColor="text1"/>
            <w:lang w:eastAsia="en-GB"/>
          </w:rPr>
          <w:t xml:space="preserve">(Figure 1) </w:t>
        </w:r>
      </w:ins>
      <w:ins w:id="544" w:author="Furl, Nicholas" w:date="2024-10-01T16:04:00Z" w16du:dateUtc="2024-10-01T15:04:00Z">
        <w:r w:rsidR="005E07DA">
          <w:rPr>
            <w:rFonts w:ascii="Arial" w:eastAsia="Times New Roman" w:hAnsi="Arial" w:cs="Arial"/>
            <w:color w:val="000000" w:themeColor="text1"/>
            <w:lang w:eastAsia="en-GB"/>
          </w:rPr>
          <w:t xml:space="preserve">or </w:t>
        </w:r>
      </w:ins>
      <w:del w:id="545" w:author="Furl, Nicholas" w:date="2024-10-01T16:04:00Z" w16du:dateUtc="2024-10-01T15:04:00Z">
        <w:r w:rsidR="00EF4764" w:rsidDel="005E07DA">
          <w:rPr>
            <w:rFonts w:ascii="Arial" w:eastAsia="Times New Roman" w:hAnsi="Arial" w:cs="Arial"/>
            <w:color w:val="000000" w:themeColor="text1"/>
            <w:lang w:eastAsia="en-GB"/>
          </w:rPr>
          <w:delText xml:space="preserve">, the </w:delText>
        </w:r>
      </w:del>
      <w:del w:id="546" w:author="Furl, Nicholas" w:date="2024-10-03T15:57:00Z" w16du:dateUtc="2024-10-03T14:57:00Z">
        <w:r w:rsidR="004B51A7" w:rsidRPr="00D61CE1" w:rsidDel="00316CAE">
          <w:rPr>
            <w:rFonts w:ascii="Arial" w:eastAsia="Times New Roman" w:hAnsi="Arial" w:cs="Arial"/>
            <w:color w:val="000000" w:themeColor="text1"/>
            <w:lang w:eastAsia="en-GB"/>
          </w:rPr>
          <w:delText xml:space="preserve">Participant </w:delText>
        </w:r>
      </w:del>
      <w:r w:rsidR="004B51A7" w:rsidRPr="00D61CE1">
        <w:rPr>
          <w:rFonts w:ascii="Arial" w:eastAsia="Times New Roman" w:hAnsi="Arial" w:cs="Arial"/>
          <w:color w:val="000000" w:themeColor="text1"/>
          <w:lang w:eastAsia="en-GB"/>
        </w:rPr>
        <w:t xml:space="preserve">Adjustment Analysis </w:t>
      </w:r>
      <w:r w:rsidR="004E09F5" w:rsidRPr="00D61CE1">
        <w:rPr>
          <w:rFonts w:ascii="Arial" w:eastAsia="Times New Roman" w:hAnsi="Arial" w:cs="Arial"/>
          <w:i/>
          <w:iCs/>
          <w:color w:val="000000" w:themeColor="text1"/>
          <w:lang w:eastAsia="en-GB"/>
        </w:rPr>
        <w:t>F</w:t>
      </w:r>
      <w:r w:rsidR="00412C1B" w:rsidRPr="00D61CE1">
        <w:rPr>
          <w:rFonts w:ascii="Arial" w:eastAsia="Times New Roman" w:hAnsi="Arial" w:cs="Arial"/>
          <w:color w:val="000000" w:themeColor="text1"/>
          <w:lang w:eastAsia="en-GB"/>
        </w:rPr>
        <w:t>(1, 597) = 1.31</w:t>
      </w:r>
      <w:r w:rsidR="004E09F5"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i/>
          <w:iCs/>
          <w:color w:val="000000" w:themeColor="text1"/>
          <w:lang w:eastAsia="en-GB"/>
        </w:rPr>
        <w:t>p</w:t>
      </w:r>
      <w:r w:rsidR="00412C1B" w:rsidRPr="00D61CE1">
        <w:rPr>
          <w:rFonts w:ascii="Arial" w:eastAsia="Times New Roman" w:hAnsi="Arial" w:cs="Arial"/>
          <w:color w:val="000000" w:themeColor="text1"/>
          <w:lang w:eastAsia="en-GB"/>
        </w:rPr>
        <w:t xml:space="preserve"> = .25</w:t>
      </w:r>
      <w:r w:rsidR="004E09F5" w:rsidRPr="00D61CE1">
        <w:rPr>
          <w:rFonts w:ascii="Arial" w:eastAsia="Times New Roman" w:hAnsi="Arial" w:cs="Arial"/>
          <w:color w:val="000000" w:themeColor="text1"/>
          <w:lang w:eastAsia="en-GB"/>
        </w:rPr>
        <w:t xml:space="preserve">, </w:t>
      </w:r>
      <w:r w:rsidR="00927073" w:rsidRPr="00D61CE1">
        <w:rPr>
          <w:rFonts w:ascii="Arial" w:eastAsia="Times New Roman" w:hAnsi="Arial" w:cs="Arial"/>
          <w:i/>
          <w:iCs/>
          <w:color w:val="000000" w:themeColor="text1"/>
          <w:lang w:eastAsia="en-GB"/>
        </w:rPr>
        <w:t>η</w:t>
      </w:r>
      <w:r w:rsidR="00927073" w:rsidRPr="00D61CE1">
        <w:rPr>
          <w:rFonts w:ascii="Arial" w:eastAsia="Times New Roman" w:hAnsi="Arial" w:cs="Arial"/>
          <w:i/>
          <w:iCs/>
          <w:color w:val="000000" w:themeColor="text1"/>
          <w:vertAlign w:val="subscript"/>
          <w:lang w:eastAsia="en-GB"/>
        </w:rPr>
        <w:t>p</w:t>
      </w:r>
      <w:r w:rsidR="00927073" w:rsidRPr="00D61CE1">
        <w:rPr>
          <w:rFonts w:ascii="Arial" w:eastAsia="Times New Roman" w:hAnsi="Arial" w:cs="Arial"/>
          <w:i/>
          <w:iCs/>
          <w:color w:val="000000" w:themeColor="text1"/>
          <w:vertAlign w:val="superscript"/>
          <w:lang w:eastAsia="en-GB"/>
        </w:rPr>
        <w:t>2</w:t>
      </w:r>
      <w:r w:rsidR="00927073" w:rsidRPr="00D61CE1">
        <w:rPr>
          <w:rFonts w:ascii="Arial" w:eastAsia="Times New Roman" w:hAnsi="Arial" w:cs="Arial"/>
          <w:i/>
          <w:iCs/>
          <w:color w:val="000000" w:themeColor="text1"/>
          <w:lang w:eastAsia="en-GB"/>
        </w:rPr>
        <w:t xml:space="preserve"> </w:t>
      </w:r>
      <w:r w:rsidR="00412C1B" w:rsidRPr="00D61CE1">
        <w:rPr>
          <w:rFonts w:ascii="Arial" w:eastAsia="Times New Roman" w:hAnsi="Arial" w:cs="Arial"/>
          <w:color w:val="000000" w:themeColor="text1"/>
          <w:lang w:eastAsia="en-GB"/>
        </w:rPr>
        <w:t>= .002</w:t>
      </w:r>
      <w:r w:rsidR="004B51A7" w:rsidRPr="00D61CE1">
        <w:rPr>
          <w:rFonts w:ascii="Arial" w:eastAsia="Times New Roman" w:hAnsi="Arial" w:cs="Arial"/>
          <w:color w:val="000000" w:themeColor="text1"/>
          <w:lang w:eastAsia="en-GB"/>
        </w:rPr>
        <w:t xml:space="preserve"> </w:t>
      </w:r>
      <w:r w:rsidR="00E13ECB" w:rsidRPr="00D61CE1">
        <w:rPr>
          <w:rFonts w:ascii="Arial" w:eastAsia="Times New Roman" w:hAnsi="Arial" w:cs="Arial"/>
          <w:color w:val="000000" w:themeColor="text1"/>
          <w:lang w:eastAsia="en-GB"/>
        </w:rPr>
        <w:t>(</w:t>
      </w:r>
      <w:del w:id="547" w:author="Furl, Nicholas" w:date="2024-10-01T16:06:00Z" w16du:dateUtc="2024-10-01T15:06:00Z">
        <w:r w:rsidR="00E13ECB" w:rsidRPr="00D61CE1" w:rsidDel="00510F77">
          <w:rPr>
            <w:rFonts w:ascii="Arial" w:eastAsia="Times New Roman" w:hAnsi="Arial" w:cs="Arial"/>
            <w:color w:val="000000" w:themeColor="text1"/>
            <w:lang w:eastAsia="en-GB"/>
          </w:rPr>
          <w:delText>Middle left panel of Figure</w:delText>
        </w:r>
      </w:del>
      <w:ins w:id="548" w:author="Furl, Nicholas" w:date="2024-10-01T16:07:00Z" w16du:dateUtc="2024-10-01T15:07:00Z">
        <w:r w:rsidR="00510F77">
          <w:rPr>
            <w:rFonts w:ascii="Arial" w:eastAsia="Times New Roman" w:hAnsi="Arial" w:cs="Arial"/>
            <w:color w:val="000000" w:themeColor="text1"/>
            <w:lang w:eastAsia="en-GB"/>
          </w:rPr>
          <w:t>Figure 2</w:t>
        </w:r>
      </w:ins>
      <w:del w:id="549" w:author="Furl, Nicholas" w:date="2024-10-01T16:07:00Z" w16du:dateUtc="2024-10-01T15:07:00Z">
        <w:r w:rsidR="00E13ECB" w:rsidRPr="00D61CE1" w:rsidDel="00510F77">
          <w:rPr>
            <w:rFonts w:ascii="Arial" w:eastAsia="Times New Roman" w:hAnsi="Arial" w:cs="Arial"/>
            <w:color w:val="000000" w:themeColor="text1"/>
            <w:lang w:eastAsia="en-GB"/>
          </w:rPr>
          <w:delText xml:space="preserve"> 1</w:delText>
        </w:r>
      </w:del>
      <w:r w:rsidR="00E13ECB" w:rsidRPr="00D61CE1">
        <w:rPr>
          <w:rFonts w:ascii="Arial" w:eastAsia="Times New Roman" w:hAnsi="Arial" w:cs="Arial"/>
          <w:color w:val="000000" w:themeColor="text1"/>
          <w:lang w:eastAsia="en-GB"/>
        </w:rPr>
        <w:t>)</w:t>
      </w:r>
      <w:del w:id="550" w:author="Furl, Nicholas" w:date="2024-10-01T16:04:00Z" w16du:dateUtc="2024-10-01T15:04:00Z">
        <w:r w:rsidR="00EF4764" w:rsidDel="005E07DA">
          <w:rPr>
            <w:rFonts w:ascii="Arial" w:eastAsia="Times New Roman" w:hAnsi="Arial" w:cs="Arial"/>
            <w:color w:val="000000" w:themeColor="text1"/>
            <w:lang w:eastAsia="en-GB"/>
          </w:rPr>
          <w:delText xml:space="preserve"> or the Bias Analysis</w:delText>
        </w:r>
        <w:r w:rsidR="004E09F5" w:rsidRPr="00D61CE1" w:rsidDel="005E07DA">
          <w:rPr>
            <w:rFonts w:ascii="Arial" w:eastAsia="Times New Roman" w:hAnsi="Arial" w:cs="Arial"/>
            <w:color w:val="000000" w:themeColor="text1"/>
            <w:lang w:eastAsia="en-GB"/>
          </w:rPr>
          <w:delText xml:space="preserve"> </w:delText>
        </w:r>
        <w:r w:rsidR="00EF4764" w:rsidRPr="00D61CE1" w:rsidDel="005E07DA">
          <w:rPr>
            <w:rFonts w:ascii="Arial" w:eastAsia="Times New Roman" w:hAnsi="Arial" w:cs="Arial"/>
            <w:i/>
            <w:color w:val="000000" w:themeColor="text1"/>
            <w:lang w:eastAsia="en-GB"/>
          </w:rPr>
          <w:delText>F</w:delText>
        </w:r>
        <w:r w:rsidR="00EF4764" w:rsidDel="005E07DA">
          <w:rPr>
            <w:rFonts w:ascii="Arial" w:eastAsia="Times New Roman" w:hAnsi="Arial" w:cs="Arial"/>
            <w:color w:val="000000" w:themeColor="text1"/>
            <w:lang w:eastAsia="en-GB"/>
          </w:rPr>
          <w:delText>(1, 597) = 0.003</w:delText>
        </w:r>
        <w:r w:rsidR="00EF4764" w:rsidRPr="00D61CE1" w:rsidDel="005E07DA">
          <w:rPr>
            <w:rFonts w:ascii="Arial" w:eastAsia="Times New Roman" w:hAnsi="Arial" w:cs="Arial"/>
            <w:color w:val="000000" w:themeColor="text1"/>
            <w:lang w:eastAsia="en-GB"/>
          </w:rPr>
          <w:delText xml:space="preserve">, </w:delText>
        </w:r>
        <w:r w:rsidR="00EF4764" w:rsidRPr="00D61CE1" w:rsidDel="005E07DA">
          <w:rPr>
            <w:rFonts w:ascii="Arial" w:eastAsia="Times New Roman" w:hAnsi="Arial" w:cs="Arial"/>
            <w:i/>
            <w:color w:val="000000" w:themeColor="text1"/>
            <w:lang w:eastAsia="en-GB"/>
          </w:rPr>
          <w:delText>p</w:delText>
        </w:r>
        <w:r w:rsidR="00EF4764" w:rsidDel="005E07DA">
          <w:rPr>
            <w:rFonts w:ascii="Arial" w:eastAsia="Times New Roman" w:hAnsi="Arial" w:cs="Arial"/>
            <w:color w:val="000000" w:themeColor="text1"/>
            <w:lang w:eastAsia="en-GB"/>
          </w:rPr>
          <w:delText xml:space="preserve"> = .95</w:delText>
        </w:r>
        <w:r w:rsidR="00EF4764" w:rsidRPr="00D61CE1" w:rsidDel="005E07DA">
          <w:rPr>
            <w:rFonts w:ascii="Arial" w:eastAsia="Times New Roman" w:hAnsi="Arial" w:cs="Arial"/>
            <w:color w:val="000000" w:themeColor="text1"/>
            <w:lang w:eastAsia="en-GB"/>
          </w:rPr>
          <w:delText xml:space="preserve">, </w:delText>
        </w:r>
        <w:r w:rsidR="00EF4764" w:rsidRPr="00D61CE1" w:rsidDel="005E07DA">
          <w:rPr>
            <w:rFonts w:ascii="Arial" w:eastAsia="Times New Roman" w:hAnsi="Arial" w:cs="Arial"/>
            <w:i/>
            <w:iCs/>
            <w:color w:val="000000" w:themeColor="text1"/>
            <w:lang w:eastAsia="en-GB"/>
          </w:rPr>
          <w:delText>η</w:delText>
        </w:r>
        <w:r w:rsidR="00EF4764" w:rsidRPr="00D61CE1" w:rsidDel="005E07DA">
          <w:rPr>
            <w:rFonts w:ascii="Arial" w:eastAsia="Times New Roman" w:hAnsi="Arial" w:cs="Arial"/>
            <w:i/>
            <w:iCs/>
            <w:color w:val="000000" w:themeColor="text1"/>
            <w:vertAlign w:val="subscript"/>
            <w:lang w:eastAsia="en-GB"/>
          </w:rPr>
          <w:delText>p</w:delText>
        </w:r>
        <w:r w:rsidR="00EF4764" w:rsidRPr="00D61CE1" w:rsidDel="005E07DA">
          <w:rPr>
            <w:rFonts w:ascii="Arial" w:eastAsia="Times New Roman" w:hAnsi="Arial" w:cs="Arial"/>
            <w:i/>
            <w:iCs/>
            <w:color w:val="000000" w:themeColor="text1"/>
            <w:vertAlign w:val="superscript"/>
            <w:lang w:eastAsia="en-GB"/>
          </w:rPr>
          <w:delText xml:space="preserve">2 </w:delText>
        </w:r>
        <w:r w:rsidR="00EF4764" w:rsidDel="005E07DA">
          <w:rPr>
            <w:rFonts w:ascii="Arial" w:eastAsia="Times New Roman" w:hAnsi="Arial" w:cs="Arial"/>
            <w:color w:val="000000" w:themeColor="text1"/>
            <w:lang w:eastAsia="en-GB"/>
          </w:rPr>
          <w:delText>= &lt;.001, nor did Bias Analysis show a</w:delText>
        </w:r>
        <w:r w:rsidR="004E09F5" w:rsidRPr="00D61CE1" w:rsidDel="005E07DA">
          <w:rPr>
            <w:rFonts w:ascii="Arial" w:eastAsia="Times New Roman" w:hAnsi="Arial" w:cs="Arial"/>
            <w:color w:val="000000" w:themeColor="text1"/>
            <w:lang w:eastAsia="en-GB"/>
          </w:rPr>
          <w:delText xml:space="preserve"> </w:delText>
        </w:r>
        <w:r w:rsidR="002A6B61" w:rsidRPr="00D61CE1" w:rsidDel="005E07DA">
          <w:rPr>
            <w:rFonts w:ascii="Arial" w:eastAsia="Times New Roman" w:hAnsi="Arial" w:cs="Arial"/>
            <w:color w:val="000000" w:themeColor="text1"/>
            <w:lang w:eastAsia="en-GB"/>
          </w:rPr>
          <w:delText xml:space="preserve">Suspect*Claim </w:delText>
        </w:r>
        <w:r w:rsidR="004E09F5" w:rsidRPr="00D61CE1" w:rsidDel="005E07DA">
          <w:rPr>
            <w:rFonts w:ascii="Arial" w:eastAsia="Times New Roman" w:hAnsi="Arial" w:cs="Arial"/>
            <w:color w:val="000000" w:themeColor="text1"/>
            <w:lang w:eastAsia="en-GB"/>
          </w:rPr>
          <w:delText xml:space="preserve">interaction </w:delText>
        </w:r>
        <w:r w:rsidR="00EF4764" w:rsidRPr="00D61CE1" w:rsidDel="005E07DA">
          <w:rPr>
            <w:rFonts w:ascii="Arial" w:eastAsia="Times New Roman" w:hAnsi="Arial" w:cs="Arial"/>
            <w:i/>
            <w:color w:val="000000" w:themeColor="text1"/>
            <w:lang w:eastAsia="en-GB"/>
          </w:rPr>
          <w:delText>F</w:delText>
        </w:r>
        <w:r w:rsidR="00EF4764" w:rsidDel="005E07DA">
          <w:rPr>
            <w:rFonts w:ascii="Arial" w:eastAsia="Times New Roman" w:hAnsi="Arial" w:cs="Arial"/>
            <w:color w:val="000000" w:themeColor="text1"/>
            <w:lang w:eastAsia="en-GB"/>
          </w:rPr>
          <w:delText>(1, 597) = 0.041</w:delText>
        </w:r>
        <w:r w:rsidR="00EF4764" w:rsidRPr="00D61CE1" w:rsidDel="005E07DA">
          <w:rPr>
            <w:rFonts w:ascii="Arial" w:eastAsia="Times New Roman" w:hAnsi="Arial" w:cs="Arial"/>
            <w:color w:val="000000" w:themeColor="text1"/>
            <w:lang w:eastAsia="en-GB"/>
          </w:rPr>
          <w:delText xml:space="preserve">, </w:delText>
        </w:r>
        <w:r w:rsidR="00EF4764" w:rsidRPr="00D61CE1" w:rsidDel="005E07DA">
          <w:rPr>
            <w:rFonts w:ascii="Arial" w:eastAsia="Times New Roman" w:hAnsi="Arial" w:cs="Arial"/>
            <w:i/>
            <w:color w:val="000000" w:themeColor="text1"/>
            <w:lang w:eastAsia="en-GB"/>
          </w:rPr>
          <w:delText>p</w:delText>
        </w:r>
        <w:r w:rsidR="00EF4764" w:rsidDel="005E07DA">
          <w:rPr>
            <w:rFonts w:ascii="Arial" w:eastAsia="Times New Roman" w:hAnsi="Arial" w:cs="Arial"/>
            <w:color w:val="000000" w:themeColor="text1"/>
            <w:lang w:eastAsia="en-GB"/>
          </w:rPr>
          <w:delText xml:space="preserve"> = .84</w:delText>
        </w:r>
        <w:r w:rsidR="00EF4764" w:rsidRPr="00D61CE1" w:rsidDel="005E07DA">
          <w:rPr>
            <w:rFonts w:ascii="Arial" w:eastAsia="Times New Roman" w:hAnsi="Arial" w:cs="Arial"/>
            <w:color w:val="000000" w:themeColor="text1"/>
            <w:lang w:eastAsia="en-GB"/>
          </w:rPr>
          <w:delText xml:space="preserve">, </w:delText>
        </w:r>
        <w:r w:rsidR="00EF4764" w:rsidRPr="00D61CE1" w:rsidDel="005E07DA">
          <w:rPr>
            <w:rFonts w:ascii="Arial" w:eastAsia="Times New Roman" w:hAnsi="Arial" w:cs="Arial"/>
            <w:i/>
            <w:iCs/>
            <w:color w:val="000000" w:themeColor="text1"/>
            <w:lang w:eastAsia="en-GB"/>
          </w:rPr>
          <w:delText>η</w:delText>
        </w:r>
        <w:r w:rsidR="00EF4764" w:rsidRPr="00D61CE1" w:rsidDel="005E07DA">
          <w:rPr>
            <w:rFonts w:ascii="Arial" w:eastAsia="Times New Roman" w:hAnsi="Arial" w:cs="Arial"/>
            <w:i/>
            <w:iCs/>
            <w:color w:val="000000" w:themeColor="text1"/>
            <w:vertAlign w:val="subscript"/>
            <w:lang w:eastAsia="en-GB"/>
          </w:rPr>
          <w:delText>p</w:delText>
        </w:r>
        <w:r w:rsidR="00EF4764" w:rsidRPr="00D61CE1" w:rsidDel="005E07DA">
          <w:rPr>
            <w:rFonts w:ascii="Arial" w:eastAsia="Times New Roman" w:hAnsi="Arial" w:cs="Arial"/>
            <w:i/>
            <w:iCs/>
            <w:color w:val="000000" w:themeColor="text1"/>
            <w:vertAlign w:val="superscript"/>
            <w:lang w:eastAsia="en-GB"/>
          </w:rPr>
          <w:delText xml:space="preserve">2 </w:delText>
        </w:r>
        <w:r w:rsidR="00EF4764" w:rsidDel="005E07DA">
          <w:rPr>
            <w:rFonts w:ascii="Arial" w:eastAsia="Times New Roman" w:hAnsi="Arial" w:cs="Arial"/>
            <w:color w:val="000000" w:themeColor="text1"/>
            <w:lang w:eastAsia="en-GB"/>
          </w:rPr>
          <w:delText>= &lt;.001</w:delText>
        </w:r>
      </w:del>
      <w:r w:rsidR="00AA0148" w:rsidRPr="00D61CE1">
        <w:rPr>
          <w:rFonts w:ascii="Arial" w:eastAsia="Times New Roman" w:hAnsi="Arial" w:cs="Arial"/>
          <w:color w:val="000000" w:themeColor="text1"/>
          <w:lang w:eastAsia="en-GB"/>
        </w:rPr>
        <w:t>.</w:t>
      </w:r>
    </w:p>
    <w:p w14:paraId="6DE02E09" w14:textId="6C687C4E" w:rsidR="00A5173F" w:rsidRPr="00D61CE1" w:rsidRDefault="00F03BF5" w:rsidP="001F0B8B">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The </w:t>
      </w:r>
      <w:r w:rsidR="00AA0148" w:rsidRPr="00D61CE1">
        <w:rPr>
          <w:rFonts w:ascii="Arial" w:eastAsia="Times New Roman" w:hAnsi="Arial" w:cs="Arial"/>
          <w:color w:val="000000" w:themeColor="text1"/>
          <w:lang w:eastAsia="en-GB"/>
        </w:rPr>
        <w:t xml:space="preserve">second pre-registered hypothesis </w:t>
      </w:r>
      <w:r>
        <w:rPr>
          <w:rFonts w:ascii="Arial" w:eastAsia="Times New Roman" w:hAnsi="Arial" w:cs="Arial"/>
          <w:color w:val="000000" w:themeColor="text1"/>
          <w:lang w:eastAsia="en-GB"/>
        </w:rPr>
        <w:t xml:space="preserve">states </w:t>
      </w:r>
      <w:r w:rsidR="00AA0148" w:rsidRPr="00D61CE1">
        <w:rPr>
          <w:rFonts w:ascii="Arial" w:eastAsia="Times New Roman" w:hAnsi="Arial" w:cs="Arial"/>
          <w:color w:val="000000" w:themeColor="text1"/>
          <w:lang w:eastAsia="en-GB"/>
        </w:rPr>
        <w:t>“</w:t>
      </w:r>
      <w:del w:id="551" w:author="Furl, Nicholas" w:date="2024-10-01T16:07:00Z" w16du:dateUtc="2024-10-01T15:07:00Z">
        <w:r w:rsidR="00AA0148" w:rsidRPr="00082A5C" w:rsidDel="0031574D">
          <w:rPr>
            <w:rFonts w:ascii="Arial" w:eastAsia="Times New Roman" w:hAnsi="Arial" w:cs="Arial"/>
            <w:i/>
            <w:color w:val="000000" w:themeColor="text1"/>
            <w:lang w:eastAsia="en-GB"/>
          </w:rPr>
          <w:delText xml:space="preserve">that </w:delText>
        </w:r>
      </w:del>
      <w:r w:rsidR="00AA0148" w:rsidRPr="00082A5C">
        <w:rPr>
          <w:rFonts w:ascii="Arial" w:eastAsia="Times New Roman" w:hAnsi="Arial" w:cs="Arial"/>
          <w:i/>
          <w:color w:val="000000" w:themeColor="text1"/>
          <w:lang w:eastAsia="en-GB"/>
        </w:rPr>
        <w:t>participants will rate an atheist suspect as more likely than a Christian suspect to be guilty before they are provided with any witness testimony.</w:t>
      </w:r>
      <w:r w:rsidR="00AA0148" w:rsidRPr="00D61CE1">
        <w:rPr>
          <w:rFonts w:ascii="Arial" w:eastAsia="Times New Roman" w:hAnsi="Arial" w:cs="Arial"/>
          <w:color w:val="000000" w:themeColor="text1"/>
          <w:lang w:eastAsia="en-GB"/>
        </w:rPr>
        <w:t xml:space="preserve">” </w:t>
      </w:r>
      <w:ins w:id="552" w:author="Furl, Nicholas" w:date="2024-10-01T16:08:00Z" w16du:dateUtc="2024-10-01T15:08:00Z">
        <w:r w:rsidR="00110DD6">
          <w:rPr>
            <w:rFonts w:ascii="Arial" w:eastAsia="Times New Roman" w:hAnsi="Arial" w:cs="Arial"/>
            <w:color w:val="000000" w:themeColor="text1"/>
            <w:lang w:eastAsia="en-GB"/>
          </w:rPr>
          <w:t xml:space="preserve">In spite of this hypothesis, </w:t>
        </w:r>
      </w:ins>
      <w:del w:id="553" w:author="Furl, Nicholas" w:date="2024-10-01T16:08:00Z" w16du:dateUtc="2024-10-01T15:08:00Z">
        <w:r w:rsidR="00AA0148" w:rsidRPr="00D61CE1" w:rsidDel="00110DD6">
          <w:rPr>
            <w:rFonts w:ascii="Arial" w:eastAsia="Times New Roman" w:hAnsi="Arial" w:cs="Arial"/>
            <w:color w:val="000000" w:themeColor="text1"/>
            <w:lang w:eastAsia="en-GB"/>
          </w:rPr>
          <w:delText>T</w:delText>
        </w:r>
      </w:del>
      <w:ins w:id="554" w:author="Furl, Nicholas" w:date="2024-10-01T16:08:00Z" w16du:dateUtc="2024-10-01T15:08:00Z">
        <w:r w:rsidR="00110DD6">
          <w:rPr>
            <w:rFonts w:ascii="Arial" w:eastAsia="Times New Roman" w:hAnsi="Arial" w:cs="Arial"/>
            <w:color w:val="000000" w:themeColor="text1"/>
            <w:lang w:eastAsia="en-GB"/>
          </w:rPr>
          <w:t>t</w:t>
        </w:r>
      </w:ins>
      <w:r w:rsidR="00AA0148" w:rsidRPr="00D61CE1">
        <w:rPr>
          <w:rFonts w:ascii="Arial" w:eastAsia="Times New Roman" w:hAnsi="Arial" w:cs="Arial"/>
          <w:color w:val="000000" w:themeColor="text1"/>
          <w:lang w:eastAsia="en-GB"/>
        </w:rPr>
        <w:t xml:space="preserve">here was no significant </w:t>
      </w:r>
      <w:r>
        <w:rPr>
          <w:rFonts w:ascii="Arial" w:eastAsia="Times New Roman" w:hAnsi="Arial" w:cs="Arial"/>
          <w:color w:val="000000" w:themeColor="text1"/>
          <w:lang w:eastAsia="en-GB"/>
        </w:rPr>
        <w:t xml:space="preserve">effect of Suspect on </w:t>
      </w:r>
      <w:r w:rsidRPr="00F03BF5">
        <w:rPr>
          <w:rFonts w:ascii="Arial" w:eastAsia="Times New Roman" w:hAnsi="Arial" w:cs="Arial"/>
          <w:color w:val="000000" w:themeColor="text1"/>
          <w:lang w:eastAsia="en-GB"/>
        </w:rPr>
        <w:t xml:space="preserve">participants’ </w:t>
      </w:r>
      <w:r>
        <w:rPr>
          <w:rFonts w:ascii="Arial" w:eastAsia="Times New Roman" w:hAnsi="Arial" w:cs="Arial"/>
          <w:color w:val="000000" w:themeColor="text1"/>
          <w:lang w:eastAsia="en-GB"/>
        </w:rPr>
        <w:t xml:space="preserve">probability </w:t>
      </w:r>
      <w:r w:rsidR="00AA0148" w:rsidRPr="00D61CE1">
        <w:rPr>
          <w:rFonts w:ascii="Arial" w:eastAsia="Times New Roman" w:hAnsi="Arial" w:cs="Arial"/>
          <w:color w:val="000000" w:themeColor="text1"/>
          <w:lang w:eastAsia="en-GB"/>
        </w:rPr>
        <w:t xml:space="preserve">at sequence position 0 </w:t>
      </w:r>
      <w:proofErr w:type="gramStart"/>
      <w:r w:rsidR="00AA0148" w:rsidRPr="00D61CE1">
        <w:rPr>
          <w:rFonts w:ascii="Arial" w:eastAsia="Times New Roman" w:hAnsi="Arial" w:cs="Arial"/>
          <w:i/>
          <w:iCs/>
          <w:color w:val="000000" w:themeColor="text1"/>
          <w:lang w:eastAsia="en-GB"/>
        </w:rPr>
        <w:t>t</w:t>
      </w:r>
      <w:r w:rsidR="00AA0148" w:rsidRPr="00D61CE1">
        <w:rPr>
          <w:rFonts w:ascii="Arial" w:eastAsia="Times New Roman" w:hAnsi="Arial" w:cs="Arial"/>
          <w:color w:val="000000" w:themeColor="text1"/>
          <w:lang w:eastAsia="en-GB"/>
        </w:rPr>
        <w:t>(</w:t>
      </w:r>
      <w:proofErr w:type="gramEnd"/>
      <w:r w:rsidR="00AA0148" w:rsidRPr="00D61CE1">
        <w:rPr>
          <w:rFonts w:ascii="Arial" w:eastAsia="Times New Roman" w:hAnsi="Arial" w:cs="Arial"/>
          <w:color w:val="000000" w:themeColor="text1"/>
          <w:lang w:eastAsia="en-GB"/>
        </w:rPr>
        <w:t xml:space="preserve">587) = -1.6, </w:t>
      </w:r>
      <w:ins w:id="555" w:author="Furl, Nicholas" w:date="2024-10-01T16:08:00Z" w16du:dateUtc="2024-10-01T15:08:00Z">
        <w:r w:rsidR="00110DD6">
          <w:rPr>
            <w:rFonts w:ascii="Arial" w:eastAsia="Times New Roman" w:hAnsi="Arial" w:cs="Arial"/>
            <w:color w:val="000000" w:themeColor="text1"/>
            <w:lang w:eastAsia="en-GB"/>
          </w:rPr>
          <w:t xml:space="preserve">uncorrected </w:t>
        </w:r>
      </w:ins>
      <w:r w:rsidR="00AA0148" w:rsidRPr="00D61CE1">
        <w:rPr>
          <w:rFonts w:ascii="Arial" w:eastAsia="Times New Roman" w:hAnsi="Arial" w:cs="Arial"/>
          <w:i/>
          <w:iCs/>
          <w:color w:val="000000" w:themeColor="text1"/>
          <w:lang w:eastAsia="en-GB"/>
        </w:rPr>
        <w:t>p</w:t>
      </w:r>
      <w:r w:rsidR="00AA0148" w:rsidRPr="00D61CE1">
        <w:rPr>
          <w:rFonts w:ascii="Arial" w:eastAsia="Times New Roman" w:hAnsi="Arial" w:cs="Arial"/>
          <w:color w:val="000000" w:themeColor="text1"/>
          <w:lang w:eastAsia="en-GB"/>
        </w:rPr>
        <w:t xml:space="preserve"> = .11</w:t>
      </w:r>
      <w:r>
        <w:rPr>
          <w:rFonts w:ascii="Arial" w:eastAsia="Times New Roman" w:hAnsi="Arial" w:cs="Arial"/>
          <w:color w:val="000000" w:themeColor="text1"/>
          <w:lang w:eastAsia="en-GB"/>
        </w:rPr>
        <w:t>(</w:t>
      </w:r>
      <w:ins w:id="556" w:author="Furl, Nicholas" w:date="2024-10-01T16:08:00Z" w16du:dateUtc="2024-10-01T15:08:00Z">
        <w:r w:rsidR="00110DD6">
          <w:rPr>
            <w:rFonts w:ascii="Arial" w:eastAsia="Times New Roman" w:hAnsi="Arial" w:cs="Arial"/>
            <w:color w:val="000000" w:themeColor="text1"/>
            <w:lang w:eastAsia="en-GB"/>
          </w:rPr>
          <w:t>Figure 1</w:t>
        </w:r>
      </w:ins>
      <w:del w:id="557" w:author="Furl, Nicholas" w:date="2024-10-01T16:08:00Z" w16du:dateUtc="2024-10-01T15:08:00Z">
        <w:r w:rsidDel="00110DD6">
          <w:rPr>
            <w:rFonts w:ascii="Arial" w:eastAsia="Times New Roman" w:hAnsi="Arial" w:cs="Arial"/>
            <w:color w:val="000000" w:themeColor="text1"/>
            <w:lang w:eastAsia="en-GB"/>
          </w:rPr>
          <w:delText>uncorrected</w:delText>
        </w:r>
      </w:del>
      <w:r>
        <w:rPr>
          <w:rFonts w:ascii="Arial" w:eastAsia="Times New Roman" w:hAnsi="Arial" w:cs="Arial"/>
          <w:color w:val="000000" w:themeColor="text1"/>
          <w:lang w:eastAsia="en-GB"/>
        </w:rPr>
        <w:t>)</w:t>
      </w:r>
      <w:r w:rsidR="00AA0148" w:rsidRPr="00D61CE1">
        <w:rPr>
          <w:rFonts w:ascii="Arial" w:eastAsia="Times New Roman" w:hAnsi="Arial" w:cs="Arial"/>
          <w:color w:val="000000" w:themeColor="text1"/>
          <w:lang w:eastAsia="en-GB"/>
        </w:rPr>
        <w:t>.</w:t>
      </w:r>
    </w:p>
    <w:p w14:paraId="4480B37B" w14:textId="1F0B3A9B" w:rsidR="004E09F5" w:rsidRPr="00D61CE1" w:rsidRDefault="00412EC1" w:rsidP="005A40D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Our third pre-</w:t>
      </w:r>
      <w:r w:rsidR="004E09F5" w:rsidRPr="00D61CE1">
        <w:rPr>
          <w:rFonts w:ascii="Arial" w:eastAsia="Times New Roman" w:hAnsi="Arial" w:cs="Arial"/>
          <w:color w:val="000000" w:themeColor="text1"/>
          <w:lang w:eastAsia="en-GB"/>
        </w:rPr>
        <w:t>registered hypothesis was that Suspect effects “</w:t>
      </w:r>
      <w:r w:rsidR="004E09F5" w:rsidRPr="000224F5">
        <w:rPr>
          <w:rFonts w:ascii="Arial" w:eastAsia="Times New Roman" w:hAnsi="Arial" w:cs="Arial"/>
          <w:i/>
          <w:color w:val="000000" w:themeColor="text1"/>
          <w:lang w:eastAsia="en-GB"/>
        </w:rPr>
        <w:t>would be moderated by relig</w:t>
      </w:r>
      <w:r w:rsidR="004E6ED9" w:rsidRPr="000224F5">
        <w:rPr>
          <w:rFonts w:ascii="Arial" w:eastAsia="Times New Roman" w:hAnsi="Arial" w:cs="Arial"/>
          <w:i/>
          <w:color w:val="000000" w:themeColor="text1"/>
          <w:lang w:eastAsia="en-GB"/>
        </w:rPr>
        <w:t>iosity</w:t>
      </w:r>
      <w:r w:rsidR="004E6ED9" w:rsidRPr="00D61CE1">
        <w:rPr>
          <w:rFonts w:ascii="Arial" w:eastAsia="Times New Roman" w:hAnsi="Arial" w:cs="Arial"/>
          <w:color w:val="000000" w:themeColor="text1"/>
          <w:lang w:eastAsia="en-GB"/>
        </w:rPr>
        <w:t xml:space="preserve">.” </w:t>
      </w:r>
      <w:r w:rsidR="005C0807">
        <w:rPr>
          <w:rFonts w:ascii="Arial" w:eastAsia="Times New Roman" w:hAnsi="Arial" w:cs="Arial"/>
          <w:color w:val="000000" w:themeColor="text1"/>
          <w:lang w:eastAsia="en-GB"/>
        </w:rPr>
        <w:t>The</w:t>
      </w:r>
      <w:r w:rsidR="004E09F5" w:rsidRPr="00D61CE1">
        <w:rPr>
          <w:rFonts w:ascii="Arial" w:eastAsia="Times New Roman" w:hAnsi="Arial" w:cs="Arial"/>
          <w:color w:val="000000" w:themeColor="text1"/>
          <w:lang w:eastAsia="en-GB"/>
        </w:rPr>
        <w:t xml:space="preserve"> Suspect × Affiliation interaction </w:t>
      </w:r>
      <w:r w:rsidR="005C0807">
        <w:rPr>
          <w:rFonts w:ascii="Arial" w:eastAsia="Times New Roman" w:hAnsi="Arial" w:cs="Arial"/>
          <w:color w:val="000000" w:themeColor="text1"/>
          <w:lang w:eastAsia="en-GB"/>
        </w:rPr>
        <w:t xml:space="preserve">was non-significant </w:t>
      </w:r>
      <w:r w:rsidR="00882613" w:rsidRPr="00D61CE1">
        <w:rPr>
          <w:rFonts w:ascii="Arial" w:eastAsia="Times New Roman" w:hAnsi="Arial" w:cs="Arial"/>
          <w:color w:val="000000" w:themeColor="text1"/>
          <w:lang w:eastAsia="en-GB"/>
        </w:rPr>
        <w:t>for A</w:t>
      </w:r>
      <w:r w:rsidR="004E09F5" w:rsidRPr="00D61CE1">
        <w:rPr>
          <w:rFonts w:ascii="Arial" w:eastAsia="Times New Roman" w:hAnsi="Arial" w:cs="Arial"/>
          <w:color w:val="000000" w:themeColor="text1"/>
          <w:lang w:eastAsia="en-GB"/>
        </w:rPr>
        <w:t>djustment</w:t>
      </w:r>
      <w:del w:id="558" w:author="Furl, Nicholas" w:date="2024-10-01T16:05:00Z" w16du:dateUtc="2024-10-01T15:05:00Z">
        <w:r w:rsidR="004E09F5" w:rsidRPr="00D61CE1" w:rsidDel="00A11764">
          <w:rPr>
            <w:rFonts w:ascii="Arial" w:eastAsia="Times New Roman" w:hAnsi="Arial" w:cs="Arial"/>
            <w:color w:val="000000" w:themeColor="text1"/>
            <w:lang w:eastAsia="en-GB"/>
          </w:rPr>
          <w:delText> </w:delText>
        </w:r>
      </w:del>
      <w:r w:rsidR="004E09F5" w:rsidRPr="00D61CE1">
        <w:rPr>
          <w:rFonts w:ascii="Arial" w:eastAsia="Times New Roman" w:hAnsi="Arial" w:cs="Arial"/>
          <w:color w:val="000000" w:themeColor="text1"/>
          <w:lang w:eastAsia="en-GB"/>
        </w:rPr>
        <w:t xml:space="preserve"> </w:t>
      </w:r>
      <w:proofErr w:type="gramStart"/>
      <w:r w:rsidR="004E09F5" w:rsidRPr="00D61CE1">
        <w:rPr>
          <w:rFonts w:ascii="Arial" w:eastAsia="Times New Roman" w:hAnsi="Arial" w:cs="Arial"/>
          <w:i/>
          <w:iCs/>
          <w:color w:val="000000" w:themeColor="text1"/>
          <w:lang w:eastAsia="en-GB"/>
        </w:rPr>
        <w:t>F</w:t>
      </w:r>
      <w:r w:rsidR="004E09F5" w:rsidRPr="00D61CE1">
        <w:rPr>
          <w:rFonts w:ascii="Arial" w:eastAsia="Times New Roman" w:hAnsi="Arial" w:cs="Arial"/>
          <w:color w:val="000000" w:themeColor="text1"/>
          <w:lang w:eastAsia="en-GB"/>
        </w:rPr>
        <w:t>(</w:t>
      </w:r>
      <w:proofErr w:type="gramEnd"/>
      <w:r w:rsidR="004E09F5" w:rsidRPr="00D61CE1">
        <w:rPr>
          <w:rFonts w:ascii="Arial" w:eastAsia="Times New Roman" w:hAnsi="Arial" w:cs="Arial"/>
          <w:color w:val="000000" w:themeColor="text1"/>
          <w:lang w:eastAsia="en-GB"/>
        </w:rPr>
        <w:t xml:space="preserve">1, 451) = .37, </w:t>
      </w:r>
      <w:r w:rsidR="004E09F5" w:rsidRPr="00D61CE1">
        <w:rPr>
          <w:rFonts w:ascii="Arial" w:eastAsia="Times New Roman" w:hAnsi="Arial" w:cs="Arial"/>
          <w:i/>
          <w:iCs/>
          <w:color w:val="000000" w:themeColor="text1"/>
          <w:lang w:eastAsia="en-GB"/>
        </w:rPr>
        <w:t>p</w:t>
      </w:r>
      <w:r w:rsidR="004E09F5" w:rsidRPr="00D61CE1">
        <w:rPr>
          <w:rFonts w:ascii="Arial" w:eastAsia="Times New Roman" w:hAnsi="Arial" w:cs="Arial"/>
          <w:color w:val="000000" w:themeColor="text1"/>
          <w:lang w:eastAsia="en-GB"/>
        </w:rPr>
        <w:t xml:space="preserve"> = .55, </w:t>
      </w:r>
      <w:r w:rsidR="00E70502" w:rsidRPr="00D61CE1">
        <w:rPr>
          <w:rFonts w:ascii="Arial" w:eastAsia="Times New Roman" w:hAnsi="Arial" w:cs="Arial"/>
          <w:i/>
          <w:iCs/>
          <w:color w:val="000000" w:themeColor="text1"/>
          <w:lang w:eastAsia="en-GB"/>
        </w:rPr>
        <w:t>η</w:t>
      </w:r>
      <w:r w:rsidR="00E70502" w:rsidRPr="00D61CE1">
        <w:rPr>
          <w:rFonts w:ascii="Arial" w:eastAsia="Times New Roman" w:hAnsi="Arial" w:cs="Arial"/>
          <w:i/>
          <w:iCs/>
          <w:color w:val="000000" w:themeColor="text1"/>
          <w:vertAlign w:val="subscript"/>
          <w:lang w:eastAsia="en-GB"/>
        </w:rPr>
        <w:t>p</w:t>
      </w:r>
      <w:r w:rsidR="00E70502" w:rsidRPr="00D61CE1">
        <w:rPr>
          <w:rFonts w:ascii="Arial" w:eastAsia="Times New Roman" w:hAnsi="Arial" w:cs="Arial"/>
          <w:i/>
          <w:iCs/>
          <w:color w:val="000000" w:themeColor="text1"/>
          <w:vertAlign w:val="superscript"/>
          <w:lang w:eastAsia="en-GB"/>
        </w:rPr>
        <w:t>2</w:t>
      </w:r>
      <w:r w:rsidR="00E70502" w:rsidRPr="00D61CE1">
        <w:rPr>
          <w:rFonts w:ascii="Arial" w:eastAsia="Times New Roman" w:hAnsi="Arial" w:cs="Arial"/>
          <w:i/>
          <w:iCs/>
          <w:color w:val="000000" w:themeColor="text1"/>
          <w:lang w:eastAsia="en-GB"/>
        </w:rPr>
        <w:t xml:space="preserve"> </w:t>
      </w:r>
      <w:r w:rsidR="00882613" w:rsidRPr="00D61CE1">
        <w:rPr>
          <w:rFonts w:ascii="Arial" w:eastAsia="Times New Roman" w:hAnsi="Arial" w:cs="Arial"/>
          <w:color w:val="000000" w:themeColor="text1"/>
          <w:lang w:eastAsia="en-GB"/>
        </w:rPr>
        <w:t xml:space="preserve">= &lt;.001 </w:t>
      </w:r>
      <w:r w:rsidR="005C0807">
        <w:rPr>
          <w:rFonts w:ascii="Arial" w:eastAsia="Times New Roman" w:hAnsi="Arial" w:cs="Arial"/>
          <w:color w:val="000000" w:themeColor="text1"/>
          <w:lang w:eastAsia="en-GB"/>
        </w:rPr>
        <w:t>and</w:t>
      </w:r>
      <w:r w:rsidR="00882613" w:rsidRPr="00D61CE1">
        <w:rPr>
          <w:rFonts w:ascii="Arial" w:eastAsia="Times New Roman" w:hAnsi="Arial" w:cs="Arial"/>
          <w:color w:val="000000" w:themeColor="text1"/>
          <w:lang w:eastAsia="en-GB"/>
        </w:rPr>
        <w:t xml:space="preserve"> B</w:t>
      </w:r>
      <w:r w:rsidR="004E09F5" w:rsidRPr="00D61CE1">
        <w:rPr>
          <w:rFonts w:ascii="Arial" w:eastAsia="Times New Roman" w:hAnsi="Arial" w:cs="Arial"/>
          <w:color w:val="000000" w:themeColor="text1"/>
          <w:lang w:eastAsia="en-GB"/>
        </w:rPr>
        <w:t xml:space="preserve">ias </w:t>
      </w:r>
      <w:r w:rsidR="004E09F5" w:rsidRPr="00D61CE1">
        <w:rPr>
          <w:rFonts w:ascii="Arial" w:eastAsia="Times New Roman" w:hAnsi="Arial" w:cs="Arial"/>
          <w:i/>
          <w:iCs/>
          <w:color w:val="000000" w:themeColor="text1"/>
          <w:lang w:eastAsia="en-GB"/>
        </w:rPr>
        <w:t>F</w:t>
      </w:r>
      <w:r w:rsidR="002E06E4" w:rsidRPr="00D61CE1">
        <w:rPr>
          <w:rFonts w:ascii="Arial" w:eastAsia="Times New Roman" w:hAnsi="Arial" w:cs="Arial"/>
          <w:color w:val="000000" w:themeColor="text1"/>
          <w:lang w:eastAsia="en-GB"/>
        </w:rPr>
        <w:t>(1, 451) = 0.004</w:t>
      </w:r>
      <w:r w:rsidR="004E09F5"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i/>
          <w:iCs/>
          <w:color w:val="000000" w:themeColor="text1"/>
          <w:lang w:eastAsia="en-GB"/>
        </w:rPr>
        <w:t>p</w:t>
      </w:r>
      <w:r w:rsidR="002E06E4" w:rsidRPr="00D61CE1">
        <w:rPr>
          <w:rFonts w:ascii="Arial" w:eastAsia="Times New Roman" w:hAnsi="Arial" w:cs="Arial"/>
          <w:color w:val="000000" w:themeColor="text1"/>
          <w:lang w:eastAsia="en-GB"/>
        </w:rPr>
        <w:t xml:space="preserve"> = .97</w:t>
      </w:r>
      <w:r w:rsidR="004E09F5" w:rsidRPr="00D61CE1">
        <w:rPr>
          <w:rFonts w:ascii="Arial" w:eastAsia="Times New Roman" w:hAnsi="Arial" w:cs="Arial"/>
          <w:color w:val="000000" w:themeColor="text1"/>
          <w:lang w:eastAsia="en-GB"/>
        </w:rPr>
        <w:t xml:space="preserve">, </w:t>
      </w:r>
      <w:r w:rsidR="00E70502" w:rsidRPr="00D61CE1">
        <w:rPr>
          <w:rFonts w:ascii="Arial" w:eastAsia="Times New Roman" w:hAnsi="Arial" w:cs="Arial"/>
          <w:i/>
          <w:iCs/>
          <w:color w:val="000000" w:themeColor="text1"/>
          <w:lang w:eastAsia="en-GB"/>
        </w:rPr>
        <w:t>η</w:t>
      </w:r>
      <w:r w:rsidR="00E70502" w:rsidRPr="00D61CE1">
        <w:rPr>
          <w:rFonts w:ascii="Arial" w:eastAsia="Times New Roman" w:hAnsi="Arial" w:cs="Arial"/>
          <w:i/>
          <w:iCs/>
          <w:color w:val="000000" w:themeColor="text1"/>
          <w:vertAlign w:val="subscript"/>
          <w:lang w:eastAsia="en-GB"/>
        </w:rPr>
        <w:t>p</w:t>
      </w:r>
      <w:r w:rsidR="00E70502" w:rsidRPr="00D61CE1">
        <w:rPr>
          <w:rFonts w:ascii="Arial" w:eastAsia="Times New Roman" w:hAnsi="Arial" w:cs="Arial"/>
          <w:i/>
          <w:iCs/>
          <w:color w:val="000000" w:themeColor="text1"/>
          <w:vertAlign w:val="superscript"/>
          <w:lang w:eastAsia="en-GB"/>
        </w:rPr>
        <w:t>2</w:t>
      </w:r>
      <w:r w:rsidR="00E70502" w:rsidRPr="00D61CE1">
        <w:rPr>
          <w:rFonts w:ascii="Arial" w:eastAsia="Times New Roman" w:hAnsi="Arial" w:cs="Arial"/>
          <w:i/>
          <w:iCs/>
          <w:color w:val="000000" w:themeColor="text1"/>
          <w:lang w:eastAsia="en-GB"/>
        </w:rPr>
        <w:t xml:space="preserve"> </w:t>
      </w:r>
      <w:r w:rsidR="004E09F5" w:rsidRPr="00D61CE1">
        <w:rPr>
          <w:rFonts w:ascii="Arial" w:eastAsia="Times New Roman" w:hAnsi="Arial" w:cs="Arial"/>
          <w:color w:val="000000" w:themeColor="text1"/>
          <w:lang w:eastAsia="en-GB"/>
        </w:rPr>
        <w:t>&lt; .001</w:t>
      </w:r>
      <w:r w:rsidR="005C0807">
        <w:rPr>
          <w:rFonts w:ascii="Arial" w:eastAsia="Times New Roman" w:hAnsi="Arial" w:cs="Arial"/>
          <w:color w:val="000000" w:themeColor="text1"/>
          <w:lang w:eastAsia="en-GB"/>
        </w:rPr>
        <w:t>. N</w:t>
      </w:r>
      <w:r w:rsidR="002E06E4" w:rsidRPr="00D61CE1">
        <w:rPr>
          <w:rFonts w:ascii="Arial" w:eastAsia="Times New Roman" w:hAnsi="Arial" w:cs="Arial"/>
          <w:color w:val="000000" w:themeColor="text1"/>
          <w:lang w:eastAsia="en-GB"/>
        </w:rPr>
        <w:t xml:space="preserve">or </w:t>
      </w:r>
      <w:r w:rsidR="005C0807">
        <w:rPr>
          <w:rFonts w:ascii="Arial" w:eastAsia="Times New Roman" w:hAnsi="Arial" w:cs="Arial"/>
          <w:color w:val="000000" w:themeColor="text1"/>
          <w:lang w:eastAsia="en-GB"/>
        </w:rPr>
        <w:t>were there</w:t>
      </w:r>
      <w:r w:rsidR="002E06E4" w:rsidRPr="00D61CE1">
        <w:rPr>
          <w:rFonts w:ascii="Arial" w:eastAsia="Times New Roman" w:hAnsi="Arial" w:cs="Arial"/>
          <w:color w:val="000000" w:themeColor="text1"/>
          <w:lang w:eastAsia="en-GB"/>
        </w:rPr>
        <w:t xml:space="preserve"> </w:t>
      </w:r>
      <w:r w:rsidR="005C0807">
        <w:rPr>
          <w:rFonts w:ascii="Arial" w:eastAsia="Times New Roman" w:hAnsi="Arial" w:cs="Arial"/>
          <w:color w:val="000000" w:themeColor="text1"/>
          <w:lang w:eastAsia="en-GB"/>
        </w:rPr>
        <w:t xml:space="preserve">significant </w:t>
      </w:r>
      <w:r w:rsidR="002E06E4" w:rsidRPr="00D61CE1">
        <w:rPr>
          <w:rFonts w:ascii="Arial" w:eastAsia="Times New Roman" w:hAnsi="Arial" w:cs="Arial"/>
          <w:color w:val="000000" w:themeColor="text1"/>
          <w:lang w:eastAsia="en-GB"/>
        </w:rPr>
        <w:t>main effects or interactions involving Affiliation (</w:t>
      </w:r>
      <w:proofErr w:type="spellStart"/>
      <w:r w:rsidR="002E06E4" w:rsidRPr="00AF69AB">
        <w:rPr>
          <w:rFonts w:ascii="Arial" w:eastAsia="Times New Roman" w:hAnsi="Arial" w:cs="Arial"/>
          <w:i/>
          <w:color w:val="000000" w:themeColor="text1"/>
          <w:lang w:eastAsia="en-GB"/>
        </w:rPr>
        <w:t>p</w:t>
      </w:r>
      <w:r w:rsidR="002E06E4" w:rsidRPr="00D61CE1">
        <w:rPr>
          <w:rFonts w:ascii="Arial" w:eastAsia="Times New Roman" w:hAnsi="Arial" w:cs="Arial"/>
          <w:color w:val="000000" w:themeColor="text1"/>
          <w:lang w:eastAsia="en-GB"/>
        </w:rPr>
        <w:t>s</w:t>
      </w:r>
      <w:proofErr w:type="spellEnd"/>
      <w:r w:rsidR="002E06E4" w:rsidRPr="00D61CE1">
        <w:rPr>
          <w:rFonts w:ascii="Arial" w:eastAsia="Times New Roman" w:hAnsi="Arial" w:cs="Arial"/>
          <w:color w:val="000000" w:themeColor="text1"/>
          <w:lang w:eastAsia="en-GB"/>
        </w:rPr>
        <w:t xml:space="preserve"> ≥ .39)</w:t>
      </w:r>
      <w:r w:rsidR="004E09F5" w:rsidRPr="00D61CE1">
        <w:rPr>
          <w:rFonts w:ascii="Arial" w:eastAsia="Times New Roman" w:hAnsi="Arial" w:cs="Arial"/>
          <w:color w:val="000000" w:themeColor="text1"/>
          <w:lang w:eastAsia="en-GB"/>
        </w:rPr>
        <w:t xml:space="preserve">. </w:t>
      </w:r>
    </w:p>
    <w:p w14:paraId="46DAF8BA" w14:textId="77777777" w:rsidR="00A5173F" w:rsidRPr="00D61CE1" w:rsidRDefault="00A5173F" w:rsidP="004F268C">
      <w:pPr>
        <w:spacing w:before="100" w:after="0" w:line="480" w:lineRule="auto"/>
        <w:rPr>
          <w:rFonts w:ascii="Arial" w:eastAsia="Times New Roman" w:hAnsi="Arial" w:cs="Arial"/>
          <w:color w:val="000000" w:themeColor="text1"/>
          <w:lang w:eastAsia="en-GB"/>
        </w:rPr>
      </w:pPr>
    </w:p>
    <w:p w14:paraId="6B3B451E" w14:textId="345FBB1C" w:rsidR="00403846" w:rsidRPr="00D61CE1" w:rsidRDefault="00912484" w:rsidP="00403846">
      <w:pPr>
        <w:spacing w:before="100" w:after="0" w:line="480" w:lineRule="auto"/>
        <w:rPr>
          <w:rFonts w:ascii="Arial" w:eastAsia="Times New Roman" w:hAnsi="Arial" w:cs="Arial"/>
          <w:i/>
          <w:color w:val="000000" w:themeColor="text1"/>
          <w:lang w:eastAsia="en-GB"/>
        </w:rPr>
      </w:pPr>
      <w:r w:rsidRPr="00D61CE1">
        <w:rPr>
          <w:rFonts w:ascii="Arial" w:eastAsia="Times New Roman" w:hAnsi="Arial" w:cs="Arial"/>
          <w:i/>
          <w:color w:val="000000" w:themeColor="text1"/>
          <w:lang w:eastAsia="en-GB"/>
        </w:rPr>
        <w:t xml:space="preserve">Participants adjust more to </w:t>
      </w:r>
      <w:r w:rsidR="008458BA" w:rsidRPr="00D61CE1">
        <w:rPr>
          <w:rFonts w:ascii="Arial" w:eastAsia="Times New Roman" w:hAnsi="Arial" w:cs="Arial"/>
          <w:i/>
          <w:color w:val="000000" w:themeColor="text1"/>
          <w:lang w:eastAsia="en-GB"/>
        </w:rPr>
        <w:t>disconfirmatory claims</w:t>
      </w:r>
    </w:p>
    <w:p w14:paraId="7BFC32BF" w14:textId="1E568993" w:rsidR="00876BFF" w:rsidRPr="00D61CE1" w:rsidRDefault="00F34F75" w:rsidP="00F34F75">
      <w:pPr>
        <w:spacing w:before="100" w:after="0" w:line="480" w:lineRule="auto"/>
        <w:ind w:firstLine="720"/>
        <w:rPr>
          <w:rFonts w:ascii="Arial" w:eastAsia="Times New Roman" w:hAnsi="Arial" w:cs="Arial"/>
          <w:color w:val="000000" w:themeColor="text1"/>
          <w:lang w:eastAsia="en-GB"/>
        </w:rPr>
      </w:pPr>
      <w:del w:id="559" w:author="Furl, Nicholas" w:date="2024-10-01T16:17:00Z" w16du:dateUtc="2024-10-01T15:17:00Z">
        <w:r w:rsidDel="000B33FD">
          <w:rPr>
            <w:rFonts w:ascii="Arial" w:eastAsia="Times New Roman" w:hAnsi="Arial" w:cs="Arial"/>
            <w:color w:val="000000" w:themeColor="text1"/>
            <w:lang w:eastAsia="en-GB"/>
          </w:rPr>
          <w:delText xml:space="preserve">We tested </w:delText>
        </w:r>
      </w:del>
      <w:del w:id="560" w:author="Furl, Nicholas" w:date="2024-10-01T16:14:00Z" w16du:dateUtc="2024-10-01T15:14:00Z">
        <w:r w:rsidDel="00523A60">
          <w:rPr>
            <w:rFonts w:ascii="Arial" w:eastAsia="Times New Roman" w:hAnsi="Arial" w:cs="Arial"/>
            <w:color w:val="000000" w:themeColor="text1"/>
            <w:lang w:eastAsia="en-GB"/>
          </w:rPr>
          <w:delText>for</w:delText>
        </w:r>
        <w:r w:rsidR="00634423" w:rsidDel="00523A60">
          <w:rPr>
            <w:rFonts w:ascii="Arial" w:eastAsia="Times New Roman" w:hAnsi="Arial" w:cs="Arial"/>
            <w:color w:val="000000" w:themeColor="text1"/>
            <w:lang w:eastAsia="en-GB"/>
          </w:rPr>
          <w:delText xml:space="preserve"> </w:delText>
        </w:r>
      </w:del>
      <w:del w:id="561" w:author="Furl, Nicholas" w:date="2024-10-01T16:17:00Z" w16du:dateUtc="2024-10-01T15:17:00Z">
        <w:r w:rsidR="00634423" w:rsidDel="000B33FD">
          <w:rPr>
            <w:rFonts w:ascii="Arial" w:eastAsia="Times New Roman" w:hAnsi="Arial" w:cs="Arial"/>
            <w:color w:val="000000" w:themeColor="text1"/>
            <w:lang w:eastAsia="en-GB"/>
          </w:rPr>
          <w:delText>disconfirmatory evidence</w:delText>
        </w:r>
      </w:del>
      <w:del w:id="562" w:author="Furl, Nicholas" w:date="2024-10-01T16:14:00Z" w16du:dateUtc="2024-10-01T15:14:00Z">
        <w:r w:rsidR="00634423" w:rsidDel="00523A60">
          <w:rPr>
            <w:rFonts w:ascii="Arial" w:eastAsia="Times New Roman" w:hAnsi="Arial" w:cs="Arial"/>
            <w:color w:val="000000" w:themeColor="text1"/>
            <w:lang w:eastAsia="en-GB"/>
          </w:rPr>
          <w:delText xml:space="preserve"> bias</w:delText>
        </w:r>
      </w:del>
      <w:del w:id="563" w:author="Furl, Nicholas" w:date="2024-10-01T16:17:00Z" w16du:dateUtc="2024-10-01T15:17:00Z">
        <w:r w:rsidR="00664CA7" w:rsidDel="000B33FD">
          <w:rPr>
            <w:rFonts w:ascii="Arial" w:eastAsia="Times New Roman" w:hAnsi="Arial" w:cs="Arial"/>
            <w:color w:val="000000" w:themeColor="text1"/>
            <w:lang w:eastAsia="en-GB"/>
          </w:rPr>
          <w:delText xml:space="preserve">. </w:delText>
        </w:r>
      </w:del>
      <w:moveFromRangeStart w:id="564" w:author="Furl, Nicholas" w:date="2024-10-01T16:15:00Z" w:name="move178691724"/>
      <w:moveFrom w:id="565" w:author="Furl, Nicholas" w:date="2024-10-01T16:15:00Z" w16du:dateUtc="2024-10-01T15:15:00Z">
        <w:r w:rsidR="00664CA7" w:rsidDel="00876BFF">
          <w:rPr>
            <w:rFonts w:ascii="Arial" w:eastAsia="Times New Roman" w:hAnsi="Arial" w:cs="Arial"/>
            <w:color w:val="000000" w:themeColor="text1"/>
            <w:lang w:eastAsia="en-GB"/>
          </w:rPr>
          <w:t>T</w:t>
        </w:r>
        <w:r w:rsidR="00664CA7" w:rsidRPr="00664CA7" w:rsidDel="00876BFF">
          <w:rPr>
            <w:rFonts w:ascii="Arial" w:eastAsia="Times New Roman" w:hAnsi="Arial" w:cs="Arial"/>
            <w:color w:val="000000" w:themeColor="text1"/>
            <w:lang w:eastAsia="en-GB"/>
          </w:rPr>
          <w:t>he ideal observer</w:t>
        </w:r>
        <w:r w:rsidR="00664CA7" w:rsidDel="00876BFF">
          <w:rPr>
            <w:rFonts w:ascii="Arial" w:eastAsia="Times New Roman" w:hAnsi="Arial" w:cs="Arial"/>
            <w:color w:val="000000" w:themeColor="text1"/>
            <w:lang w:eastAsia="en-GB"/>
          </w:rPr>
          <w:t xml:space="preserve"> (lower right, </w:t>
        </w:r>
        <w:r w:rsidR="00664CA7" w:rsidRPr="00664CA7" w:rsidDel="00876BFF">
          <w:rPr>
            <w:rFonts w:ascii="Arial" w:eastAsia="Times New Roman" w:hAnsi="Arial" w:cs="Arial"/>
            <w:color w:val="000000" w:themeColor="text1"/>
            <w:lang w:eastAsia="en-GB"/>
          </w:rPr>
          <w:t>Figure 1</w:t>
        </w:r>
        <w:r w:rsidR="00664CA7" w:rsidDel="00876BFF">
          <w:rPr>
            <w:rFonts w:ascii="Arial" w:eastAsia="Times New Roman" w:hAnsi="Arial" w:cs="Arial"/>
            <w:color w:val="000000" w:themeColor="text1"/>
            <w:lang w:eastAsia="en-GB"/>
          </w:rPr>
          <w:t>)</w:t>
        </w:r>
        <w:r w:rsidR="00664CA7" w:rsidRPr="00664CA7" w:rsidDel="00876BFF">
          <w:rPr>
            <w:rFonts w:ascii="Arial" w:eastAsia="Times New Roman" w:hAnsi="Arial" w:cs="Arial"/>
            <w:color w:val="000000" w:themeColor="text1"/>
            <w:lang w:eastAsia="en-GB"/>
          </w:rPr>
          <w:t xml:space="preserve"> appear</w:t>
        </w:r>
        <w:r w:rsidR="00664CA7" w:rsidDel="00876BFF">
          <w:rPr>
            <w:rFonts w:ascii="Arial" w:eastAsia="Times New Roman" w:hAnsi="Arial" w:cs="Arial"/>
            <w:color w:val="000000" w:themeColor="text1"/>
            <w:lang w:eastAsia="en-GB"/>
          </w:rPr>
          <w:t>s</w:t>
        </w:r>
        <w:r w:rsidR="00664CA7" w:rsidRPr="00664CA7" w:rsidDel="00876BFF">
          <w:rPr>
            <w:rFonts w:ascii="Arial" w:eastAsia="Times New Roman" w:hAnsi="Arial" w:cs="Arial"/>
            <w:color w:val="000000" w:themeColor="text1"/>
            <w:lang w:eastAsia="en-GB"/>
          </w:rPr>
          <w:t xml:space="preserve"> </w:t>
        </w:r>
        <w:r w:rsidR="00664CA7" w:rsidDel="00876BFF">
          <w:rPr>
            <w:rFonts w:ascii="Arial" w:eastAsia="Times New Roman" w:hAnsi="Arial" w:cs="Arial"/>
            <w:color w:val="000000" w:themeColor="text1"/>
            <w:lang w:eastAsia="en-GB"/>
          </w:rPr>
          <w:t xml:space="preserve">minimally sensitive </w:t>
        </w:r>
        <w:r w:rsidR="00664CA7" w:rsidRPr="00664CA7" w:rsidDel="00876BFF">
          <w:rPr>
            <w:rFonts w:ascii="Arial" w:eastAsia="Times New Roman" w:hAnsi="Arial" w:cs="Arial"/>
            <w:color w:val="000000" w:themeColor="text1"/>
            <w:lang w:eastAsia="en-GB"/>
          </w:rPr>
          <w:t xml:space="preserve">to </w:t>
        </w:r>
        <w:r w:rsidR="00664CA7" w:rsidDel="00876BFF">
          <w:rPr>
            <w:rFonts w:ascii="Arial" w:eastAsia="Times New Roman" w:hAnsi="Arial" w:cs="Arial"/>
            <w:color w:val="000000" w:themeColor="text1"/>
            <w:lang w:eastAsia="en-GB"/>
          </w:rPr>
          <w:t xml:space="preserve">whether </w:t>
        </w:r>
        <w:r w:rsidR="00664CA7" w:rsidRPr="00664CA7" w:rsidDel="00876BFF">
          <w:rPr>
            <w:rFonts w:ascii="Arial" w:eastAsia="Times New Roman" w:hAnsi="Arial" w:cs="Arial"/>
            <w:color w:val="000000" w:themeColor="text1"/>
            <w:lang w:eastAsia="en-GB"/>
          </w:rPr>
          <w:t xml:space="preserve">preceding </w:t>
        </w:r>
        <w:r w:rsidR="00664CA7" w:rsidDel="00876BFF">
          <w:rPr>
            <w:rFonts w:ascii="Arial" w:eastAsia="Times New Roman" w:hAnsi="Arial" w:cs="Arial"/>
            <w:color w:val="000000" w:themeColor="text1"/>
            <w:lang w:eastAsia="en-GB"/>
          </w:rPr>
          <w:t>claims were majority guilty or innocent (Preceding C</w:t>
        </w:r>
        <w:r w:rsidR="00664CA7" w:rsidRPr="00664CA7" w:rsidDel="00876BFF">
          <w:rPr>
            <w:rFonts w:ascii="Arial" w:eastAsia="Times New Roman" w:hAnsi="Arial" w:cs="Arial"/>
            <w:color w:val="000000" w:themeColor="text1"/>
            <w:lang w:eastAsia="en-GB"/>
          </w:rPr>
          <w:t>ontext</w:t>
        </w:r>
        <w:r w:rsidR="00664CA7" w:rsidDel="00876BFF">
          <w:rPr>
            <w:rFonts w:ascii="Arial" w:eastAsia="Times New Roman" w:hAnsi="Arial" w:cs="Arial"/>
            <w:color w:val="000000" w:themeColor="text1"/>
            <w:lang w:eastAsia="en-GB"/>
          </w:rPr>
          <w:t>)</w:t>
        </w:r>
        <w:r w:rsidR="00664CA7" w:rsidRPr="00664CA7" w:rsidDel="00876BFF">
          <w:rPr>
            <w:rFonts w:ascii="Arial" w:eastAsia="Times New Roman" w:hAnsi="Arial" w:cs="Arial"/>
            <w:color w:val="000000" w:themeColor="text1"/>
            <w:lang w:eastAsia="en-GB"/>
          </w:rPr>
          <w:t>.</w:t>
        </w:r>
        <w:r w:rsidR="00664CA7" w:rsidDel="00876BFF">
          <w:rPr>
            <w:rFonts w:ascii="Arial" w:eastAsia="Times New Roman" w:hAnsi="Arial" w:cs="Arial"/>
            <w:color w:val="000000" w:themeColor="text1"/>
            <w:lang w:eastAsia="en-GB"/>
          </w:rPr>
          <w:t xml:space="preserve"> P</w:t>
        </w:r>
        <w:r w:rsidR="00FC1443" w:rsidRPr="00D61CE1" w:rsidDel="00876BFF">
          <w:rPr>
            <w:rFonts w:ascii="Arial" w:eastAsia="Times New Roman" w:hAnsi="Arial" w:cs="Arial"/>
            <w:color w:val="000000" w:themeColor="text1"/>
            <w:lang w:eastAsia="en-GB"/>
          </w:rPr>
          <w:t xml:space="preserve">articipants appear near-optimal when claims and contexts mismatch, but underadjust (relative to optimal adjustment) when claims match </w:t>
        </w:r>
        <w:r w:rsidR="00664CA7" w:rsidDel="00876BFF">
          <w:rPr>
            <w:rFonts w:ascii="Arial" w:eastAsia="Times New Roman" w:hAnsi="Arial" w:cs="Arial"/>
            <w:color w:val="000000" w:themeColor="text1"/>
            <w:lang w:eastAsia="en-GB"/>
          </w:rPr>
          <w:t xml:space="preserve">preceding </w:t>
        </w:r>
        <w:r w:rsidR="00FC1443" w:rsidRPr="00D61CE1" w:rsidDel="00876BFF">
          <w:rPr>
            <w:rFonts w:ascii="Arial" w:eastAsia="Times New Roman" w:hAnsi="Arial" w:cs="Arial"/>
            <w:color w:val="000000" w:themeColor="text1"/>
            <w:lang w:eastAsia="en-GB"/>
          </w:rPr>
          <w:t xml:space="preserve">context. </w:t>
        </w:r>
      </w:moveFrom>
      <w:moveFromRangeEnd w:id="564"/>
      <w:r w:rsidR="00FC1443" w:rsidRPr="00D61CE1">
        <w:rPr>
          <w:rFonts w:ascii="Arial" w:eastAsia="Times New Roman" w:hAnsi="Arial" w:cs="Arial"/>
          <w:color w:val="000000" w:themeColor="text1"/>
          <w:lang w:eastAsia="en-GB"/>
        </w:rPr>
        <w:t>Participant</w:t>
      </w:r>
      <w:ins w:id="566" w:author="Furl, Nicholas" w:date="2024-10-01T16:17:00Z" w16du:dateUtc="2024-10-01T15:17:00Z">
        <w:r w:rsidR="000B33FD">
          <w:rPr>
            <w:rFonts w:ascii="Arial" w:eastAsia="Times New Roman" w:hAnsi="Arial" w:cs="Arial"/>
            <w:color w:val="000000" w:themeColor="text1"/>
            <w:lang w:eastAsia="en-GB"/>
          </w:rPr>
          <w:t>s showed a</w:t>
        </w:r>
      </w:ins>
      <w:ins w:id="567" w:author="Furl, Nicholas" w:date="2024-10-01T16:18:00Z" w16du:dateUtc="2024-10-01T15:18:00Z">
        <w:r w:rsidR="000B33FD">
          <w:rPr>
            <w:rFonts w:ascii="Arial" w:eastAsia="Times New Roman" w:hAnsi="Arial" w:cs="Arial"/>
            <w:color w:val="000000" w:themeColor="text1"/>
            <w:lang w:eastAsia="en-GB"/>
          </w:rPr>
          <w:t xml:space="preserve"> main</w:t>
        </w:r>
      </w:ins>
      <w:ins w:id="568" w:author="Furl, Nicholas" w:date="2024-10-01T16:17:00Z" w16du:dateUtc="2024-10-01T15:17:00Z">
        <w:r w:rsidR="000B33FD">
          <w:rPr>
            <w:rFonts w:ascii="Arial" w:eastAsia="Times New Roman" w:hAnsi="Arial" w:cs="Arial"/>
            <w:color w:val="000000" w:themeColor="text1"/>
            <w:lang w:eastAsia="en-GB"/>
          </w:rPr>
          <w:t xml:space="preserve"> effect of </w:t>
        </w:r>
      </w:ins>
      <w:del w:id="569" w:author="Furl, Nicholas" w:date="2024-10-01T16:17:00Z" w16du:dateUtc="2024-10-01T15:17:00Z">
        <w:r w:rsidR="00FC1443" w:rsidRPr="00D61CE1" w:rsidDel="000B33FD">
          <w:rPr>
            <w:rFonts w:ascii="Arial" w:eastAsia="Times New Roman" w:hAnsi="Arial" w:cs="Arial"/>
            <w:color w:val="000000" w:themeColor="text1"/>
            <w:lang w:eastAsia="en-GB"/>
          </w:rPr>
          <w:delText xml:space="preserve">s’ </w:delText>
        </w:r>
        <w:r w:rsidR="00664CA7" w:rsidDel="000B33FD">
          <w:rPr>
            <w:rFonts w:ascii="Arial" w:eastAsia="Times New Roman" w:hAnsi="Arial" w:cs="Arial"/>
            <w:color w:val="000000" w:themeColor="text1"/>
            <w:lang w:eastAsia="en-GB"/>
          </w:rPr>
          <w:delText xml:space="preserve">context </w:delText>
        </w:r>
        <w:r w:rsidR="00FC1443" w:rsidRPr="00D61CE1" w:rsidDel="000B33FD">
          <w:rPr>
            <w:rFonts w:ascii="Arial" w:eastAsia="Times New Roman" w:hAnsi="Arial" w:cs="Arial"/>
            <w:color w:val="000000" w:themeColor="text1"/>
            <w:lang w:eastAsia="en-GB"/>
          </w:rPr>
          <w:delText>sensitivity is</w:delText>
        </w:r>
        <w:r w:rsidR="002B6EE5" w:rsidRPr="00D61CE1" w:rsidDel="000B33FD">
          <w:rPr>
            <w:rFonts w:ascii="Arial" w:eastAsia="Times New Roman" w:hAnsi="Arial" w:cs="Arial"/>
            <w:color w:val="000000" w:themeColor="text1"/>
            <w:lang w:eastAsia="en-GB"/>
          </w:rPr>
          <w:delText xml:space="preserve"> statistically supported by a </w:delText>
        </w:r>
      </w:del>
      <w:r w:rsidR="002B6EE5" w:rsidRPr="00D61CE1">
        <w:rPr>
          <w:rFonts w:ascii="Arial" w:eastAsia="Times New Roman" w:hAnsi="Arial" w:cs="Arial"/>
          <w:color w:val="000000" w:themeColor="text1"/>
          <w:lang w:eastAsia="en-GB"/>
        </w:rPr>
        <w:t xml:space="preserve">Preceding Context </w:t>
      </w:r>
      <w:del w:id="570" w:author="Furl, Nicholas" w:date="2024-10-01T16:18:00Z" w16du:dateUtc="2024-10-01T15:18:00Z">
        <w:r w:rsidR="002B6EE5" w:rsidRPr="00D61CE1" w:rsidDel="000B33FD">
          <w:rPr>
            <w:rFonts w:ascii="Arial" w:eastAsia="Times New Roman" w:hAnsi="Arial" w:cs="Arial"/>
            <w:color w:val="000000" w:themeColor="text1"/>
            <w:lang w:eastAsia="en-GB"/>
          </w:rPr>
          <w:delText xml:space="preserve">main effect </w:delText>
        </w:r>
      </w:del>
      <w:r w:rsidR="00B67E4A" w:rsidRPr="00D61CE1">
        <w:rPr>
          <w:rFonts w:ascii="Arial" w:eastAsia="Times New Roman" w:hAnsi="Arial" w:cs="Arial"/>
          <w:i/>
          <w:iCs/>
          <w:color w:val="000000" w:themeColor="text1"/>
          <w:lang w:eastAsia="en-GB"/>
        </w:rPr>
        <w:t>F</w:t>
      </w:r>
      <w:r w:rsidR="00B67E4A" w:rsidRPr="00D61CE1">
        <w:rPr>
          <w:rFonts w:ascii="Arial" w:eastAsia="Times New Roman" w:hAnsi="Arial" w:cs="Arial"/>
          <w:color w:val="000000" w:themeColor="text1"/>
          <w:lang w:eastAsia="en-GB"/>
        </w:rPr>
        <w:t xml:space="preserve">(1, 95) = 9.11, </w:t>
      </w:r>
      <w:r w:rsidR="00B67E4A" w:rsidRPr="00D61CE1">
        <w:rPr>
          <w:rFonts w:ascii="Arial" w:eastAsia="Times New Roman" w:hAnsi="Arial" w:cs="Arial"/>
          <w:i/>
          <w:iCs/>
          <w:color w:val="000000" w:themeColor="text1"/>
          <w:lang w:eastAsia="en-GB"/>
        </w:rPr>
        <w:t>p</w:t>
      </w:r>
      <w:r w:rsidR="00B67E4A" w:rsidRPr="00D61CE1">
        <w:rPr>
          <w:rFonts w:ascii="Arial" w:eastAsia="Times New Roman" w:hAnsi="Arial" w:cs="Arial"/>
          <w:color w:val="000000" w:themeColor="text1"/>
          <w:lang w:eastAsia="en-GB"/>
        </w:rPr>
        <w:t xml:space="preserve"> = .003, </w:t>
      </w:r>
      <w:r w:rsidR="00B67E4A" w:rsidRPr="00D61CE1">
        <w:rPr>
          <w:rFonts w:ascii="Arial" w:eastAsia="Times New Roman" w:hAnsi="Arial" w:cs="Arial"/>
          <w:i/>
          <w:iCs/>
          <w:color w:val="000000" w:themeColor="text1"/>
          <w:lang w:eastAsia="en-GB"/>
        </w:rPr>
        <w:t>η</w:t>
      </w:r>
      <w:r w:rsidR="00B67E4A" w:rsidRPr="00D61CE1">
        <w:rPr>
          <w:rFonts w:ascii="Arial" w:eastAsia="Times New Roman" w:hAnsi="Arial" w:cs="Arial"/>
          <w:i/>
          <w:iCs/>
          <w:color w:val="000000" w:themeColor="text1"/>
          <w:vertAlign w:val="subscript"/>
          <w:lang w:eastAsia="en-GB"/>
        </w:rPr>
        <w:t>p</w:t>
      </w:r>
      <w:r w:rsidR="00B67E4A" w:rsidRPr="00D61CE1">
        <w:rPr>
          <w:rFonts w:ascii="Arial" w:eastAsia="Times New Roman" w:hAnsi="Arial" w:cs="Arial"/>
          <w:i/>
          <w:iCs/>
          <w:color w:val="000000" w:themeColor="text1"/>
          <w:vertAlign w:val="superscript"/>
          <w:lang w:eastAsia="en-GB"/>
        </w:rPr>
        <w:t>2</w:t>
      </w:r>
      <w:r w:rsidR="00B67E4A" w:rsidRPr="00D61CE1">
        <w:rPr>
          <w:rFonts w:ascii="Arial" w:eastAsia="Times New Roman" w:hAnsi="Arial" w:cs="Arial"/>
          <w:i/>
          <w:iCs/>
          <w:color w:val="000000" w:themeColor="text1"/>
          <w:lang w:eastAsia="en-GB"/>
        </w:rPr>
        <w:t xml:space="preserve"> </w:t>
      </w:r>
      <w:r w:rsidR="00B67E4A" w:rsidRPr="00D61CE1">
        <w:rPr>
          <w:rFonts w:ascii="Arial" w:eastAsia="Times New Roman" w:hAnsi="Arial" w:cs="Arial"/>
          <w:color w:val="000000" w:themeColor="text1"/>
          <w:lang w:eastAsia="en-GB"/>
        </w:rPr>
        <w:t>&lt; .09, in the absence of any Witness Claim × Preceding Context interaction</w:t>
      </w:r>
      <w:r w:rsidR="00B67E4A" w:rsidRPr="00D61CE1">
        <w:rPr>
          <w:rFonts w:ascii="Arial" w:eastAsia="Times New Roman" w:hAnsi="Arial" w:cs="Arial"/>
          <w:i/>
          <w:iCs/>
          <w:color w:val="000000" w:themeColor="text1"/>
          <w:lang w:eastAsia="en-GB"/>
        </w:rPr>
        <w:t xml:space="preserve"> F</w:t>
      </w:r>
      <w:r w:rsidR="00B67E4A" w:rsidRPr="00D61CE1">
        <w:rPr>
          <w:rFonts w:ascii="Arial" w:eastAsia="Times New Roman" w:hAnsi="Arial" w:cs="Arial"/>
          <w:color w:val="000000" w:themeColor="text1"/>
          <w:lang w:eastAsia="en-GB"/>
        </w:rPr>
        <w:t xml:space="preserve">(1, </w:t>
      </w:r>
      <w:r w:rsidR="0059072A" w:rsidRPr="00D61CE1">
        <w:rPr>
          <w:rFonts w:ascii="Arial" w:eastAsia="Times New Roman" w:hAnsi="Arial" w:cs="Arial"/>
          <w:color w:val="000000" w:themeColor="text1"/>
          <w:lang w:eastAsia="en-GB"/>
        </w:rPr>
        <w:t>95) = 0.90</w:t>
      </w:r>
      <w:r w:rsidR="00B67E4A" w:rsidRPr="00D61CE1">
        <w:rPr>
          <w:rFonts w:ascii="Arial" w:eastAsia="Times New Roman" w:hAnsi="Arial" w:cs="Arial"/>
          <w:color w:val="000000" w:themeColor="text1"/>
          <w:lang w:eastAsia="en-GB"/>
        </w:rPr>
        <w:t xml:space="preserve">, </w:t>
      </w:r>
      <w:r w:rsidR="00B67E4A" w:rsidRPr="00D61CE1">
        <w:rPr>
          <w:rFonts w:ascii="Arial" w:eastAsia="Times New Roman" w:hAnsi="Arial" w:cs="Arial"/>
          <w:i/>
          <w:iCs/>
          <w:color w:val="000000" w:themeColor="text1"/>
          <w:lang w:eastAsia="en-GB"/>
        </w:rPr>
        <w:t>p</w:t>
      </w:r>
      <w:r w:rsidR="0059072A" w:rsidRPr="00D61CE1">
        <w:rPr>
          <w:rFonts w:ascii="Arial" w:eastAsia="Times New Roman" w:hAnsi="Arial" w:cs="Arial"/>
          <w:color w:val="000000" w:themeColor="text1"/>
          <w:lang w:eastAsia="en-GB"/>
        </w:rPr>
        <w:t xml:space="preserve"> = .59</w:t>
      </w:r>
      <w:r w:rsidR="00B67E4A" w:rsidRPr="00D61CE1">
        <w:rPr>
          <w:rFonts w:ascii="Arial" w:eastAsia="Times New Roman" w:hAnsi="Arial" w:cs="Arial"/>
          <w:color w:val="000000" w:themeColor="text1"/>
          <w:lang w:eastAsia="en-GB"/>
        </w:rPr>
        <w:t xml:space="preserve">, </w:t>
      </w:r>
      <w:r w:rsidR="00B67E4A" w:rsidRPr="00D61CE1">
        <w:rPr>
          <w:rFonts w:ascii="Arial" w:eastAsia="Times New Roman" w:hAnsi="Arial" w:cs="Arial"/>
          <w:i/>
          <w:iCs/>
          <w:color w:val="000000" w:themeColor="text1"/>
          <w:lang w:eastAsia="en-GB"/>
        </w:rPr>
        <w:t>η</w:t>
      </w:r>
      <w:r w:rsidR="00B67E4A" w:rsidRPr="00D61CE1">
        <w:rPr>
          <w:rFonts w:ascii="Arial" w:eastAsia="Times New Roman" w:hAnsi="Arial" w:cs="Arial"/>
          <w:i/>
          <w:iCs/>
          <w:color w:val="000000" w:themeColor="text1"/>
          <w:vertAlign w:val="subscript"/>
          <w:lang w:eastAsia="en-GB"/>
        </w:rPr>
        <w:t>p</w:t>
      </w:r>
      <w:r w:rsidR="00B67E4A" w:rsidRPr="00D61CE1">
        <w:rPr>
          <w:rFonts w:ascii="Arial" w:eastAsia="Times New Roman" w:hAnsi="Arial" w:cs="Arial"/>
          <w:i/>
          <w:iCs/>
          <w:color w:val="000000" w:themeColor="text1"/>
          <w:vertAlign w:val="superscript"/>
          <w:lang w:eastAsia="en-GB"/>
        </w:rPr>
        <w:t>2</w:t>
      </w:r>
      <w:r w:rsidR="00B67E4A" w:rsidRPr="00D61CE1">
        <w:rPr>
          <w:rFonts w:ascii="Arial" w:eastAsia="Times New Roman" w:hAnsi="Arial" w:cs="Arial"/>
          <w:i/>
          <w:iCs/>
          <w:color w:val="000000" w:themeColor="text1"/>
          <w:lang w:eastAsia="en-GB"/>
        </w:rPr>
        <w:t xml:space="preserve"> </w:t>
      </w:r>
      <w:r w:rsidR="0059072A" w:rsidRPr="00D61CE1">
        <w:rPr>
          <w:rFonts w:ascii="Arial" w:eastAsia="Times New Roman" w:hAnsi="Arial" w:cs="Arial"/>
          <w:color w:val="000000" w:themeColor="text1"/>
          <w:lang w:eastAsia="en-GB"/>
        </w:rPr>
        <w:t>= .003</w:t>
      </w:r>
      <w:r w:rsidR="00B67E4A" w:rsidRPr="00D61CE1">
        <w:rPr>
          <w:rFonts w:ascii="Arial" w:eastAsia="Times New Roman" w:hAnsi="Arial" w:cs="Arial"/>
          <w:color w:val="000000" w:themeColor="text1"/>
          <w:lang w:eastAsia="en-GB"/>
        </w:rPr>
        <w:t xml:space="preserve">, </w:t>
      </w:r>
      <w:r w:rsidR="0006183A">
        <w:rPr>
          <w:rFonts w:ascii="Arial" w:eastAsia="Times New Roman" w:hAnsi="Arial" w:cs="Arial"/>
          <w:color w:val="000000" w:themeColor="text1"/>
          <w:lang w:eastAsia="en-GB"/>
        </w:rPr>
        <w:t>confirming</w:t>
      </w:r>
      <w:r w:rsidR="00B67E4A" w:rsidRPr="00D61CE1">
        <w:rPr>
          <w:rFonts w:ascii="Arial" w:eastAsia="Times New Roman" w:hAnsi="Arial" w:cs="Arial"/>
          <w:color w:val="000000" w:themeColor="text1"/>
          <w:lang w:eastAsia="en-GB"/>
        </w:rPr>
        <w:t xml:space="preserve"> that</w:t>
      </w:r>
      <w:r w:rsidR="0006183A">
        <w:rPr>
          <w:rFonts w:ascii="Arial" w:eastAsia="Times New Roman" w:hAnsi="Arial" w:cs="Arial"/>
          <w:color w:val="000000" w:themeColor="text1"/>
          <w:lang w:eastAsia="en-GB"/>
        </w:rPr>
        <w:t xml:space="preserve"> </w:t>
      </w:r>
      <w:r w:rsidR="000A2F2A" w:rsidRPr="00D61CE1">
        <w:rPr>
          <w:rFonts w:ascii="Arial" w:eastAsia="Times New Roman" w:hAnsi="Arial" w:cs="Arial"/>
          <w:color w:val="000000" w:themeColor="text1"/>
          <w:lang w:eastAsia="en-GB"/>
        </w:rPr>
        <w:t xml:space="preserve">adjustments in </w:t>
      </w:r>
      <w:r w:rsidR="00B67E4A" w:rsidRPr="00D61CE1">
        <w:rPr>
          <w:rFonts w:ascii="Arial" w:eastAsia="Times New Roman" w:hAnsi="Arial" w:cs="Arial"/>
          <w:color w:val="000000" w:themeColor="text1"/>
          <w:lang w:eastAsia="en-GB"/>
        </w:rPr>
        <w:t xml:space="preserve">innocent </w:t>
      </w:r>
      <w:r w:rsidR="000A2F2A" w:rsidRPr="00D61CE1">
        <w:rPr>
          <w:rFonts w:ascii="Arial" w:eastAsia="Times New Roman" w:hAnsi="Arial" w:cs="Arial"/>
          <w:color w:val="000000" w:themeColor="text1"/>
          <w:lang w:eastAsia="en-GB"/>
        </w:rPr>
        <w:t xml:space="preserve">contexts </w:t>
      </w:r>
      <w:r w:rsidR="0006183A">
        <w:rPr>
          <w:rFonts w:ascii="Arial" w:eastAsia="Times New Roman" w:hAnsi="Arial" w:cs="Arial"/>
          <w:color w:val="000000" w:themeColor="text1"/>
          <w:lang w:eastAsia="en-GB"/>
        </w:rPr>
        <w:t>yielded more positively-deflected adjustments than did guilty contexts</w:t>
      </w:r>
      <w:ins w:id="571" w:author="Furl, Nicholas" w:date="2024-10-01T16:18:00Z" w16du:dateUtc="2024-10-01T15:18:00Z">
        <w:r w:rsidR="000B33FD">
          <w:rPr>
            <w:rFonts w:ascii="Arial" w:eastAsia="Times New Roman" w:hAnsi="Arial" w:cs="Arial"/>
            <w:color w:val="000000" w:themeColor="text1"/>
            <w:lang w:eastAsia="en-GB"/>
          </w:rPr>
          <w:t>.</w:t>
        </w:r>
      </w:ins>
      <w:r w:rsidR="0006183A">
        <w:rPr>
          <w:rFonts w:ascii="Arial" w:eastAsia="Times New Roman" w:hAnsi="Arial" w:cs="Arial"/>
          <w:color w:val="000000" w:themeColor="text1"/>
          <w:lang w:eastAsia="en-GB"/>
        </w:rPr>
        <w:t xml:space="preserve"> </w:t>
      </w:r>
      <w:ins w:id="572" w:author="Furl, Nicholas" w:date="2024-10-01T16:43:00Z" w16du:dateUtc="2024-10-01T15:43:00Z">
        <w:r w:rsidR="00845320">
          <w:rPr>
            <w:rFonts w:ascii="Arial" w:eastAsia="Times New Roman" w:hAnsi="Arial" w:cs="Arial"/>
            <w:color w:val="000000" w:themeColor="text1"/>
            <w:lang w:eastAsia="en-GB"/>
          </w:rPr>
          <w:t xml:space="preserve">In contrast, </w:t>
        </w:r>
      </w:ins>
      <w:del w:id="573" w:author="Furl, Nicholas" w:date="2024-10-01T16:42:00Z" w16du:dateUtc="2024-10-01T15:42:00Z">
        <w:r w:rsidR="0006183A" w:rsidDel="00845320">
          <w:rPr>
            <w:rFonts w:ascii="Arial" w:eastAsia="Times New Roman" w:hAnsi="Arial" w:cs="Arial"/>
            <w:color w:val="000000" w:themeColor="text1"/>
            <w:lang w:eastAsia="en-GB"/>
          </w:rPr>
          <w:delText>Adding</w:delText>
        </w:r>
        <w:r w:rsidR="00664CA7" w:rsidDel="00845320">
          <w:rPr>
            <w:rFonts w:ascii="Arial" w:eastAsia="Times New Roman" w:hAnsi="Arial" w:cs="Arial"/>
            <w:color w:val="000000" w:themeColor="text1"/>
            <w:lang w:eastAsia="en-GB"/>
          </w:rPr>
          <w:delText xml:space="preserve"> Agent </w:delText>
        </w:r>
        <w:r w:rsidR="0006183A" w:rsidDel="00845320">
          <w:rPr>
            <w:rFonts w:ascii="Arial" w:eastAsia="Times New Roman" w:hAnsi="Arial" w:cs="Arial"/>
            <w:color w:val="000000" w:themeColor="text1"/>
            <w:lang w:eastAsia="en-GB"/>
          </w:rPr>
          <w:delText>as a factor yielded</w:delText>
        </w:r>
        <w:r w:rsidR="00664CA7" w:rsidDel="00845320">
          <w:rPr>
            <w:rFonts w:ascii="Arial" w:eastAsia="Times New Roman" w:hAnsi="Arial" w:cs="Arial"/>
            <w:color w:val="000000" w:themeColor="text1"/>
            <w:lang w:eastAsia="en-GB"/>
          </w:rPr>
          <w:delText xml:space="preserve"> </w:delText>
        </w:r>
        <w:r w:rsidR="00664CA7" w:rsidRPr="00D61CE1" w:rsidDel="00845320">
          <w:rPr>
            <w:rFonts w:ascii="Arial" w:eastAsia="Times New Roman" w:hAnsi="Arial" w:cs="Arial"/>
            <w:color w:val="000000" w:themeColor="text1"/>
            <w:lang w:eastAsia="en-GB"/>
          </w:rPr>
          <w:delText xml:space="preserve">a significant Agent × Context interaction </w:delText>
        </w:r>
        <w:r w:rsidR="00664CA7" w:rsidRPr="00D61CE1" w:rsidDel="00845320">
          <w:rPr>
            <w:rFonts w:ascii="Arial" w:eastAsia="Times New Roman" w:hAnsi="Arial" w:cs="Arial"/>
            <w:i/>
            <w:iCs/>
            <w:color w:val="000000" w:themeColor="text1"/>
            <w:lang w:eastAsia="en-GB"/>
          </w:rPr>
          <w:delText>F</w:delText>
        </w:r>
        <w:r w:rsidR="00664CA7" w:rsidRPr="00D61CE1" w:rsidDel="00845320">
          <w:rPr>
            <w:rFonts w:ascii="Arial" w:eastAsia="Times New Roman" w:hAnsi="Arial" w:cs="Arial"/>
            <w:color w:val="000000" w:themeColor="text1"/>
            <w:lang w:eastAsia="en-GB"/>
          </w:rPr>
          <w:delText xml:space="preserve">(1, 95) = 7.702, </w:delText>
        </w:r>
        <w:r w:rsidR="00664CA7" w:rsidRPr="00D61CE1" w:rsidDel="00845320">
          <w:rPr>
            <w:rFonts w:ascii="Arial" w:eastAsia="Times New Roman" w:hAnsi="Arial" w:cs="Arial"/>
            <w:i/>
            <w:iCs/>
            <w:color w:val="000000" w:themeColor="text1"/>
            <w:lang w:eastAsia="en-GB"/>
          </w:rPr>
          <w:delText>p</w:delText>
        </w:r>
        <w:r w:rsidR="00664CA7" w:rsidRPr="00D61CE1" w:rsidDel="00845320">
          <w:rPr>
            <w:rFonts w:ascii="Arial" w:eastAsia="Times New Roman" w:hAnsi="Arial" w:cs="Arial"/>
            <w:color w:val="000000" w:themeColor="text1"/>
            <w:lang w:eastAsia="en-GB"/>
          </w:rPr>
          <w:delText xml:space="preserve"> = .007, </w:delText>
        </w:r>
        <w:r w:rsidR="00664CA7" w:rsidRPr="00D61CE1" w:rsidDel="00845320">
          <w:rPr>
            <w:rFonts w:ascii="Arial" w:eastAsia="Times New Roman" w:hAnsi="Arial" w:cs="Arial"/>
            <w:i/>
            <w:iCs/>
            <w:color w:val="000000" w:themeColor="text1"/>
            <w:lang w:eastAsia="en-GB"/>
          </w:rPr>
          <w:delText>η</w:delText>
        </w:r>
        <w:r w:rsidR="00664CA7" w:rsidRPr="00D61CE1" w:rsidDel="00845320">
          <w:rPr>
            <w:rFonts w:ascii="Arial" w:eastAsia="Times New Roman" w:hAnsi="Arial" w:cs="Arial"/>
            <w:i/>
            <w:iCs/>
            <w:color w:val="000000" w:themeColor="text1"/>
            <w:vertAlign w:val="subscript"/>
            <w:lang w:eastAsia="en-GB"/>
          </w:rPr>
          <w:delText>p</w:delText>
        </w:r>
        <w:r w:rsidR="00664CA7" w:rsidRPr="00D61CE1" w:rsidDel="00845320">
          <w:rPr>
            <w:rFonts w:ascii="Arial" w:eastAsia="Times New Roman" w:hAnsi="Arial" w:cs="Arial"/>
            <w:i/>
            <w:iCs/>
            <w:color w:val="000000" w:themeColor="text1"/>
            <w:vertAlign w:val="superscript"/>
            <w:lang w:eastAsia="en-GB"/>
          </w:rPr>
          <w:delText>2</w:delText>
        </w:r>
        <w:r w:rsidR="00664CA7" w:rsidRPr="00D61CE1" w:rsidDel="00845320">
          <w:rPr>
            <w:rFonts w:ascii="Arial" w:eastAsia="Times New Roman" w:hAnsi="Arial" w:cs="Arial"/>
            <w:i/>
            <w:iCs/>
            <w:color w:val="000000" w:themeColor="text1"/>
            <w:lang w:eastAsia="en-GB"/>
          </w:rPr>
          <w:delText xml:space="preserve"> </w:delText>
        </w:r>
        <w:r w:rsidR="00664CA7" w:rsidDel="00845320">
          <w:rPr>
            <w:rFonts w:ascii="Arial" w:eastAsia="Times New Roman" w:hAnsi="Arial" w:cs="Arial"/>
            <w:color w:val="000000" w:themeColor="text1"/>
            <w:lang w:eastAsia="en-GB"/>
          </w:rPr>
          <w:delText xml:space="preserve">= .08, </w:delText>
        </w:r>
        <w:r w:rsidDel="00845320">
          <w:rPr>
            <w:rFonts w:ascii="Arial" w:eastAsia="Times New Roman" w:hAnsi="Arial" w:cs="Arial"/>
            <w:color w:val="000000" w:themeColor="text1"/>
            <w:lang w:eastAsia="en-GB"/>
          </w:rPr>
          <w:delText>confirming</w:delText>
        </w:r>
        <w:r w:rsidR="00664CA7" w:rsidDel="00845320">
          <w:rPr>
            <w:rFonts w:ascii="Arial" w:eastAsia="Times New Roman" w:hAnsi="Arial" w:cs="Arial"/>
            <w:color w:val="000000" w:themeColor="text1"/>
            <w:lang w:eastAsia="en-GB"/>
          </w:rPr>
          <w:delText xml:space="preserve"> </w:delText>
        </w:r>
        <w:r w:rsidR="0006183A" w:rsidDel="00845320">
          <w:rPr>
            <w:rFonts w:ascii="Arial" w:eastAsia="Times New Roman" w:hAnsi="Arial" w:cs="Arial"/>
            <w:color w:val="000000" w:themeColor="text1"/>
            <w:lang w:eastAsia="en-GB"/>
          </w:rPr>
          <w:delText>separate</w:delText>
        </w:r>
        <w:r w:rsidR="00664CA7" w:rsidDel="00845320">
          <w:rPr>
            <w:rFonts w:ascii="Arial" w:eastAsia="Times New Roman" w:hAnsi="Arial" w:cs="Arial"/>
            <w:color w:val="000000" w:themeColor="text1"/>
            <w:lang w:eastAsia="en-GB"/>
          </w:rPr>
          <w:delText xml:space="preserve"> patterns of context sensitivity</w:delText>
        </w:r>
        <w:r w:rsidR="0006183A" w:rsidDel="00845320">
          <w:rPr>
            <w:rFonts w:ascii="Arial" w:eastAsia="Times New Roman" w:hAnsi="Arial" w:cs="Arial"/>
            <w:color w:val="000000" w:themeColor="text1"/>
            <w:lang w:eastAsia="en-GB"/>
          </w:rPr>
          <w:delText xml:space="preserve"> for the two types of agent</w:delText>
        </w:r>
        <w:r w:rsidR="00664CA7" w:rsidDel="00845320">
          <w:rPr>
            <w:rFonts w:ascii="Arial" w:eastAsia="Times New Roman" w:hAnsi="Arial" w:cs="Arial"/>
            <w:color w:val="000000" w:themeColor="text1"/>
            <w:lang w:eastAsia="en-GB"/>
          </w:rPr>
          <w:delText xml:space="preserve">. </w:delText>
        </w:r>
        <w:r w:rsidR="0006183A" w:rsidDel="00845320">
          <w:rPr>
            <w:rFonts w:ascii="Arial" w:eastAsia="Times New Roman" w:hAnsi="Arial" w:cs="Arial"/>
            <w:color w:val="000000" w:themeColor="text1"/>
            <w:lang w:eastAsia="en-GB"/>
          </w:rPr>
          <w:delText>The</w:delText>
        </w:r>
        <w:r w:rsidR="00664CA7" w:rsidDel="00845320">
          <w:rPr>
            <w:rFonts w:ascii="Arial" w:eastAsia="Times New Roman" w:hAnsi="Arial" w:cs="Arial"/>
            <w:color w:val="000000" w:themeColor="text1"/>
            <w:lang w:eastAsia="en-GB"/>
          </w:rPr>
          <w:delText xml:space="preserve"> </w:delText>
        </w:r>
        <w:r w:rsidR="00D73E23" w:rsidRPr="00D61CE1" w:rsidDel="00845320">
          <w:rPr>
            <w:rFonts w:ascii="Arial" w:eastAsia="Times New Roman" w:hAnsi="Arial" w:cs="Arial"/>
            <w:color w:val="000000" w:themeColor="text1"/>
            <w:lang w:eastAsia="en-GB"/>
          </w:rPr>
          <w:delText>Agent × Witness Claim interaction</w:delText>
        </w:r>
        <w:r w:rsidR="00D73E23" w:rsidRPr="00D61CE1" w:rsidDel="00845320">
          <w:rPr>
            <w:rFonts w:ascii="Arial" w:eastAsia="Times New Roman" w:hAnsi="Arial" w:cs="Arial"/>
            <w:i/>
            <w:iCs/>
            <w:color w:val="000000" w:themeColor="text1"/>
            <w:lang w:eastAsia="en-GB"/>
          </w:rPr>
          <w:delText xml:space="preserve"> F</w:delText>
        </w:r>
        <w:r w:rsidR="00D73E23" w:rsidRPr="00D61CE1" w:rsidDel="00845320">
          <w:rPr>
            <w:rFonts w:ascii="Arial" w:eastAsia="Times New Roman" w:hAnsi="Arial" w:cs="Arial"/>
            <w:color w:val="000000" w:themeColor="text1"/>
            <w:lang w:eastAsia="en-GB"/>
          </w:rPr>
          <w:delText xml:space="preserve">(1, 95) = 7.354, </w:delText>
        </w:r>
        <w:r w:rsidR="00D73E23" w:rsidRPr="00D61CE1" w:rsidDel="00845320">
          <w:rPr>
            <w:rFonts w:ascii="Arial" w:eastAsia="Times New Roman" w:hAnsi="Arial" w:cs="Arial"/>
            <w:i/>
            <w:iCs/>
            <w:color w:val="000000" w:themeColor="text1"/>
            <w:lang w:eastAsia="en-GB"/>
          </w:rPr>
          <w:delText>p</w:delText>
        </w:r>
        <w:r w:rsidR="00D73E23" w:rsidRPr="00D61CE1" w:rsidDel="00845320">
          <w:rPr>
            <w:rFonts w:ascii="Arial" w:eastAsia="Times New Roman" w:hAnsi="Arial" w:cs="Arial"/>
            <w:color w:val="000000" w:themeColor="text1"/>
            <w:lang w:eastAsia="en-GB"/>
          </w:rPr>
          <w:delText xml:space="preserve"> = .008, </w:delText>
        </w:r>
        <w:r w:rsidR="00D73E23" w:rsidRPr="00D61CE1" w:rsidDel="00845320">
          <w:rPr>
            <w:rFonts w:ascii="Arial" w:eastAsia="Times New Roman" w:hAnsi="Arial" w:cs="Arial"/>
            <w:i/>
            <w:iCs/>
            <w:color w:val="000000" w:themeColor="text1"/>
            <w:lang w:eastAsia="en-GB"/>
          </w:rPr>
          <w:delText>η</w:delText>
        </w:r>
        <w:r w:rsidR="00D73E23" w:rsidRPr="00D61CE1" w:rsidDel="00845320">
          <w:rPr>
            <w:rFonts w:ascii="Arial" w:eastAsia="Times New Roman" w:hAnsi="Arial" w:cs="Arial"/>
            <w:i/>
            <w:iCs/>
            <w:color w:val="000000" w:themeColor="text1"/>
            <w:vertAlign w:val="subscript"/>
            <w:lang w:eastAsia="en-GB"/>
          </w:rPr>
          <w:delText>p</w:delText>
        </w:r>
        <w:r w:rsidR="00D73E23" w:rsidRPr="00D61CE1" w:rsidDel="00845320">
          <w:rPr>
            <w:rFonts w:ascii="Arial" w:eastAsia="Times New Roman" w:hAnsi="Arial" w:cs="Arial"/>
            <w:i/>
            <w:iCs/>
            <w:color w:val="000000" w:themeColor="text1"/>
            <w:vertAlign w:val="superscript"/>
            <w:lang w:eastAsia="en-GB"/>
          </w:rPr>
          <w:delText>2</w:delText>
        </w:r>
        <w:r w:rsidR="00D73E23" w:rsidRPr="00D61CE1" w:rsidDel="00845320">
          <w:rPr>
            <w:rFonts w:ascii="Arial" w:eastAsia="Times New Roman" w:hAnsi="Arial" w:cs="Arial"/>
            <w:i/>
            <w:iCs/>
            <w:color w:val="000000" w:themeColor="text1"/>
            <w:lang w:eastAsia="en-GB"/>
          </w:rPr>
          <w:delText xml:space="preserve"> </w:delText>
        </w:r>
        <w:r w:rsidR="0006183A" w:rsidDel="00845320">
          <w:rPr>
            <w:rFonts w:ascii="Arial" w:eastAsia="Times New Roman" w:hAnsi="Arial" w:cs="Arial"/>
            <w:color w:val="000000" w:themeColor="text1"/>
            <w:lang w:eastAsia="en-GB"/>
          </w:rPr>
          <w:delText xml:space="preserve">= .07 was </w:delText>
        </w:r>
        <w:r w:rsidDel="00845320">
          <w:rPr>
            <w:rFonts w:ascii="Arial" w:eastAsia="Times New Roman" w:hAnsi="Arial" w:cs="Arial"/>
            <w:color w:val="000000" w:themeColor="text1"/>
            <w:lang w:eastAsia="en-GB"/>
          </w:rPr>
          <w:delText>incidental to our hypothese</w:delText>
        </w:r>
        <w:r w:rsidR="00664CA7" w:rsidDel="00845320">
          <w:rPr>
            <w:rFonts w:ascii="Arial" w:eastAsia="Times New Roman" w:hAnsi="Arial" w:cs="Arial"/>
            <w:color w:val="000000" w:themeColor="text1"/>
            <w:lang w:eastAsia="en-GB"/>
          </w:rPr>
          <w:delText>s. No other effects involving A</w:delText>
        </w:r>
        <w:r w:rsidR="00D73E23" w:rsidRPr="00D61CE1" w:rsidDel="00845320">
          <w:rPr>
            <w:rFonts w:ascii="Arial" w:eastAsia="Times New Roman" w:hAnsi="Arial" w:cs="Arial"/>
            <w:color w:val="000000" w:themeColor="text1"/>
            <w:lang w:eastAsia="en-GB"/>
          </w:rPr>
          <w:delText>gent proved significant (</w:delText>
        </w:r>
        <w:r w:rsidR="00D73E23" w:rsidRPr="00D61CE1" w:rsidDel="00845320">
          <w:rPr>
            <w:rFonts w:ascii="Arial" w:eastAsia="Times New Roman" w:hAnsi="Arial" w:cs="Arial"/>
            <w:i/>
            <w:color w:val="000000" w:themeColor="text1"/>
            <w:lang w:eastAsia="en-GB"/>
          </w:rPr>
          <w:delText>p</w:delText>
        </w:r>
        <w:r w:rsidR="00D73E23" w:rsidRPr="00D61CE1" w:rsidDel="00845320">
          <w:rPr>
            <w:rFonts w:ascii="Arial" w:eastAsia="Times New Roman" w:hAnsi="Arial" w:cs="Arial"/>
            <w:color w:val="000000" w:themeColor="text1"/>
            <w:lang w:eastAsia="en-GB"/>
          </w:rPr>
          <w:delText>s ≥ .59).</w:delText>
        </w:r>
        <w:r w:rsidDel="00845320">
          <w:rPr>
            <w:rFonts w:ascii="Arial" w:eastAsia="Times New Roman" w:hAnsi="Arial" w:cs="Arial"/>
            <w:color w:val="000000" w:themeColor="text1"/>
            <w:lang w:eastAsia="en-GB"/>
          </w:rPr>
          <w:delText xml:space="preserve"> </w:delText>
        </w:r>
        <w:r w:rsidR="0010032E" w:rsidRPr="00D61CE1" w:rsidDel="00845320">
          <w:rPr>
            <w:rFonts w:ascii="Arial" w:eastAsia="Times New Roman" w:hAnsi="Arial" w:cs="Arial"/>
            <w:color w:val="000000" w:themeColor="text1"/>
            <w:lang w:eastAsia="en-GB"/>
          </w:rPr>
          <w:delText xml:space="preserve">Using a linear mixed model with </w:delText>
        </w:r>
        <w:r w:rsidR="00882613" w:rsidRPr="00D61CE1" w:rsidDel="00845320">
          <w:rPr>
            <w:rFonts w:ascii="Arial" w:eastAsia="Times New Roman" w:hAnsi="Arial" w:cs="Arial"/>
            <w:color w:val="000000" w:themeColor="text1"/>
            <w:lang w:eastAsia="en-GB"/>
          </w:rPr>
          <w:delText xml:space="preserve">Proportion Guilt </w:delText>
        </w:r>
        <w:r w:rsidR="009D7BCA" w:rsidRPr="00D61CE1" w:rsidDel="00845320">
          <w:rPr>
            <w:rFonts w:ascii="Arial" w:eastAsia="Times New Roman" w:hAnsi="Arial" w:cs="Arial"/>
            <w:color w:val="000000" w:themeColor="text1"/>
            <w:lang w:eastAsia="en-GB"/>
          </w:rPr>
          <w:delText>Context</w:delText>
        </w:r>
        <w:r w:rsidR="00882613" w:rsidRPr="00D61CE1" w:rsidDel="00845320">
          <w:rPr>
            <w:rFonts w:ascii="Arial" w:eastAsia="Times New Roman" w:hAnsi="Arial" w:cs="Arial"/>
            <w:color w:val="000000" w:themeColor="text1"/>
            <w:lang w:eastAsia="en-GB"/>
          </w:rPr>
          <w:delText xml:space="preserve"> and Agent as independent variables</w:delText>
        </w:r>
        <w:r w:rsidR="00AB6C02" w:rsidRPr="00D61CE1" w:rsidDel="00845320">
          <w:rPr>
            <w:rFonts w:ascii="Arial" w:eastAsia="Times New Roman" w:hAnsi="Arial" w:cs="Arial"/>
            <w:color w:val="000000" w:themeColor="text1"/>
            <w:lang w:eastAsia="en-GB"/>
          </w:rPr>
          <w:delText xml:space="preserve"> and participant as a random effect</w:delText>
        </w:r>
        <w:r w:rsidR="00882613" w:rsidRPr="00D61CE1" w:rsidDel="00845320">
          <w:rPr>
            <w:rFonts w:ascii="Arial" w:eastAsia="Times New Roman" w:hAnsi="Arial" w:cs="Arial"/>
            <w:color w:val="000000" w:themeColor="text1"/>
            <w:lang w:eastAsia="en-GB"/>
          </w:rPr>
          <w:delText xml:space="preserve">, we found a significant interaction of Proportion Guilt </w:delText>
        </w:r>
        <w:r w:rsidR="009D7BCA" w:rsidRPr="00D61CE1" w:rsidDel="00845320">
          <w:rPr>
            <w:rFonts w:ascii="Arial" w:eastAsia="Times New Roman" w:hAnsi="Arial" w:cs="Arial"/>
            <w:color w:val="000000" w:themeColor="text1"/>
            <w:lang w:eastAsia="en-GB"/>
          </w:rPr>
          <w:delText>Context</w:delText>
        </w:r>
        <w:r w:rsidR="00882613" w:rsidRPr="00D61CE1" w:rsidDel="00845320">
          <w:rPr>
            <w:rFonts w:ascii="Arial" w:eastAsia="Times New Roman" w:hAnsi="Arial" w:cs="Arial"/>
            <w:color w:val="000000" w:themeColor="text1"/>
            <w:lang w:eastAsia="en-GB"/>
          </w:rPr>
          <w:delText xml:space="preserve"> and Agent </w:delText>
        </w:r>
        <w:r w:rsidR="00882613" w:rsidRPr="00D61CE1" w:rsidDel="00845320">
          <w:rPr>
            <w:rFonts w:ascii="Arial" w:eastAsia="Times New Roman" w:hAnsi="Arial" w:cs="Arial"/>
            <w:i/>
            <w:iCs/>
            <w:color w:val="000000" w:themeColor="text1"/>
            <w:lang w:eastAsia="en-GB"/>
          </w:rPr>
          <w:delText>F</w:delText>
        </w:r>
        <w:r w:rsidR="00882613" w:rsidRPr="00D61CE1" w:rsidDel="00845320">
          <w:rPr>
            <w:rFonts w:ascii="Arial" w:eastAsia="Times New Roman" w:hAnsi="Arial" w:cs="Arial"/>
            <w:color w:val="000000" w:themeColor="text1"/>
            <w:lang w:eastAsia="en-GB"/>
          </w:rPr>
          <w:delText xml:space="preserve">(1, </w:delText>
        </w:r>
        <w:r w:rsidR="001758FB" w:rsidRPr="00D61CE1" w:rsidDel="00845320">
          <w:rPr>
            <w:rFonts w:ascii="Arial" w:eastAsia="Times New Roman" w:hAnsi="Arial" w:cs="Arial"/>
            <w:color w:val="000000" w:themeColor="text1"/>
            <w:lang w:eastAsia="en-GB"/>
          </w:rPr>
          <w:delText>516.93) = 4</w:delText>
        </w:r>
        <w:r w:rsidR="00882613" w:rsidRPr="00D61CE1" w:rsidDel="00845320">
          <w:rPr>
            <w:rFonts w:ascii="Arial" w:eastAsia="Times New Roman" w:hAnsi="Arial" w:cs="Arial"/>
            <w:color w:val="000000" w:themeColor="text1"/>
            <w:lang w:eastAsia="en-GB"/>
          </w:rPr>
          <w:delText>4</w:delText>
        </w:r>
        <w:r w:rsidR="001758FB" w:rsidRPr="00D61CE1" w:rsidDel="00845320">
          <w:rPr>
            <w:rFonts w:ascii="Arial" w:eastAsia="Times New Roman" w:hAnsi="Arial" w:cs="Arial"/>
            <w:color w:val="000000" w:themeColor="text1"/>
            <w:lang w:eastAsia="en-GB"/>
          </w:rPr>
          <w:delText>.323</w:delText>
        </w:r>
        <w:r w:rsidR="00882613" w:rsidRPr="00D61CE1" w:rsidDel="00845320">
          <w:rPr>
            <w:rFonts w:ascii="Arial" w:eastAsia="Times New Roman" w:hAnsi="Arial" w:cs="Arial"/>
            <w:color w:val="000000" w:themeColor="text1"/>
            <w:lang w:eastAsia="en-GB"/>
          </w:rPr>
          <w:delText xml:space="preserve">, </w:delText>
        </w:r>
        <w:r w:rsidR="00882613" w:rsidRPr="00D61CE1" w:rsidDel="00845320">
          <w:rPr>
            <w:rFonts w:ascii="Arial" w:eastAsia="Times New Roman" w:hAnsi="Arial" w:cs="Arial"/>
            <w:i/>
            <w:iCs/>
            <w:color w:val="000000" w:themeColor="text1"/>
            <w:lang w:eastAsia="en-GB"/>
          </w:rPr>
          <w:delText>p</w:delText>
        </w:r>
        <w:r w:rsidR="00882613" w:rsidRPr="00D61CE1" w:rsidDel="00845320">
          <w:rPr>
            <w:rFonts w:ascii="Arial" w:eastAsia="Times New Roman" w:hAnsi="Arial" w:cs="Arial"/>
            <w:color w:val="000000" w:themeColor="text1"/>
            <w:lang w:eastAsia="en-GB"/>
          </w:rPr>
          <w:delText xml:space="preserve"> &lt; .001, as well as main effects of Proportion Guilt </w:delText>
        </w:r>
        <w:r w:rsidR="009D7BCA" w:rsidRPr="00D61CE1" w:rsidDel="00845320">
          <w:rPr>
            <w:rFonts w:ascii="Arial" w:eastAsia="Times New Roman" w:hAnsi="Arial" w:cs="Arial"/>
            <w:color w:val="000000" w:themeColor="text1"/>
            <w:lang w:eastAsia="en-GB"/>
          </w:rPr>
          <w:delText>Context</w:delText>
        </w:r>
        <w:r w:rsidR="00882613" w:rsidRPr="00D61CE1" w:rsidDel="00845320">
          <w:rPr>
            <w:rFonts w:ascii="Arial" w:eastAsia="Times New Roman" w:hAnsi="Arial" w:cs="Arial"/>
            <w:color w:val="000000" w:themeColor="text1"/>
            <w:lang w:eastAsia="en-GB"/>
          </w:rPr>
          <w:delText xml:space="preserve"> </w:delText>
        </w:r>
        <w:r w:rsidR="00882613" w:rsidRPr="00D61CE1" w:rsidDel="00845320">
          <w:rPr>
            <w:rFonts w:ascii="Arial" w:eastAsia="Times New Roman" w:hAnsi="Arial" w:cs="Arial"/>
            <w:i/>
            <w:iCs/>
            <w:color w:val="000000" w:themeColor="text1"/>
            <w:lang w:eastAsia="en-GB"/>
          </w:rPr>
          <w:delText>F</w:delText>
        </w:r>
        <w:r w:rsidR="00882613" w:rsidRPr="00D61CE1" w:rsidDel="00845320">
          <w:rPr>
            <w:rFonts w:ascii="Arial" w:eastAsia="Times New Roman" w:hAnsi="Arial" w:cs="Arial"/>
            <w:color w:val="000000" w:themeColor="text1"/>
            <w:lang w:eastAsia="en-GB"/>
          </w:rPr>
          <w:delText xml:space="preserve">(1, 512.91) = 154.78, </w:delText>
        </w:r>
        <w:r w:rsidR="00882613" w:rsidRPr="00D61CE1" w:rsidDel="00845320">
          <w:rPr>
            <w:rFonts w:ascii="Arial" w:eastAsia="Times New Roman" w:hAnsi="Arial" w:cs="Arial"/>
            <w:i/>
            <w:iCs/>
            <w:color w:val="000000" w:themeColor="text1"/>
            <w:lang w:eastAsia="en-GB"/>
          </w:rPr>
          <w:delText>p</w:delText>
        </w:r>
        <w:r w:rsidR="00882613" w:rsidRPr="00D61CE1" w:rsidDel="00845320">
          <w:rPr>
            <w:rFonts w:ascii="Arial" w:eastAsia="Times New Roman" w:hAnsi="Arial" w:cs="Arial"/>
            <w:color w:val="000000" w:themeColor="text1"/>
            <w:lang w:eastAsia="en-GB"/>
          </w:rPr>
          <w:delText xml:space="preserve"> &lt; .001 and Agent</w:delText>
        </w:r>
        <w:r w:rsidR="00882613" w:rsidRPr="00D61CE1" w:rsidDel="00845320">
          <w:rPr>
            <w:rFonts w:ascii="Arial" w:eastAsia="Times New Roman" w:hAnsi="Arial" w:cs="Arial"/>
            <w:i/>
            <w:iCs/>
            <w:color w:val="000000" w:themeColor="text1"/>
            <w:lang w:eastAsia="en-GB"/>
          </w:rPr>
          <w:delText xml:space="preserve"> F</w:delText>
        </w:r>
        <w:r w:rsidR="00882613" w:rsidRPr="00D61CE1" w:rsidDel="00845320">
          <w:rPr>
            <w:rFonts w:ascii="Arial" w:eastAsia="Times New Roman" w:hAnsi="Arial" w:cs="Arial"/>
            <w:color w:val="000000" w:themeColor="text1"/>
            <w:lang w:eastAsia="en-GB"/>
          </w:rPr>
          <w:delText xml:space="preserve">(1, 581.24) = 40.90, </w:delText>
        </w:r>
        <w:r w:rsidR="00882613" w:rsidRPr="00D61CE1" w:rsidDel="00845320">
          <w:rPr>
            <w:rFonts w:ascii="Arial" w:eastAsia="Times New Roman" w:hAnsi="Arial" w:cs="Arial"/>
            <w:i/>
            <w:iCs/>
            <w:color w:val="000000" w:themeColor="text1"/>
            <w:lang w:eastAsia="en-GB"/>
          </w:rPr>
          <w:delText>p</w:delText>
        </w:r>
        <w:r w:rsidR="00882613" w:rsidRPr="00D61CE1" w:rsidDel="00845320">
          <w:rPr>
            <w:rFonts w:ascii="Arial" w:eastAsia="Times New Roman" w:hAnsi="Arial" w:cs="Arial"/>
            <w:color w:val="000000" w:themeColor="text1"/>
            <w:lang w:eastAsia="en-GB"/>
          </w:rPr>
          <w:delText xml:space="preserve"> &lt; .001. </w:delText>
        </w:r>
        <w:r w:rsidR="00B86139" w:rsidRPr="00D61CE1" w:rsidDel="00845320">
          <w:rPr>
            <w:rFonts w:ascii="Arial" w:eastAsia="Times New Roman" w:hAnsi="Arial" w:cs="Arial"/>
            <w:color w:val="000000" w:themeColor="text1"/>
            <w:lang w:eastAsia="en-GB"/>
          </w:rPr>
          <w:delText>To confirm the direction of this interaction</w:delText>
        </w:r>
        <w:r w:rsidR="001758FB" w:rsidRPr="00D61CE1" w:rsidDel="00845320">
          <w:rPr>
            <w:rFonts w:ascii="Arial" w:eastAsia="Times New Roman" w:hAnsi="Arial" w:cs="Arial"/>
            <w:color w:val="000000" w:themeColor="text1"/>
            <w:lang w:eastAsia="en-GB"/>
          </w:rPr>
          <w:delText xml:space="preserve">, we performed a simple slopes analysis and found that participants showed a more negative slope (-16.81) than the ideal observer (-6.1), with a significant difference between slopes </w:delText>
        </w:r>
        <w:r w:rsidR="001758FB" w:rsidRPr="00D61CE1" w:rsidDel="00845320">
          <w:rPr>
            <w:rFonts w:ascii="Arial" w:eastAsia="Times New Roman" w:hAnsi="Arial" w:cs="Arial"/>
            <w:i/>
            <w:color w:val="000000" w:themeColor="text1"/>
            <w:lang w:eastAsia="en-GB"/>
          </w:rPr>
          <w:delText>z</w:delText>
        </w:r>
        <w:r w:rsidR="001758FB" w:rsidRPr="00D61CE1" w:rsidDel="00845320">
          <w:rPr>
            <w:rFonts w:ascii="Arial" w:eastAsia="Times New Roman" w:hAnsi="Arial" w:cs="Arial"/>
            <w:color w:val="000000" w:themeColor="text1"/>
            <w:lang w:eastAsia="en-GB"/>
          </w:rPr>
          <w:delText xml:space="preserve"> = 6.66, </w:delText>
        </w:r>
        <w:r w:rsidR="001758FB" w:rsidRPr="00D61CE1" w:rsidDel="00845320">
          <w:rPr>
            <w:rFonts w:ascii="Arial" w:eastAsia="Times New Roman" w:hAnsi="Arial" w:cs="Arial"/>
            <w:i/>
            <w:color w:val="000000" w:themeColor="text1"/>
            <w:lang w:eastAsia="en-GB"/>
          </w:rPr>
          <w:delText>p</w:delText>
        </w:r>
        <w:r w:rsidR="001758FB" w:rsidRPr="00D61CE1" w:rsidDel="00845320">
          <w:rPr>
            <w:rFonts w:ascii="Arial" w:eastAsia="Times New Roman" w:hAnsi="Arial" w:cs="Arial"/>
            <w:color w:val="000000" w:themeColor="text1"/>
            <w:lang w:eastAsia="en-GB"/>
          </w:rPr>
          <w:delText xml:space="preserve"> &lt; .001.</w:delText>
        </w:r>
        <w:r w:rsidR="0042683E" w:rsidRPr="00D61CE1" w:rsidDel="00845320">
          <w:rPr>
            <w:rFonts w:ascii="Arial" w:eastAsia="Times New Roman" w:hAnsi="Arial" w:cs="Arial"/>
            <w:color w:val="000000" w:themeColor="text1"/>
            <w:lang w:eastAsia="en-GB"/>
          </w:rPr>
          <w:delText xml:space="preserve"> Thus, it appears that participants adjusted more towards innocent, the </w:delText>
        </w:r>
        <w:r w:rsidR="00ED3DB5" w:rsidRPr="00D61CE1" w:rsidDel="00845320">
          <w:rPr>
            <w:rFonts w:ascii="Arial" w:eastAsia="Times New Roman" w:hAnsi="Arial" w:cs="Arial"/>
            <w:color w:val="000000" w:themeColor="text1"/>
            <w:lang w:eastAsia="en-GB"/>
          </w:rPr>
          <w:delText>guiltier</w:delText>
        </w:r>
        <w:r w:rsidR="0042683E" w:rsidRPr="00D61CE1" w:rsidDel="00845320">
          <w:rPr>
            <w:rFonts w:ascii="Arial" w:eastAsia="Times New Roman" w:hAnsi="Arial" w:cs="Arial"/>
            <w:color w:val="000000" w:themeColor="text1"/>
            <w:lang w:eastAsia="en-GB"/>
          </w:rPr>
          <w:delText xml:space="preserve"> the preceding context was, but the ideal observer was less sensitive to context.</w:delText>
        </w:r>
      </w:del>
      <w:moveToRangeStart w:id="574" w:author="Furl, Nicholas" w:date="2024-10-01T16:15:00Z" w:name="move178691724"/>
      <w:moveTo w:id="575" w:author="Furl, Nicholas" w:date="2024-10-01T16:15:00Z" w16du:dateUtc="2024-10-01T15:15:00Z">
        <w:del w:id="576" w:author="Furl, Nicholas" w:date="2024-10-01T16:43:00Z" w16du:dateUtc="2024-10-01T15:43:00Z">
          <w:r w:rsidR="00876BFF" w:rsidDel="00845320">
            <w:rPr>
              <w:rFonts w:ascii="Arial" w:eastAsia="Times New Roman" w:hAnsi="Arial" w:cs="Arial"/>
              <w:color w:val="000000" w:themeColor="text1"/>
              <w:lang w:eastAsia="en-GB"/>
            </w:rPr>
            <w:delText>T</w:delText>
          </w:r>
        </w:del>
      </w:moveTo>
      <w:ins w:id="577" w:author="Furl, Nicholas" w:date="2024-10-01T16:43:00Z" w16du:dateUtc="2024-10-01T15:43:00Z">
        <w:r w:rsidR="00845320">
          <w:rPr>
            <w:rFonts w:ascii="Arial" w:eastAsia="Times New Roman" w:hAnsi="Arial" w:cs="Arial"/>
            <w:color w:val="000000" w:themeColor="text1"/>
            <w:lang w:eastAsia="en-GB"/>
          </w:rPr>
          <w:t>t</w:t>
        </w:r>
      </w:ins>
      <w:moveTo w:id="578" w:author="Furl, Nicholas" w:date="2024-10-01T16:15:00Z" w16du:dateUtc="2024-10-01T15:15:00Z">
        <w:r w:rsidR="00876BFF" w:rsidRPr="00664CA7">
          <w:rPr>
            <w:rFonts w:ascii="Arial" w:eastAsia="Times New Roman" w:hAnsi="Arial" w:cs="Arial"/>
            <w:color w:val="000000" w:themeColor="text1"/>
            <w:lang w:eastAsia="en-GB"/>
          </w:rPr>
          <w:t xml:space="preserve">he </w:t>
        </w:r>
        <w:del w:id="579" w:author="Furl, Nicholas" w:date="2024-10-01T16:42:00Z" w16du:dateUtc="2024-10-01T15:42:00Z">
          <w:r w:rsidR="00876BFF" w:rsidRPr="00664CA7" w:rsidDel="00845320">
            <w:rPr>
              <w:rFonts w:ascii="Arial" w:eastAsia="Times New Roman" w:hAnsi="Arial" w:cs="Arial"/>
              <w:color w:val="000000" w:themeColor="text1"/>
              <w:lang w:eastAsia="en-GB"/>
            </w:rPr>
            <w:delText>ideal observer</w:delText>
          </w:r>
        </w:del>
      </w:moveTo>
      <w:ins w:id="580" w:author="Furl, Nicholas" w:date="2024-10-03T14:19:00Z" w16du:dateUtc="2024-10-03T13:19:00Z">
        <w:r w:rsidR="00CE5658">
          <w:rPr>
            <w:rFonts w:ascii="Arial" w:eastAsia="Times New Roman" w:hAnsi="Arial" w:cs="Arial"/>
            <w:color w:val="000000" w:themeColor="text1"/>
            <w:lang w:eastAsia="en-GB"/>
          </w:rPr>
          <w:t>ground truth computation</w:t>
        </w:r>
      </w:ins>
      <w:moveTo w:id="581" w:author="Furl, Nicholas" w:date="2024-10-01T16:15:00Z" w16du:dateUtc="2024-10-01T15:15:00Z">
        <w:r w:rsidR="00876BFF">
          <w:rPr>
            <w:rFonts w:ascii="Arial" w:eastAsia="Times New Roman" w:hAnsi="Arial" w:cs="Arial"/>
            <w:color w:val="000000" w:themeColor="text1"/>
            <w:lang w:eastAsia="en-GB"/>
          </w:rPr>
          <w:t xml:space="preserve"> (</w:t>
        </w:r>
        <w:del w:id="582" w:author="Furl, Nicholas" w:date="2024-10-01T16:42:00Z" w16du:dateUtc="2024-10-01T15:42:00Z">
          <w:r w:rsidR="00876BFF" w:rsidDel="00845320">
            <w:rPr>
              <w:rFonts w:ascii="Arial" w:eastAsia="Times New Roman" w:hAnsi="Arial" w:cs="Arial"/>
              <w:color w:val="000000" w:themeColor="text1"/>
              <w:lang w:eastAsia="en-GB"/>
            </w:rPr>
            <w:delText xml:space="preserve">lower right, </w:delText>
          </w:r>
          <w:r w:rsidR="00876BFF" w:rsidRPr="00664CA7" w:rsidDel="00845320">
            <w:rPr>
              <w:rFonts w:ascii="Arial" w:eastAsia="Times New Roman" w:hAnsi="Arial" w:cs="Arial"/>
              <w:color w:val="000000" w:themeColor="text1"/>
              <w:lang w:eastAsia="en-GB"/>
            </w:rPr>
            <w:delText>Figure 1</w:delText>
          </w:r>
        </w:del>
      </w:moveTo>
      <w:ins w:id="583" w:author="Furl, Nicholas" w:date="2024-10-01T16:42:00Z" w16du:dateUtc="2024-10-01T15:42:00Z">
        <w:r w:rsidR="00845320">
          <w:rPr>
            <w:rFonts w:ascii="Arial" w:eastAsia="Times New Roman" w:hAnsi="Arial" w:cs="Arial"/>
            <w:color w:val="000000" w:themeColor="text1"/>
            <w:lang w:eastAsia="en-GB"/>
          </w:rPr>
          <w:t>Figure 2</w:t>
        </w:r>
      </w:ins>
      <w:moveTo w:id="584" w:author="Furl, Nicholas" w:date="2024-10-01T16:15:00Z" w16du:dateUtc="2024-10-01T15:15:00Z">
        <w:r w:rsidR="00876BFF">
          <w:rPr>
            <w:rFonts w:ascii="Arial" w:eastAsia="Times New Roman" w:hAnsi="Arial" w:cs="Arial"/>
            <w:color w:val="000000" w:themeColor="text1"/>
            <w:lang w:eastAsia="en-GB"/>
          </w:rPr>
          <w:t>)</w:t>
        </w:r>
        <w:r w:rsidR="00876BFF" w:rsidRPr="00664CA7">
          <w:rPr>
            <w:rFonts w:ascii="Arial" w:eastAsia="Times New Roman" w:hAnsi="Arial" w:cs="Arial"/>
            <w:color w:val="000000" w:themeColor="text1"/>
            <w:lang w:eastAsia="en-GB"/>
          </w:rPr>
          <w:t xml:space="preserve"> appear</w:t>
        </w:r>
        <w:r w:rsidR="00876BFF">
          <w:rPr>
            <w:rFonts w:ascii="Arial" w:eastAsia="Times New Roman" w:hAnsi="Arial" w:cs="Arial"/>
            <w:color w:val="000000" w:themeColor="text1"/>
            <w:lang w:eastAsia="en-GB"/>
          </w:rPr>
          <w:t>s</w:t>
        </w:r>
        <w:r w:rsidR="00876BFF" w:rsidRPr="00664CA7">
          <w:rPr>
            <w:rFonts w:ascii="Arial" w:eastAsia="Times New Roman" w:hAnsi="Arial" w:cs="Arial"/>
            <w:color w:val="000000" w:themeColor="text1"/>
            <w:lang w:eastAsia="en-GB"/>
          </w:rPr>
          <w:t xml:space="preserve"> </w:t>
        </w:r>
        <w:r w:rsidR="00876BFF">
          <w:rPr>
            <w:rFonts w:ascii="Arial" w:eastAsia="Times New Roman" w:hAnsi="Arial" w:cs="Arial"/>
            <w:color w:val="000000" w:themeColor="text1"/>
            <w:lang w:eastAsia="en-GB"/>
          </w:rPr>
          <w:t xml:space="preserve">minimally sensitive </w:t>
        </w:r>
        <w:r w:rsidR="00876BFF" w:rsidRPr="00664CA7">
          <w:rPr>
            <w:rFonts w:ascii="Arial" w:eastAsia="Times New Roman" w:hAnsi="Arial" w:cs="Arial"/>
            <w:color w:val="000000" w:themeColor="text1"/>
            <w:lang w:eastAsia="en-GB"/>
          </w:rPr>
          <w:t xml:space="preserve">to </w:t>
        </w:r>
        <w:r w:rsidR="00876BFF">
          <w:rPr>
            <w:rFonts w:ascii="Arial" w:eastAsia="Times New Roman" w:hAnsi="Arial" w:cs="Arial"/>
            <w:color w:val="000000" w:themeColor="text1"/>
            <w:lang w:eastAsia="en-GB"/>
          </w:rPr>
          <w:t xml:space="preserve">whether </w:t>
        </w:r>
        <w:r w:rsidR="00876BFF" w:rsidRPr="00664CA7">
          <w:rPr>
            <w:rFonts w:ascii="Arial" w:eastAsia="Times New Roman" w:hAnsi="Arial" w:cs="Arial"/>
            <w:color w:val="000000" w:themeColor="text1"/>
            <w:lang w:eastAsia="en-GB"/>
          </w:rPr>
          <w:t xml:space="preserve">preceding </w:t>
        </w:r>
        <w:r w:rsidR="00876BFF">
          <w:rPr>
            <w:rFonts w:ascii="Arial" w:eastAsia="Times New Roman" w:hAnsi="Arial" w:cs="Arial"/>
            <w:color w:val="000000" w:themeColor="text1"/>
            <w:lang w:eastAsia="en-GB"/>
          </w:rPr>
          <w:t xml:space="preserve">claims were majority guilty or </w:t>
        </w:r>
        <w:r w:rsidR="00876BFF">
          <w:rPr>
            <w:rFonts w:ascii="Arial" w:eastAsia="Times New Roman" w:hAnsi="Arial" w:cs="Arial"/>
            <w:color w:val="000000" w:themeColor="text1"/>
            <w:lang w:eastAsia="en-GB"/>
          </w:rPr>
          <w:lastRenderedPageBreak/>
          <w:t>innocent (Preceding C</w:t>
        </w:r>
        <w:r w:rsidR="00876BFF" w:rsidRPr="00664CA7">
          <w:rPr>
            <w:rFonts w:ascii="Arial" w:eastAsia="Times New Roman" w:hAnsi="Arial" w:cs="Arial"/>
            <w:color w:val="000000" w:themeColor="text1"/>
            <w:lang w:eastAsia="en-GB"/>
          </w:rPr>
          <w:t>ontext</w:t>
        </w:r>
        <w:r w:rsidR="00876BFF">
          <w:rPr>
            <w:rFonts w:ascii="Arial" w:eastAsia="Times New Roman" w:hAnsi="Arial" w:cs="Arial"/>
            <w:color w:val="000000" w:themeColor="text1"/>
            <w:lang w:eastAsia="en-GB"/>
          </w:rPr>
          <w:t>)</w:t>
        </w:r>
        <w:r w:rsidR="00876BFF" w:rsidRPr="00664CA7">
          <w:rPr>
            <w:rFonts w:ascii="Arial" w:eastAsia="Times New Roman" w:hAnsi="Arial" w:cs="Arial"/>
            <w:color w:val="000000" w:themeColor="text1"/>
            <w:lang w:eastAsia="en-GB"/>
          </w:rPr>
          <w:t>.</w:t>
        </w:r>
        <w:r w:rsidR="00876BFF">
          <w:rPr>
            <w:rFonts w:ascii="Arial" w:eastAsia="Times New Roman" w:hAnsi="Arial" w:cs="Arial"/>
            <w:color w:val="000000" w:themeColor="text1"/>
            <w:lang w:eastAsia="en-GB"/>
          </w:rPr>
          <w:t xml:space="preserve"> P</w:t>
        </w:r>
        <w:r w:rsidR="00876BFF" w:rsidRPr="00D61CE1">
          <w:rPr>
            <w:rFonts w:ascii="Arial" w:eastAsia="Times New Roman" w:hAnsi="Arial" w:cs="Arial"/>
            <w:color w:val="000000" w:themeColor="text1"/>
            <w:lang w:eastAsia="en-GB"/>
          </w:rPr>
          <w:t xml:space="preserve">articipants </w:t>
        </w:r>
      </w:moveTo>
      <w:ins w:id="585" w:author="Furl, Nicholas" w:date="2024-10-01T16:43:00Z" w16du:dateUtc="2024-10-01T15:43:00Z">
        <w:r w:rsidR="00845320">
          <w:rPr>
            <w:rFonts w:ascii="Arial" w:eastAsia="Times New Roman" w:hAnsi="Arial" w:cs="Arial"/>
            <w:color w:val="000000" w:themeColor="text1"/>
            <w:lang w:eastAsia="en-GB"/>
          </w:rPr>
          <w:t xml:space="preserve">perform similarly to the </w:t>
        </w:r>
      </w:ins>
      <w:ins w:id="586" w:author="Furl, Nicholas" w:date="2024-10-03T14:19:00Z" w16du:dateUtc="2024-10-03T13:19:00Z">
        <w:r w:rsidR="00CE5658">
          <w:rPr>
            <w:rFonts w:ascii="Arial" w:eastAsia="Times New Roman" w:hAnsi="Arial" w:cs="Arial"/>
            <w:color w:val="000000" w:themeColor="text1"/>
            <w:lang w:eastAsia="en-GB"/>
          </w:rPr>
          <w:t>ground truth computation</w:t>
        </w:r>
      </w:ins>
      <w:ins w:id="587" w:author="Furl, Nicholas" w:date="2024-10-01T16:43:00Z" w16du:dateUtc="2024-10-01T15:43:00Z">
        <w:r w:rsidR="00845320">
          <w:rPr>
            <w:rFonts w:ascii="Arial" w:eastAsia="Times New Roman" w:hAnsi="Arial" w:cs="Arial"/>
            <w:color w:val="000000" w:themeColor="text1"/>
            <w:lang w:eastAsia="en-GB"/>
          </w:rPr>
          <w:t xml:space="preserve"> when evidence is disconfirmatory, but adjust less </w:t>
        </w:r>
      </w:ins>
      <w:ins w:id="588" w:author="Furl, Nicholas" w:date="2024-10-01T16:44:00Z" w16du:dateUtc="2024-10-01T15:44:00Z">
        <w:r w:rsidR="00845320">
          <w:rPr>
            <w:rFonts w:ascii="Arial" w:eastAsia="Times New Roman" w:hAnsi="Arial" w:cs="Arial"/>
            <w:color w:val="000000" w:themeColor="text1"/>
            <w:lang w:eastAsia="en-GB"/>
          </w:rPr>
          <w:t xml:space="preserve">than the </w:t>
        </w:r>
      </w:ins>
      <w:ins w:id="589" w:author="Furl, Nicholas" w:date="2024-10-03T14:19:00Z" w16du:dateUtc="2024-10-03T13:19:00Z">
        <w:r w:rsidR="00CE5658">
          <w:rPr>
            <w:rFonts w:ascii="Arial" w:eastAsia="Times New Roman" w:hAnsi="Arial" w:cs="Arial"/>
            <w:color w:val="000000" w:themeColor="text1"/>
            <w:lang w:eastAsia="en-GB"/>
          </w:rPr>
          <w:t>ground truth computation</w:t>
        </w:r>
      </w:ins>
      <w:ins w:id="590" w:author="Furl, Nicholas" w:date="2024-10-01T16:44:00Z" w16du:dateUtc="2024-10-01T15:44:00Z">
        <w:r w:rsidR="00845320">
          <w:rPr>
            <w:rFonts w:ascii="Arial" w:eastAsia="Times New Roman" w:hAnsi="Arial" w:cs="Arial"/>
            <w:color w:val="000000" w:themeColor="text1"/>
            <w:lang w:eastAsia="en-GB"/>
          </w:rPr>
          <w:t xml:space="preserve"> when evidence is confirmatory.</w:t>
        </w:r>
      </w:ins>
      <w:moveTo w:id="591" w:author="Furl, Nicholas" w:date="2024-10-01T16:15:00Z" w16du:dateUtc="2024-10-01T15:15:00Z">
        <w:del w:id="592" w:author="Furl, Nicholas" w:date="2024-10-01T16:43:00Z" w16du:dateUtc="2024-10-01T15:43:00Z">
          <w:r w:rsidR="00876BFF" w:rsidRPr="00D61CE1" w:rsidDel="00845320">
            <w:rPr>
              <w:rFonts w:ascii="Arial" w:eastAsia="Times New Roman" w:hAnsi="Arial" w:cs="Arial"/>
              <w:color w:val="000000" w:themeColor="text1"/>
              <w:lang w:eastAsia="en-GB"/>
            </w:rPr>
            <w:delText xml:space="preserve">appear near-optimal when claims and contexts mismatch, but underadjust (relative to optimal adjustment) when claims match </w:delText>
          </w:r>
          <w:r w:rsidR="00876BFF" w:rsidDel="00845320">
            <w:rPr>
              <w:rFonts w:ascii="Arial" w:eastAsia="Times New Roman" w:hAnsi="Arial" w:cs="Arial"/>
              <w:color w:val="000000" w:themeColor="text1"/>
              <w:lang w:eastAsia="en-GB"/>
            </w:rPr>
            <w:delText xml:space="preserve">preceding </w:delText>
          </w:r>
          <w:r w:rsidR="00876BFF" w:rsidRPr="00D61CE1" w:rsidDel="00845320">
            <w:rPr>
              <w:rFonts w:ascii="Arial" w:eastAsia="Times New Roman" w:hAnsi="Arial" w:cs="Arial"/>
              <w:color w:val="000000" w:themeColor="text1"/>
              <w:lang w:eastAsia="en-GB"/>
            </w:rPr>
            <w:delText>context.</w:delText>
          </w:r>
        </w:del>
      </w:moveTo>
      <w:moveToRangeEnd w:id="574"/>
    </w:p>
    <w:p w14:paraId="330FE2F1" w14:textId="625837A5" w:rsidR="00E37186" w:rsidRPr="00D61CE1" w:rsidRDefault="00E37186" w:rsidP="00E37186">
      <w:pPr>
        <w:spacing w:before="100" w:after="0" w:line="480" w:lineRule="auto"/>
        <w:rPr>
          <w:rFonts w:ascii="Arial" w:eastAsia="Times New Roman" w:hAnsi="Arial" w:cs="Arial"/>
          <w:b/>
          <w:color w:val="000000" w:themeColor="text1"/>
          <w:lang w:eastAsia="en-GB"/>
        </w:rPr>
      </w:pPr>
      <w:r w:rsidRPr="00D61CE1">
        <w:rPr>
          <w:rFonts w:ascii="Arial" w:eastAsia="Times New Roman" w:hAnsi="Arial" w:cs="Arial"/>
          <w:b/>
          <w:color w:val="000000" w:themeColor="text1"/>
          <w:lang w:eastAsia="en-GB"/>
        </w:rPr>
        <w:t>Discussion</w:t>
      </w:r>
    </w:p>
    <w:p w14:paraId="1696CBB1" w14:textId="46342B8F" w:rsidR="004E09F5" w:rsidRPr="00D61CE1" w:rsidRDefault="00E37186" w:rsidP="006F733B">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W</w:t>
      </w:r>
      <w:r w:rsidR="004E09F5" w:rsidRPr="00D61CE1">
        <w:rPr>
          <w:rFonts w:ascii="Arial" w:eastAsia="Times New Roman" w:hAnsi="Arial" w:cs="Arial"/>
          <w:color w:val="000000" w:themeColor="text1"/>
          <w:lang w:eastAsia="en-GB"/>
        </w:rPr>
        <w:t xml:space="preserve">e did not find any evidence for </w:t>
      </w:r>
      <w:r w:rsidR="00500371" w:rsidRPr="00D61CE1">
        <w:rPr>
          <w:rFonts w:ascii="Arial" w:eastAsia="Times New Roman" w:hAnsi="Arial" w:cs="Arial"/>
          <w:color w:val="000000" w:themeColor="text1"/>
          <w:lang w:eastAsia="en-GB"/>
        </w:rPr>
        <w:t>our hypothese</w:t>
      </w:r>
      <w:r w:rsidR="004E09F5" w:rsidRPr="00D61CE1">
        <w:rPr>
          <w:rFonts w:ascii="Arial" w:eastAsia="Times New Roman" w:hAnsi="Arial" w:cs="Arial"/>
          <w:color w:val="000000" w:themeColor="text1"/>
          <w:lang w:eastAsia="en-GB"/>
        </w:rPr>
        <w:t xml:space="preserve">s that participants would </w:t>
      </w:r>
      <w:ins w:id="593" w:author="Furl, Nicholas" w:date="2024-10-01T16:47:00Z" w16du:dateUtc="2024-10-01T15:47:00Z">
        <w:r w:rsidR="00C82D51">
          <w:rPr>
            <w:rFonts w:ascii="Arial" w:eastAsia="Times New Roman" w:hAnsi="Arial" w:cs="Arial"/>
            <w:color w:val="000000" w:themeColor="text1"/>
            <w:lang w:eastAsia="en-GB"/>
          </w:rPr>
          <w:t xml:space="preserve">differentially </w:t>
        </w:r>
      </w:ins>
      <w:r w:rsidR="004E09F5" w:rsidRPr="00D61CE1">
        <w:rPr>
          <w:rFonts w:ascii="Arial" w:eastAsia="Times New Roman" w:hAnsi="Arial" w:cs="Arial"/>
          <w:color w:val="000000" w:themeColor="text1"/>
          <w:lang w:eastAsia="en-GB"/>
        </w:rPr>
        <w:t>interpret evidence related to an atheist suspect</w:t>
      </w:r>
      <w:del w:id="594" w:author="Furl, Nicholas" w:date="2024-10-01T16:47:00Z" w16du:dateUtc="2024-10-01T15:47:00Z">
        <w:r w:rsidR="004E09F5" w:rsidRPr="00D61CE1" w:rsidDel="00C82D51">
          <w:rPr>
            <w:rFonts w:ascii="Arial" w:eastAsia="Times New Roman" w:hAnsi="Arial" w:cs="Arial"/>
            <w:color w:val="000000" w:themeColor="text1"/>
            <w:lang w:eastAsia="en-GB"/>
          </w:rPr>
          <w:delText xml:space="preserve"> with prejudicial bias,</w:delText>
        </w:r>
      </w:del>
      <w:r w:rsidR="004E09F5" w:rsidRPr="00D61CE1">
        <w:rPr>
          <w:rFonts w:ascii="Arial" w:eastAsia="Times New Roman" w:hAnsi="Arial" w:cs="Arial"/>
          <w:color w:val="000000" w:themeColor="text1"/>
          <w:lang w:eastAsia="en-GB"/>
        </w:rPr>
        <w:t xml:space="preserve"> compared to a Christian suspect. </w:t>
      </w:r>
      <w:ins w:id="595" w:author="Furl, Nicholas" w:date="2024-10-01T16:49:00Z" w16du:dateUtc="2024-10-01T15:49:00Z">
        <w:r w:rsidR="00FC4734">
          <w:rPr>
            <w:rFonts w:ascii="Arial" w:eastAsia="Times New Roman" w:hAnsi="Arial" w:cs="Arial"/>
            <w:color w:val="000000" w:themeColor="text1"/>
            <w:lang w:eastAsia="en-GB"/>
          </w:rPr>
          <w:t>Nevertheless, more experiments are needed to test for differential</w:t>
        </w:r>
      </w:ins>
      <w:del w:id="596" w:author="Furl, Nicholas" w:date="2024-10-01T16:48:00Z" w16du:dateUtc="2024-10-01T15:48:00Z">
        <w:r w:rsidR="004E09F5" w:rsidRPr="00D61CE1" w:rsidDel="00FC4734">
          <w:rPr>
            <w:rFonts w:ascii="Arial" w:eastAsia="Times New Roman" w:hAnsi="Arial" w:cs="Arial"/>
            <w:color w:val="000000" w:themeColor="text1"/>
            <w:lang w:eastAsia="en-GB"/>
          </w:rPr>
          <w:delText>W</w:delText>
        </w:r>
      </w:del>
      <w:del w:id="597" w:author="Furl, Nicholas" w:date="2024-10-01T16:49:00Z" w16du:dateUtc="2024-10-01T15:49:00Z">
        <w:r w:rsidR="004E09F5" w:rsidRPr="00D61CE1" w:rsidDel="00FC4734">
          <w:rPr>
            <w:rFonts w:ascii="Arial" w:eastAsia="Times New Roman" w:hAnsi="Arial" w:cs="Arial"/>
            <w:color w:val="000000" w:themeColor="text1"/>
            <w:lang w:eastAsia="en-GB"/>
          </w:rPr>
          <w:delText>e propose that this method be used to explore</w:delText>
        </w:r>
      </w:del>
      <w:r w:rsidR="004E09F5" w:rsidRPr="00D61CE1">
        <w:rPr>
          <w:rFonts w:ascii="Arial" w:eastAsia="Times New Roman" w:hAnsi="Arial" w:cs="Arial"/>
          <w:color w:val="000000" w:themeColor="text1"/>
          <w:lang w:eastAsia="en-GB"/>
        </w:rPr>
        <w:t xml:space="preserve"> evidence evaluation for other groups</w:t>
      </w:r>
      <w:ins w:id="598" w:author="Furl, Nicholas" w:date="2024-10-03T15:59:00Z" w16du:dateUtc="2024-10-03T14:59:00Z">
        <w:r w:rsidR="00316CAE">
          <w:rPr>
            <w:rFonts w:ascii="Arial" w:eastAsia="Times New Roman" w:hAnsi="Arial" w:cs="Arial"/>
            <w:color w:val="000000" w:themeColor="text1"/>
            <w:lang w:eastAsia="en-GB"/>
          </w:rPr>
          <w:t>, about which pa</w:t>
        </w:r>
      </w:ins>
      <w:ins w:id="599" w:author="Furl, Nicholas" w:date="2024-10-03T16:00:00Z" w16du:dateUtc="2024-10-03T15:00:00Z">
        <w:r w:rsidR="00316CAE">
          <w:rPr>
            <w:rFonts w:ascii="Arial" w:eastAsia="Times New Roman" w:hAnsi="Arial" w:cs="Arial"/>
            <w:color w:val="000000" w:themeColor="text1"/>
            <w:lang w:eastAsia="en-GB"/>
          </w:rPr>
          <w:t>rticipants may hold prior beliefs</w:t>
        </w:r>
      </w:ins>
      <w:del w:id="600" w:author="Furl, Nicholas" w:date="2024-10-01T16:49:00Z" w16du:dateUtc="2024-10-01T15:49:00Z">
        <w:r w:rsidR="004E09F5" w:rsidRPr="00D61CE1" w:rsidDel="00FC4734">
          <w:rPr>
            <w:rFonts w:ascii="Arial" w:eastAsia="Times New Roman" w:hAnsi="Arial" w:cs="Arial"/>
            <w:color w:val="000000" w:themeColor="text1"/>
            <w:lang w:eastAsia="en-GB"/>
          </w:rPr>
          <w:delText xml:space="preserve"> </w:delText>
        </w:r>
      </w:del>
      <w:ins w:id="601" w:author="Furl, Nicholas" w:date="2024-10-01T16:49:00Z" w16du:dateUtc="2024-10-01T15:49:00Z">
        <w:r w:rsidR="00FC4734">
          <w:rPr>
            <w:rFonts w:ascii="Arial" w:eastAsia="Times New Roman" w:hAnsi="Arial" w:cs="Arial"/>
            <w:color w:val="000000" w:themeColor="text1"/>
            <w:lang w:eastAsia="en-GB"/>
          </w:rPr>
          <w:t xml:space="preserve">. In Experiment </w:t>
        </w:r>
      </w:ins>
      <w:ins w:id="602" w:author="Furl, Nicholas" w:date="2024-10-01T16:50:00Z" w16du:dateUtc="2024-10-01T15:50:00Z">
        <w:r w:rsidR="00FC4734">
          <w:rPr>
            <w:rFonts w:ascii="Arial" w:eastAsia="Times New Roman" w:hAnsi="Arial" w:cs="Arial"/>
            <w:color w:val="000000" w:themeColor="text1"/>
            <w:lang w:eastAsia="en-GB"/>
          </w:rPr>
          <w:t xml:space="preserve">2, we will investigate </w:t>
        </w:r>
      </w:ins>
      <w:del w:id="603" w:author="Furl, Nicholas" w:date="2024-10-01T16:49:00Z" w16du:dateUtc="2024-10-01T15:49:00Z">
        <w:r w:rsidR="004E09F5" w:rsidRPr="00D61CE1" w:rsidDel="00FC4734">
          <w:rPr>
            <w:rFonts w:ascii="Arial" w:eastAsia="Times New Roman" w:hAnsi="Arial" w:cs="Arial"/>
            <w:color w:val="000000" w:themeColor="text1"/>
            <w:lang w:eastAsia="en-GB"/>
          </w:rPr>
          <w:delText>that may be subject to biased decisions</w:delText>
        </w:r>
      </w:del>
      <w:del w:id="604" w:author="Furl, Nicholas" w:date="2024-10-01T16:50:00Z" w16du:dateUtc="2024-10-01T15:50:00Z">
        <w:r w:rsidR="004E09F5" w:rsidRPr="00D61CE1" w:rsidDel="00FC4734">
          <w:rPr>
            <w:rFonts w:ascii="Arial" w:eastAsia="Times New Roman" w:hAnsi="Arial" w:cs="Arial"/>
            <w:color w:val="000000" w:themeColor="text1"/>
            <w:lang w:eastAsia="en-GB"/>
          </w:rPr>
          <w:delText xml:space="preserve">, such as </w:delText>
        </w:r>
      </w:del>
      <w:r w:rsidR="004E09F5" w:rsidRPr="00D61CE1">
        <w:rPr>
          <w:rFonts w:ascii="Arial" w:eastAsia="Times New Roman" w:hAnsi="Arial" w:cs="Arial"/>
          <w:color w:val="000000" w:themeColor="text1"/>
          <w:lang w:eastAsia="en-GB"/>
        </w:rPr>
        <w:t xml:space="preserve">gender </w:t>
      </w:r>
      <w:ins w:id="605" w:author="Furl, Nicholas" w:date="2024-10-01T16:50:00Z" w16du:dateUtc="2024-10-01T15:50:00Z">
        <w:r w:rsidR="00FC4734">
          <w:rPr>
            <w:rFonts w:ascii="Arial" w:eastAsia="Times New Roman" w:hAnsi="Arial" w:cs="Arial"/>
            <w:color w:val="000000" w:themeColor="text1"/>
            <w:lang w:eastAsia="en-GB"/>
          </w:rPr>
          <w:t xml:space="preserve">and in Experiment 3 we will investigate </w:t>
        </w:r>
      </w:ins>
      <w:del w:id="606" w:author="Furl, Nicholas" w:date="2024-10-01T16:50:00Z" w16du:dateUtc="2024-10-01T15:50:00Z">
        <w:r w:rsidR="004E09F5" w:rsidRPr="00D61CE1" w:rsidDel="00FC4734">
          <w:rPr>
            <w:rFonts w:ascii="Arial" w:eastAsia="Times New Roman" w:hAnsi="Arial" w:cs="Arial"/>
            <w:color w:val="000000" w:themeColor="text1"/>
            <w:lang w:eastAsia="en-GB"/>
          </w:rPr>
          <w:delText xml:space="preserve">(See Experiment 2), </w:delText>
        </w:r>
      </w:del>
      <w:r w:rsidR="004E09F5" w:rsidRPr="00D61CE1">
        <w:rPr>
          <w:rFonts w:ascii="Arial" w:eastAsia="Times New Roman" w:hAnsi="Arial" w:cs="Arial"/>
          <w:color w:val="000000" w:themeColor="text1"/>
          <w:lang w:eastAsia="en-GB"/>
        </w:rPr>
        <w:t>mental health status</w:t>
      </w:r>
      <w:del w:id="607" w:author="Furl, Nicholas" w:date="2024-10-01T16:50:00Z" w16du:dateUtc="2024-10-01T15:50:00Z">
        <w:r w:rsidR="004E09F5" w:rsidRPr="00D61CE1" w:rsidDel="00FC4734">
          <w:rPr>
            <w:rFonts w:ascii="Arial" w:eastAsia="Times New Roman" w:hAnsi="Arial" w:cs="Arial"/>
            <w:color w:val="000000" w:themeColor="text1"/>
            <w:lang w:eastAsia="en-GB"/>
          </w:rPr>
          <w:delText xml:space="preserve"> (See Experiment 3) or race</w:delText>
        </w:r>
      </w:del>
      <w:r w:rsidR="004E09F5" w:rsidRPr="00D61CE1">
        <w:rPr>
          <w:rFonts w:ascii="Arial" w:eastAsia="Times New Roman" w:hAnsi="Arial" w:cs="Arial"/>
          <w:color w:val="000000" w:themeColor="text1"/>
          <w:lang w:eastAsia="en-GB"/>
        </w:rPr>
        <w:t xml:space="preserve">. Given that the information about religious affiliation was not presented </w:t>
      </w:r>
      <w:r w:rsidR="00264037" w:rsidRPr="00D61CE1">
        <w:rPr>
          <w:rFonts w:ascii="Arial" w:eastAsia="Times New Roman" w:hAnsi="Arial" w:cs="Arial"/>
          <w:color w:val="000000" w:themeColor="text1"/>
          <w:lang w:eastAsia="en-GB"/>
        </w:rPr>
        <w:t xml:space="preserve">especially </w:t>
      </w:r>
      <w:r w:rsidR="004E09F5" w:rsidRPr="00D61CE1">
        <w:rPr>
          <w:rFonts w:ascii="Arial" w:eastAsia="Times New Roman" w:hAnsi="Arial" w:cs="Arial"/>
          <w:color w:val="000000" w:themeColor="text1"/>
          <w:lang w:eastAsia="en-GB"/>
        </w:rPr>
        <w:t>prominently within the paradigm</w:t>
      </w:r>
      <w:r w:rsidR="00264037" w:rsidRPr="00D61CE1">
        <w:rPr>
          <w:rFonts w:ascii="Arial" w:eastAsia="Times New Roman" w:hAnsi="Arial" w:cs="Arial"/>
          <w:color w:val="000000" w:themeColor="text1"/>
          <w:lang w:eastAsia="en-GB"/>
        </w:rPr>
        <w:t xml:space="preserve"> </w:t>
      </w:r>
      <w:r w:rsidR="00BB1BCF" w:rsidRPr="00D61CE1">
        <w:rPr>
          <w:rFonts w:ascii="Arial" w:eastAsia="Times New Roman" w:hAnsi="Arial" w:cs="Arial"/>
          <w:color w:val="000000" w:themeColor="text1"/>
          <w:lang w:eastAsia="en-GB"/>
        </w:rPr>
        <w:t>(i.e.,</w:t>
      </w:r>
      <w:r w:rsidR="00264037" w:rsidRPr="00D61CE1">
        <w:rPr>
          <w:rFonts w:ascii="Arial" w:eastAsia="Times New Roman" w:hAnsi="Arial" w:cs="Arial"/>
          <w:color w:val="000000" w:themeColor="text1"/>
          <w:lang w:eastAsia="en-GB"/>
        </w:rPr>
        <w:t xml:space="preserve"> it was only in the opening scenario vignette, listed </w:t>
      </w:r>
      <w:r w:rsidR="00356367" w:rsidRPr="00D61CE1">
        <w:rPr>
          <w:rFonts w:ascii="Arial" w:eastAsia="Times New Roman" w:hAnsi="Arial" w:cs="Arial"/>
          <w:color w:val="000000" w:themeColor="text1"/>
          <w:lang w:eastAsia="en-GB"/>
        </w:rPr>
        <w:t>in the midst of</w:t>
      </w:r>
      <w:r w:rsidR="00264037" w:rsidRPr="00D61CE1">
        <w:rPr>
          <w:rFonts w:ascii="Arial" w:eastAsia="Times New Roman" w:hAnsi="Arial" w:cs="Arial"/>
          <w:color w:val="000000" w:themeColor="text1"/>
          <w:lang w:eastAsia="en-GB"/>
        </w:rPr>
        <w:t xml:space="preserve"> other suspect information)</w:t>
      </w:r>
      <w:r w:rsidR="004E09F5" w:rsidRPr="00D61CE1">
        <w:rPr>
          <w:rFonts w:ascii="Arial" w:eastAsia="Times New Roman" w:hAnsi="Arial" w:cs="Arial"/>
          <w:color w:val="000000" w:themeColor="text1"/>
          <w:lang w:eastAsia="en-GB"/>
        </w:rPr>
        <w:t xml:space="preserve">, future iterations of the paradigm may benefit from modifications to make the relevant demographic information more salient, such as leaving it on the screen throughout the task (See Experiments 2 and 3) </w:t>
      </w:r>
      <w:r w:rsidR="00356367" w:rsidRPr="00D61CE1">
        <w:rPr>
          <w:rFonts w:ascii="Arial" w:eastAsia="Times New Roman" w:hAnsi="Arial" w:cs="Arial"/>
          <w:color w:val="000000" w:themeColor="text1"/>
          <w:lang w:eastAsia="en-GB"/>
        </w:rPr>
        <w:t>or</w:t>
      </w:r>
      <w:r w:rsidR="004E09F5" w:rsidRPr="00D61CE1">
        <w:rPr>
          <w:rFonts w:ascii="Arial" w:eastAsia="Times New Roman" w:hAnsi="Arial" w:cs="Arial"/>
          <w:color w:val="000000" w:themeColor="text1"/>
          <w:lang w:eastAsia="en-GB"/>
        </w:rPr>
        <w:t xml:space="preserve"> </w:t>
      </w:r>
      <w:r w:rsidR="00264037" w:rsidRPr="00D61CE1">
        <w:rPr>
          <w:rFonts w:ascii="Arial" w:eastAsia="Times New Roman" w:hAnsi="Arial" w:cs="Arial"/>
          <w:color w:val="000000" w:themeColor="text1"/>
          <w:lang w:eastAsia="en-GB"/>
        </w:rPr>
        <w:t>conveying the information using</w:t>
      </w:r>
      <w:r w:rsidR="004E09F5" w:rsidRPr="00D61CE1">
        <w:rPr>
          <w:rFonts w:ascii="Arial" w:eastAsia="Times New Roman" w:hAnsi="Arial" w:cs="Arial"/>
          <w:color w:val="000000" w:themeColor="text1"/>
          <w:lang w:eastAsia="en-GB"/>
        </w:rPr>
        <w:t xml:space="preserve"> </w:t>
      </w:r>
      <w:r w:rsidR="00264037" w:rsidRPr="00D61CE1">
        <w:rPr>
          <w:rFonts w:ascii="Arial" w:eastAsia="Times New Roman" w:hAnsi="Arial" w:cs="Arial"/>
          <w:color w:val="000000" w:themeColor="text1"/>
          <w:lang w:eastAsia="en-GB"/>
        </w:rPr>
        <w:t xml:space="preserve">more </w:t>
      </w:r>
      <w:r w:rsidR="004E09F5" w:rsidRPr="00D61CE1">
        <w:rPr>
          <w:rFonts w:ascii="Arial" w:eastAsia="Times New Roman" w:hAnsi="Arial" w:cs="Arial"/>
          <w:color w:val="000000" w:themeColor="text1"/>
          <w:lang w:eastAsia="en-GB"/>
        </w:rPr>
        <w:t>engaging materials like images (See Experiment 2).</w:t>
      </w:r>
    </w:p>
    <w:p w14:paraId="54748A4E" w14:textId="43149C6D" w:rsidR="004E09F5" w:rsidRPr="00D61CE1" w:rsidRDefault="004E09F5" w:rsidP="00232B7C">
      <w:pPr>
        <w:spacing w:before="100" w:after="0" w:line="480" w:lineRule="auto"/>
        <w:ind w:firstLine="720"/>
        <w:rPr>
          <w:rFonts w:ascii="Arial" w:eastAsia="Times New Roman" w:hAnsi="Arial" w:cs="Arial"/>
          <w:color w:val="000000" w:themeColor="text1"/>
          <w:lang w:eastAsia="en-GB"/>
        </w:rPr>
      </w:pPr>
      <w:del w:id="608" w:author="Furl, Nicholas" w:date="2024-10-01T17:15:00Z" w16du:dateUtc="2024-10-01T16:15:00Z">
        <w:r w:rsidRPr="00D61CE1" w:rsidDel="003D1C96">
          <w:rPr>
            <w:rFonts w:ascii="Arial" w:eastAsia="Times New Roman" w:hAnsi="Arial" w:cs="Arial"/>
            <w:color w:val="000000" w:themeColor="text1"/>
            <w:lang w:eastAsia="en-GB"/>
          </w:rPr>
          <w:delText>By computing objective conditional probabilities from sequences of witness claims, we know that the optimal st</w:delText>
        </w:r>
        <w:r w:rsidR="00134971" w:rsidRPr="00D61CE1" w:rsidDel="003D1C96">
          <w:rPr>
            <w:rFonts w:ascii="Arial" w:eastAsia="Times New Roman" w:hAnsi="Arial" w:cs="Arial"/>
            <w:color w:val="000000" w:themeColor="text1"/>
            <w:lang w:eastAsia="en-GB"/>
          </w:rPr>
          <w:delText xml:space="preserve">rategy of an agent is to be </w:delText>
        </w:r>
        <w:r w:rsidR="00F70C3B" w:rsidRPr="00D61CE1" w:rsidDel="003D1C96">
          <w:rPr>
            <w:rFonts w:ascii="Arial" w:eastAsia="Times New Roman" w:hAnsi="Arial" w:cs="Arial"/>
            <w:color w:val="000000" w:themeColor="text1"/>
            <w:lang w:eastAsia="en-GB"/>
          </w:rPr>
          <w:delText xml:space="preserve">relatively </w:delText>
        </w:r>
        <w:r w:rsidR="00134971" w:rsidRPr="00D61CE1" w:rsidDel="003D1C96">
          <w:rPr>
            <w:rFonts w:ascii="Arial" w:eastAsia="Times New Roman" w:hAnsi="Arial" w:cs="Arial"/>
            <w:color w:val="000000" w:themeColor="text1"/>
            <w:lang w:eastAsia="en-GB"/>
          </w:rPr>
          <w:delText xml:space="preserve">insensitive to preceding evidence when assigning weight to </w:delText>
        </w:r>
        <w:r w:rsidRPr="00D61CE1" w:rsidDel="003D1C96">
          <w:rPr>
            <w:rFonts w:ascii="Arial" w:eastAsia="Times New Roman" w:hAnsi="Arial" w:cs="Arial"/>
            <w:color w:val="000000" w:themeColor="text1"/>
            <w:lang w:eastAsia="en-GB"/>
          </w:rPr>
          <w:delText>evidence when forming beliefs.</w:delText>
        </w:r>
        <w:r w:rsidR="00134971" w:rsidRPr="00D61CE1" w:rsidDel="003D1C96">
          <w:rPr>
            <w:rFonts w:ascii="Arial" w:eastAsia="Times New Roman" w:hAnsi="Arial" w:cs="Arial"/>
            <w:color w:val="000000" w:themeColor="text1"/>
            <w:lang w:eastAsia="en-GB"/>
          </w:rPr>
          <w:delText xml:space="preserve"> Instead of using this optimal strategy,</w:delText>
        </w:r>
        <w:r w:rsidRPr="00D61CE1" w:rsidDel="003D1C96">
          <w:rPr>
            <w:rFonts w:ascii="Arial" w:eastAsia="Times New Roman" w:hAnsi="Arial" w:cs="Arial"/>
            <w:color w:val="000000" w:themeColor="text1"/>
            <w:lang w:eastAsia="en-GB"/>
          </w:rPr>
          <w:delText xml:space="preserve"> </w:delText>
        </w:r>
      </w:del>
      <w:ins w:id="609" w:author="Furl, Nicholas" w:date="2024-10-01T17:15:00Z" w16du:dateUtc="2024-10-01T16:15:00Z">
        <w:r w:rsidR="003D1C96">
          <w:rPr>
            <w:rFonts w:ascii="Arial" w:eastAsia="Times New Roman" w:hAnsi="Arial" w:cs="Arial"/>
            <w:color w:val="000000" w:themeColor="text1"/>
            <w:lang w:eastAsia="en-GB"/>
          </w:rPr>
          <w:t>P</w:t>
        </w:r>
      </w:ins>
      <w:del w:id="610" w:author="Furl, Nicholas" w:date="2024-10-01T17:15:00Z" w16du:dateUtc="2024-10-01T16:15:00Z">
        <w:r w:rsidRPr="00D61CE1" w:rsidDel="003D1C96">
          <w:rPr>
            <w:rFonts w:ascii="Arial" w:eastAsia="Times New Roman" w:hAnsi="Arial" w:cs="Arial"/>
            <w:color w:val="000000" w:themeColor="text1"/>
            <w:lang w:eastAsia="en-GB"/>
          </w:rPr>
          <w:delText>p</w:delText>
        </w:r>
      </w:del>
      <w:r w:rsidRPr="00D61CE1">
        <w:rPr>
          <w:rFonts w:ascii="Arial" w:eastAsia="Times New Roman" w:hAnsi="Arial" w:cs="Arial"/>
          <w:color w:val="000000" w:themeColor="text1"/>
          <w:lang w:eastAsia="en-GB"/>
        </w:rPr>
        <w:t xml:space="preserve">articipants </w:t>
      </w:r>
      <w:r w:rsidR="00134971" w:rsidRPr="00D61CE1">
        <w:rPr>
          <w:rFonts w:ascii="Arial" w:eastAsia="Times New Roman" w:hAnsi="Arial" w:cs="Arial"/>
          <w:color w:val="000000" w:themeColor="text1"/>
          <w:lang w:eastAsia="en-GB"/>
        </w:rPr>
        <w:t>were</w:t>
      </w:r>
      <w:r w:rsidRPr="00D61CE1">
        <w:rPr>
          <w:rFonts w:ascii="Arial" w:eastAsia="Times New Roman" w:hAnsi="Arial" w:cs="Arial"/>
          <w:color w:val="000000" w:themeColor="text1"/>
          <w:lang w:eastAsia="en-GB"/>
        </w:rPr>
        <w:t xml:space="preserve"> more swayed by “oddball” samples of </w:t>
      </w:r>
      <w:r w:rsidR="00FE0014" w:rsidRPr="00D61CE1">
        <w:rPr>
          <w:rFonts w:ascii="Arial" w:eastAsia="Times New Roman" w:hAnsi="Arial" w:cs="Arial"/>
          <w:color w:val="000000" w:themeColor="text1"/>
          <w:lang w:eastAsia="en-GB"/>
        </w:rPr>
        <w:t xml:space="preserve">disconfirmatory </w:t>
      </w:r>
      <w:r w:rsidRPr="00D61CE1">
        <w:rPr>
          <w:rFonts w:ascii="Arial" w:eastAsia="Times New Roman" w:hAnsi="Arial" w:cs="Arial"/>
          <w:color w:val="000000" w:themeColor="text1"/>
          <w:lang w:eastAsia="en-GB"/>
        </w:rPr>
        <w:t>evidence than</w:t>
      </w:r>
      <w:r w:rsidR="00F70C3B" w:rsidRPr="00D61CE1">
        <w:rPr>
          <w:rFonts w:ascii="Arial" w:eastAsia="Times New Roman" w:hAnsi="Arial" w:cs="Arial"/>
          <w:color w:val="000000" w:themeColor="text1"/>
          <w:lang w:eastAsia="en-GB"/>
        </w:rPr>
        <w:t xml:space="preserve"> they were by samples of confirmatory evidence</w:t>
      </w:r>
      <w:r w:rsidRPr="00D61CE1">
        <w:rPr>
          <w:rFonts w:ascii="Arial" w:eastAsia="Times New Roman" w:hAnsi="Arial" w:cs="Arial"/>
          <w:color w:val="000000" w:themeColor="text1"/>
          <w:lang w:eastAsia="en-GB"/>
        </w:rPr>
        <w:t xml:space="preserve">. </w:t>
      </w:r>
      <w:r w:rsidR="00F70C3B" w:rsidRPr="00D61CE1">
        <w:rPr>
          <w:rFonts w:ascii="Arial" w:eastAsia="Times New Roman" w:hAnsi="Arial" w:cs="Arial"/>
          <w:color w:val="000000" w:themeColor="text1"/>
          <w:lang w:eastAsia="en-GB"/>
        </w:rPr>
        <w:t xml:space="preserve">It remains to be seen whether this </w:t>
      </w:r>
      <w:del w:id="611" w:author="Furl, Nicholas" w:date="2024-10-03T16:00:00Z" w16du:dateUtc="2024-10-03T15:00:00Z">
        <w:r w:rsidR="00F70C3B" w:rsidRPr="00D61CE1" w:rsidDel="00B228B4">
          <w:rPr>
            <w:rFonts w:ascii="Arial" w:eastAsia="Times New Roman" w:hAnsi="Arial" w:cs="Arial"/>
            <w:color w:val="000000" w:themeColor="text1"/>
            <w:lang w:eastAsia="en-GB"/>
          </w:rPr>
          <w:delText xml:space="preserve">bias </w:delText>
        </w:r>
      </w:del>
      <w:ins w:id="612" w:author="Furl, Nicholas" w:date="2024-10-03T16:00:00Z" w16du:dateUtc="2024-10-03T15:00:00Z">
        <w:r w:rsidR="00B228B4">
          <w:rPr>
            <w:rFonts w:ascii="Arial" w:eastAsia="Times New Roman" w:hAnsi="Arial" w:cs="Arial"/>
            <w:color w:val="000000" w:themeColor="text1"/>
            <w:lang w:eastAsia="en-GB"/>
          </w:rPr>
          <w:t>effect</w:t>
        </w:r>
        <w:r w:rsidR="00B228B4" w:rsidRPr="00D61CE1">
          <w:rPr>
            <w:rFonts w:ascii="Arial" w:eastAsia="Times New Roman" w:hAnsi="Arial" w:cs="Arial"/>
            <w:color w:val="000000" w:themeColor="text1"/>
            <w:lang w:eastAsia="en-GB"/>
          </w:rPr>
          <w:t xml:space="preserve"> </w:t>
        </w:r>
      </w:ins>
      <w:r w:rsidR="00F70C3B" w:rsidRPr="00D61CE1">
        <w:rPr>
          <w:rFonts w:ascii="Arial" w:eastAsia="Times New Roman" w:hAnsi="Arial" w:cs="Arial"/>
          <w:color w:val="000000" w:themeColor="text1"/>
          <w:lang w:eastAsia="en-GB"/>
        </w:rPr>
        <w:t>is replicable (</w:t>
      </w:r>
      <w:r w:rsidR="003F01F9">
        <w:rPr>
          <w:rFonts w:ascii="Arial" w:eastAsia="Times New Roman" w:hAnsi="Arial" w:cs="Arial"/>
          <w:color w:val="000000" w:themeColor="text1"/>
          <w:lang w:eastAsia="en-GB"/>
        </w:rPr>
        <w:t>a</w:t>
      </w:r>
      <w:r w:rsidR="00F70C3B" w:rsidRPr="00D61CE1">
        <w:rPr>
          <w:rFonts w:ascii="Arial" w:eastAsia="Times New Roman" w:hAnsi="Arial" w:cs="Arial"/>
          <w:color w:val="000000" w:themeColor="text1"/>
          <w:lang w:eastAsia="en-GB"/>
        </w:rPr>
        <w:t xml:space="preserve">lthough this will be confirmed in Experiment 2) </w:t>
      </w:r>
      <w:r w:rsidR="003F01F9">
        <w:rPr>
          <w:rFonts w:ascii="Arial" w:eastAsia="Times New Roman" w:hAnsi="Arial" w:cs="Arial"/>
          <w:color w:val="000000" w:themeColor="text1"/>
          <w:lang w:eastAsia="en-GB"/>
        </w:rPr>
        <w:t>and</w:t>
      </w:r>
      <w:r w:rsidR="00F70C3B" w:rsidRPr="00D61CE1">
        <w:rPr>
          <w:rFonts w:ascii="Arial" w:eastAsia="Times New Roman" w:hAnsi="Arial" w:cs="Arial"/>
          <w:color w:val="000000" w:themeColor="text1"/>
          <w:lang w:eastAsia="en-GB"/>
        </w:rPr>
        <w:t xml:space="preserve"> whether it manifests in real-world forensic scenarios.</w:t>
      </w:r>
      <w:r w:rsidR="00232B7C"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 xml:space="preserve">This </w:t>
      </w:r>
      <w:del w:id="613" w:author="Furl, Nicholas" w:date="2024-10-01T17:23:00Z" w16du:dateUtc="2024-10-01T16:23:00Z">
        <w:r w:rsidRPr="00D61CE1" w:rsidDel="003B5CA2">
          <w:rPr>
            <w:rFonts w:ascii="Arial" w:eastAsia="Times New Roman" w:hAnsi="Arial" w:cs="Arial"/>
            <w:color w:val="000000" w:themeColor="text1"/>
            <w:lang w:eastAsia="en-GB"/>
          </w:rPr>
          <w:delText xml:space="preserve">bias </w:delText>
        </w:r>
      </w:del>
      <w:ins w:id="614" w:author="Furl, Nicholas" w:date="2024-10-01T17:23:00Z" w16du:dateUtc="2024-10-01T16:23:00Z">
        <w:r w:rsidR="003B5CA2">
          <w:rPr>
            <w:rFonts w:ascii="Arial" w:eastAsia="Times New Roman" w:hAnsi="Arial" w:cs="Arial"/>
            <w:color w:val="000000" w:themeColor="text1"/>
            <w:lang w:eastAsia="en-GB"/>
          </w:rPr>
          <w:t>strategy</w:t>
        </w:r>
        <w:r w:rsidR="003B5CA2" w:rsidRPr="00D61CE1">
          <w:rPr>
            <w:rFonts w:ascii="Arial" w:eastAsia="Times New Roman" w:hAnsi="Arial" w:cs="Arial"/>
            <w:color w:val="000000" w:themeColor="text1"/>
            <w:lang w:eastAsia="en-GB"/>
          </w:rPr>
          <w:t xml:space="preserve"> </w:t>
        </w:r>
      </w:ins>
      <w:r w:rsidRPr="00D61CE1">
        <w:rPr>
          <w:rFonts w:ascii="Arial" w:eastAsia="Times New Roman" w:hAnsi="Arial" w:cs="Arial"/>
          <w:color w:val="000000" w:themeColor="text1"/>
          <w:lang w:eastAsia="en-GB"/>
        </w:rPr>
        <w:t>may reflect a less extreme version of the “</w:t>
      </w:r>
      <w:ins w:id="615" w:author="Furl, Nicholas" w:date="2024-10-01T17:16:00Z" w16du:dateUtc="2024-10-01T16:16:00Z">
        <w:r w:rsidR="003D1C96">
          <w:rPr>
            <w:rFonts w:ascii="Arial" w:eastAsia="Times New Roman" w:hAnsi="Arial" w:cs="Arial"/>
            <w:color w:val="000000" w:themeColor="text1"/>
            <w:lang w:eastAsia="en-GB"/>
          </w:rPr>
          <w:t>over</w:t>
        </w:r>
      </w:ins>
      <w:r w:rsidR="0049326C" w:rsidRPr="00D61CE1">
        <w:rPr>
          <w:rFonts w:ascii="Arial" w:eastAsia="Times New Roman" w:hAnsi="Arial" w:cs="Arial"/>
          <w:color w:val="000000" w:themeColor="text1"/>
          <w:lang w:eastAsia="en-GB"/>
        </w:rPr>
        <w:t>adjustment</w:t>
      </w:r>
      <w:r w:rsidRPr="00D61CE1">
        <w:rPr>
          <w:rFonts w:ascii="Arial" w:eastAsia="Times New Roman" w:hAnsi="Arial" w:cs="Arial"/>
          <w:color w:val="000000" w:themeColor="text1"/>
          <w:lang w:eastAsia="en-GB"/>
        </w:rPr>
        <w:t xml:space="preserve"> </w:t>
      </w:r>
      <w:r w:rsidR="00E91FC5" w:rsidRPr="00D61CE1">
        <w:rPr>
          <w:rFonts w:ascii="Arial" w:eastAsia="Times New Roman" w:hAnsi="Arial" w:cs="Arial"/>
          <w:color w:val="000000" w:themeColor="text1"/>
          <w:lang w:eastAsia="en-GB"/>
        </w:rPr>
        <w:t xml:space="preserve">to disconfirmatory evidence” </w:t>
      </w:r>
      <w:ins w:id="616" w:author="Furl, Nicholas" w:date="2024-10-01T17:16:00Z" w16du:dateUtc="2024-10-01T16:16:00Z">
        <w:r w:rsidR="003D1C96">
          <w:rPr>
            <w:rFonts w:ascii="Arial" w:eastAsia="Times New Roman" w:hAnsi="Arial" w:cs="Arial"/>
            <w:color w:val="000000" w:themeColor="text1"/>
            <w:lang w:eastAsia="en-GB"/>
          </w:rPr>
          <w:t xml:space="preserve">that appears especially acute </w:t>
        </w:r>
      </w:ins>
      <w:del w:id="617" w:author="Furl, Nicholas" w:date="2024-10-01T17:16:00Z" w16du:dateUtc="2024-10-01T16:16:00Z">
        <w:r w:rsidR="00E91FC5" w:rsidRPr="00D61CE1" w:rsidDel="003D1C96">
          <w:rPr>
            <w:rFonts w:ascii="Arial" w:eastAsia="Times New Roman" w:hAnsi="Arial" w:cs="Arial"/>
            <w:color w:val="000000" w:themeColor="text1"/>
            <w:lang w:eastAsia="en-GB"/>
          </w:rPr>
          <w:delText>bias</w:delText>
        </w:r>
        <w:r w:rsidRPr="00D61CE1" w:rsidDel="003D1C96">
          <w:rPr>
            <w:rFonts w:ascii="Arial" w:eastAsia="Times New Roman" w:hAnsi="Arial" w:cs="Arial"/>
            <w:color w:val="000000" w:themeColor="text1"/>
            <w:lang w:eastAsia="en-GB"/>
          </w:rPr>
          <w:delText xml:space="preserve"> observed </w:delText>
        </w:r>
      </w:del>
      <w:r w:rsidRPr="00D61CE1">
        <w:rPr>
          <w:rFonts w:ascii="Arial" w:eastAsia="Times New Roman" w:hAnsi="Arial" w:cs="Arial"/>
          <w:color w:val="000000" w:themeColor="text1"/>
          <w:lang w:eastAsia="en-GB"/>
        </w:rPr>
        <w:t>in the delusion-prone and those with psychosis</w:t>
      </w:r>
      <w:ins w:id="618" w:author="Furl, Nicholas" w:date="2024-10-01T17:16:00Z" w16du:dateUtc="2024-10-01T16:16:00Z">
        <w:r w:rsidR="003D1C96">
          <w:rPr>
            <w:rFonts w:ascii="Arial" w:eastAsia="Times New Roman" w:hAnsi="Arial" w:cs="Arial"/>
            <w:color w:val="000000" w:themeColor="text1"/>
            <w:lang w:eastAsia="en-GB"/>
          </w:rPr>
          <w:t xml:space="preserve"> </w:t>
        </w:r>
      </w:ins>
      <w:del w:id="619" w:author="Furl, Nicholas" w:date="2024-10-01T17:16:00Z" w16du:dateUtc="2024-10-01T16:16:00Z">
        <w:r w:rsidRPr="00D61CE1" w:rsidDel="003D1C96">
          <w:rPr>
            <w:rFonts w:ascii="Arial" w:eastAsia="Times New Roman" w:hAnsi="Arial" w:cs="Arial"/>
            <w:color w:val="000000" w:themeColor="text1"/>
            <w:lang w:eastAsia="en-GB"/>
          </w:rPr>
          <w:delText xml:space="preserve">. Such individuals, on the conventional version of the graded estimates version of the beads task, adjust their beliefs in response to surprising bead draws more than individuals who are less delusion-prone </w:delText>
        </w:r>
      </w:del>
      <w:r w:rsidRPr="00D61CE1">
        <w:rPr>
          <w:rFonts w:ascii="Arial" w:eastAsia="Times New Roman" w:hAnsi="Arial" w:cs="Arial"/>
          <w:color w:val="000000" w:themeColor="text1"/>
          <w:lang w:eastAsia="en-GB"/>
        </w:rPr>
        <w:t xml:space="preserve">(Mortiz &amp; Woodward, 2005). </w:t>
      </w:r>
      <w:del w:id="620" w:author="Furl, Nicholas" w:date="2024-10-01T17:20:00Z" w16du:dateUtc="2024-10-01T16:20:00Z">
        <w:r w:rsidRPr="00D61CE1" w:rsidDel="00E910D1">
          <w:rPr>
            <w:rFonts w:ascii="Arial" w:eastAsia="Times New Roman" w:hAnsi="Arial" w:cs="Arial"/>
            <w:color w:val="000000" w:themeColor="text1"/>
            <w:lang w:eastAsia="en-GB"/>
          </w:rPr>
          <w:delText>One possibility is that</w:delText>
        </w:r>
      </w:del>
      <w:del w:id="621" w:author="Furl, Nicholas" w:date="2024-10-01T17:17:00Z" w16du:dateUtc="2024-10-01T16:17:00Z">
        <w:r w:rsidRPr="00D61CE1" w:rsidDel="003D1C96">
          <w:rPr>
            <w:rFonts w:ascii="Arial" w:eastAsia="Times New Roman" w:hAnsi="Arial" w:cs="Arial"/>
            <w:color w:val="000000" w:themeColor="text1"/>
            <w:lang w:eastAsia="en-GB"/>
          </w:rPr>
          <w:delText xml:space="preserve"> individuals</w:delText>
        </w:r>
      </w:del>
      <w:del w:id="622" w:author="Furl, Nicholas" w:date="2024-10-01T17:20:00Z" w16du:dateUtc="2024-10-01T16:20:00Z">
        <w:r w:rsidRPr="00D61CE1" w:rsidDel="00E910D1">
          <w:rPr>
            <w:rFonts w:ascii="Arial" w:eastAsia="Times New Roman" w:hAnsi="Arial" w:cs="Arial"/>
            <w:color w:val="000000" w:themeColor="text1"/>
            <w:lang w:eastAsia="en-GB"/>
          </w:rPr>
          <w:delText xml:space="preserve"> in the general population </w:delText>
        </w:r>
      </w:del>
      <w:del w:id="623" w:author="Furl, Nicholas" w:date="2024-10-01T17:18:00Z" w16du:dateUtc="2024-10-01T16:18:00Z">
        <w:r w:rsidRPr="00D61CE1" w:rsidDel="003D1C96">
          <w:rPr>
            <w:rFonts w:ascii="Arial" w:eastAsia="Times New Roman" w:hAnsi="Arial" w:cs="Arial"/>
            <w:color w:val="000000" w:themeColor="text1"/>
            <w:lang w:eastAsia="en-GB"/>
          </w:rPr>
          <w:delText xml:space="preserve">may already </w:delText>
        </w:r>
      </w:del>
      <w:del w:id="624" w:author="Furl, Nicholas" w:date="2024-10-01T17:17:00Z" w16du:dateUtc="2024-10-01T16:17:00Z">
        <w:r w:rsidRPr="00D61CE1" w:rsidDel="003D1C96">
          <w:rPr>
            <w:rFonts w:ascii="Arial" w:eastAsia="Times New Roman" w:hAnsi="Arial" w:cs="Arial"/>
            <w:color w:val="000000" w:themeColor="text1"/>
            <w:lang w:eastAsia="en-GB"/>
          </w:rPr>
          <w:delText>be biased in this way</w:delText>
        </w:r>
      </w:del>
      <w:del w:id="625" w:author="Furl, Nicholas" w:date="2024-10-01T17:18:00Z" w16du:dateUtc="2024-10-01T16:18:00Z">
        <w:r w:rsidRPr="00D61CE1" w:rsidDel="003D1C96">
          <w:rPr>
            <w:rFonts w:ascii="Arial" w:eastAsia="Times New Roman" w:hAnsi="Arial" w:cs="Arial"/>
            <w:color w:val="000000" w:themeColor="text1"/>
            <w:lang w:eastAsia="en-GB"/>
          </w:rPr>
          <w:delText xml:space="preserve"> </w:delText>
        </w:r>
      </w:del>
      <w:del w:id="626" w:author="Furl, Nicholas" w:date="2024-10-01T17:20:00Z" w16du:dateUtc="2024-10-01T16:20:00Z">
        <w:r w:rsidRPr="00D61CE1" w:rsidDel="00E910D1">
          <w:rPr>
            <w:rFonts w:ascii="Arial" w:eastAsia="Times New Roman" w:hAnsi="Arial" w:cs="Arial"/>
            <w:color w:val="000000" w:themeColor="text1"/>
            <w:lang w:eastAsia="en-GB"/>
          </w:rPr>
          <w:delText xml:space="preserve">to </w:delText>
        </w:r>
        <w:r w:rsidRPr="00D61CE1" w:rsidDel="003D1C96">
          <w:rPr>
            <w:rFonts w:ascii="Arial" w:eastAsia="Times New Roman" w:hAnsi="Arial" w:cs="Arial"/>
            <w:color w:val="000000" w:themeColor="text1"/>
            <w:lang w:eastAsia="en-GB"/>
          </w:rPr>
          <w:delText xml:space="preserve">some </w:delText>
        </w:r>
        <w:r w:rsidRPr="00D61CE1" w:rsidDel="00E910D1">
          <w:rPr>
            <w:rFonts w:ascii="Arial" w:eastAsia="Times New Roman" w:hAnsi="Arial" w:cs="Arial"/>
            <w:color w:val="000000" w:themeColor="text1"/>
            <w:lang w:eastAsia="en-GB"/>
          </w:rPr>
          <w:delText>degree</w:delText>
        </w:r>
        <w:r w:rsidRPr="00D61CE1" w:rsidDel="003D1C96">
          <w:rPr>
            <w:rFonts w:ascii="Arial" w:eastAsia="Times New Roman" w:hAnsi="Arial" w:cs="Arial"/>
            <w:color w:val="000000" w:themeColor="text1"/>
            <w:lang w:eastAsia="en-GB"/>
          </w:rPr>
          <w:delText>, and that this bias is then exacerbated in individuals with tendencies towards psychotic traits</w:delText>
        </w:r>
        <w:r w:rsidRPr="00D61CE1" w:rsidDel="00E910D1">
          <w:rPr>
            <w:rFonts w:ascii="Arial" w:eastAsia="Times New Roman" w:hAnsi="Arial" w:cs="Arial"/>
            <w:color w:val="000000" w:themeColor="text1"/>
            <w:lang w:eastAsia="en-GB"/>
          </w:rPr>
          <w:delText xml:space="preserve">. </w:delText>
        </w:r>
      </w:del>
      <w:ins w:id="627" w:author="Furl, Nicholas" w:date="2024-10-01T17:21:00Z" w16du:dateUtc="2024-10-01T16:21:00Z">
        <w:r w:rsidR="00C54E14">
          <w:rPr>
            <w:rFonts w:ascii="Arial" w:eastAsia="Times New Roman" w:hAnsi="Arial" w:cs="Arial"/>
            <w:color w:val="000000" w:themeColor="text1"/>
            <w:lang w:eastAsia="en-GB"/>
          </w:rPr>
          <w:t xml:space="preserve">Interestingly, the </w:t>
        </w:r>
      </w:ins>
      <w:ins w:id="628" w:author="Furl, Nicholas" w:date="2024-10-03T14:19:00Z" w16du:dateUtc="2024-10-03T13:19:00Z">
        <w:r w:rsidR="00CE5658">
          <w:rPr>
            <w:rFonts w:ascii="Arial" w:eastAsia="Times New Roman" w:hAnsi="Arial" w:cs="Arial"/>
            <w:color w:val="000000" w:themeColor="text1"/>
            <w:lang w:eastAsia="en-GB"/>
          </w:rPr>
          <w:t>ground truth computation</w:t>
        </w:r>
      </w:ins>
      <w:ins w:id="629" w:author="Furl, Nicholas" w:date="2024-10-01T17:22:00Z" w16du:dateUtc="2024-10-01T16:22:00Z">
        <w:r w:rsidR="00C54E14">
          <w:rPr>
            <w:rFonts w:ascii="Arial" w:eastAsia="Times New Roman" w:hAnsi="Arial" w:cs="Arial"/>
            <w:color w:val="000000" w:themeColor="text1"/>
            <w:lang w:eastAsia="en-GB"/>
          </w:rPr>
          <w:t xml:space="preserve"> did not show the same behaviour, but instead was less sensitive to </w:t>
        </w:r>
      </w:ins>
      <w:ins w:id="630" w:author="Furl, Nicholas" w:date="2024-10-01T17:24:00Z" w16du:dateUtc="2024-10-01T16:24:00Z">
        <w:r w:rsidR="003B5CA2">
          <w:rPr>
            <w:rFonts w:ascii="Arial" w:eastAsia="Times New Roman" w:hAnsi="Arial" w:cs="Arial"/>
            <w:color w:val="000000" w:themeColor="text1"/>
            <w:lang w:eastAsia="en-GB"/>
          </w:rPr>
          <w:t xml:space="preserve">preceding </w:t>
        </w:r>
      </w:ins>
      <w:ins w:id="631" w:author="Furl, Nicholas" w:date="2024-10-01T17:22:00Z" w16du:dateUtc="2024-10-01T16:22:00Z">
        <w:r w:rsidR="00C54E14">
          <w:rPr>
            <w:rFonts w:ascii="Arial" w:eastAsia="Times New Roman" w:hAnsi="Arial" w:cs="Arial"/>
            <w:color w:val="000000" w:themeColor="text1"/>
            <w:lang w:eastAsia="en-GB"/>
          </w:rPr>
          <w:t>context</w:t>
        </w:r>
      </w:ins>
      <w:ins w:id="632" w:author="Furl, Nicholas" w:date="2024-10-01T17:24:00Z" w16du:dateUtc="2024-10-01T16:24:00Z">
        <w:r w:rsidR="003B5CA2">
          <w:rPr>
            <w:rFonts w:ascii="Arial" w:eastAsia="Times New Roman" w:hAnsi="Arial" w:cs="Arial"/>
            <w:color w:val="000000" w:themeColor="text1"/>
            <w:lang w:eastAsia="en-GB"/>
          </w:rPr>
          <w:t xml:space="preserve"> than participants</w:t>
        </w:r>
      </w:ins>
      <w:ins w:id="633" w:author="Furl, Nicholas" w:date="2024-10-01T17:22:00Z" w16du:dateUtc="2024-10-01T16:22:00Z">
        <w:r w:rsidR="00C54E14">
          <w:rPr>
            <w:rFonts w:ascii="Arial" w:eastAsia="Times New Roman" w:hAnsi="Arial" w:cs="Arial"/>
            <w:color w:val="000000" w:themeColor="text1"/>
            <w:lang w:eastAsia="en-GB"/>
          </w:rPr>
          <w:t>, suggesting that participants’ behaviour arises from an influence beyond Bayesian conditional probability computation.</w:t>
        </w:r>
      </w:ins>
      <w:ins w:id="634" w:author="Furl, Nicholas" w:date="2024-10-01T17:23:00Z" w16du:dateUtc="2024-10-01T16:23:00Z">
        <w:r w:rsidR="00C54E14">
          <w:rPr>
            <w:rFonts w:ascii="Arial" w:eastAsia="Times New Roman" w:hAnsi="Arial" w:cs="Arial"/>
            <w:color w:val="000000" w:themeColor="text1"/>
            <w:lang w:eastAsia="en-GB"/>
          </w:rPr>
          <w:t xml:space="preserve"> We will address th</w:t>
        </w:r>
      </w:ins>
      <w:ins w:id="635" w:author="Furl, Nicholas" w:date="2024-10-01T17:24:00Z" w16du:dateUtc="2024-10-01T16:24:00Z">
        <w:r w:rsidR="005E6B6A">
          <w:rPr>
            <w:rFonts w:ascii="Arial" w:eastAsia="Times New Roman" w:hAnsi="Arial" w:cs="Arial"/>
            <w:color w:val="000000" w:themeColor="text1"/>
            <w:lang w:eastAsia="en-GB"/>
          </w:rPr>
          <w:t xml:space="preserve">e source of this influence </w:t>
        </w:r>
      </w:ins>
      <w:ins w:id="636" w:author="Furl, Nicholas" w:date="2024-10-01T17:23:00Z" w16du:dateUtc="2024-10-01T16:23:00Z">
        <w:r w:rsidR="00C54E14">
          <w:rPr>
            <w:rFonts w:ascii="Arial" w:eastAsia="Times New Roman" w:hAnsi="Arial" w:cs="Arial"/>
            <w:color w:val="000000" w:themeColor="text1"/>
            <w:lang w:eastAsia="en-GB"/>
          </w:rPr>
          <w:t xml:space="preserve">directly using formal theoretical modelling in Experiment 2. </w:t>
        </w:r>
      </w:ins>
      <w:del w:id="637" w:author="Furl, Nicholas" w:date="2024-10-01T17:21:00Z" w16du:dateUtc="2024-10-01T16:21:00Z">
        <w:r w:rsidR="00F70C3B" w:rsidRPr="00D61CE1" w:rsidDel="00C54E14">
          <w:rPr>
            <w:rFonts w:ascii="Arial" w:eastAsia="Times New Roman" w:hAnsi="Arial" w:cs="Arial"/>
            <w:color w:val="000000" w:themeColor="text1"/>
            <w:lang w:eastAsia="en-GB"/>
          </w:rPr>
          <w:delText xml:space="preserve">As discussed in the Introduction, </w:delText>
        </w:r>
        <w:r w:rsidRPr="00D61CE1" w:rsidDel="00C54E14">
          <w:rPr>
            <w:rFonts w:ascii="Arial" w:eastAsia="Times New Roman" w:hAnsi="Arial" w:cs="Arial"/>
            <w:color w:val="000000" w:themeColor="text1"/>
            <w:lang w:eastAsia="en-GB"/>
          </w:rPr>
          <w:delText xml:space="preserve">a similar state of affairs </w:delText>
        </w:r>
        <w:r w:rsidR="00F70C3B" w:rsidRPr="00D61CE1" w:rsidDel="00C54E14">
          <w:rPr>
            <w:rFonts w:ascii="Arial" w:eastAsia="Times New Roman" w:hAnsi="Arial" w:cs="Arial"/>
            <w:color w:val="000000" w:themeColor="text1"/>
            <w:lang w:eastAsia="en-GB"/>
          </w:rPr>
          <w:delText xml:space="preserve">exists for </w:delText>
        </w:r>
        <w:r w:rsidRPr="00D61CE1" w:rsidDel="00C54E14">
          <w:rPr>
            <w:rFonts w:ascii="Arial" w:eastAsia="Times New Roman" w:hAnsi="Arial" w:cs="Arial"/>
            <w:color w:val="000000" w:themeColor="text1"/>
            <w:lang w:eastAsia="en-GB"/>
          </w:rPr>
          <w:delText xml:space="preserve">the </w:delText>
        </w:r>
        <w:r w:rsidR="00F70C3B" w:rsidRPr="00D61CE1" w:rsidDel="00C54E14">
          <w:rPr>
            <w:rFonts w:ascii="Arial" w:eastAsia="Times New Roman" w:hAnsi="Arial" w:cs="Arial"/>
            <w:color w:val="000000" w:themeColor="text1"/>
            <w:lang w:eastAsia="en-GB"/>
          </w:rPr>
          <w:delText>draws to decision</w:delText>
        </w:r>
        <w:r w:rsidRPr="00D61CE1" w:rsidDel="00C54E14">
          <w:rPr>
            <w:rFonts w:ascii="Arial" w:eastAsia="Times New Roman" w:hAnsi="Arial" w:cs="Arial"/>
            <w:color w:val="000000" w:themeColor="text1"/>
            <w:lang w:eastAsia="en-GB"/>
          </w:rPr>
          <w:delText xml:space="preserve"> version of the beads task</w:delText>
        </w:r>
        <w:r w:rsidR="00F70C3B" w:rsidRPr="00D61CE1" w:rsidDel="00C54E14">
          <w:rPr>
            <w:rFonts w:ascii="Arial" w:eastAsia="Times New Roman" w:hAnsi="Arial" w:cs="Arial"/>
            <w:color w:val="000000" w:themeColor="text1"/>
            <w:lang w:eastAsia="en-GB"/>
          </w:rPr>
          <w:delText>, where individuals with delusions appear to show a more extreme version of a more general undersampling bias</w:delText>
        </w:r>
        <w:r w:rsidR="0074028A" w:rsidRPr="00D61CE1" w:rsidDel="00C54E14">
          <w:rPr>
            <w:rFonts w:ascii="Arial" w:eastAsia="Times New Roman" w:hAnsi="Arial" w:cs="Arial"/>
            <w:color w:val="000000" w:themeColor="text1"/>
            <w:lang w:eastAsia="en-GB"/>
          </w:rPr>
          <w:delText xml:space="preserve"> (Furl &amp; Averbeck, 2011; Hauser</w:delText>
        </w:r>
        <w:r w:rsidRPr="00D61CE1" w:rsidDel="00C54E14">
          <w:rPr>
            <w:rFonts w:ascii="Arial" w:eastAsia="Times New Roman" w:hAnsi="Arial" w:cs="Arial"/>
            <w:color w:val="000000" w:themeColor="text1"/>
            <w:lang w:eastAsia="en-GB"/>
          </w:rPr>
          <w:delText xml:space="preserve"> </w:delText>
        </w:r>
        <w:r w:rsidR="0074028A" w:rsidRPr="00D61CE1" w:rsidDel="00C54E14">
          <w:rPr>
            <w:rFonts w:ascii="Arial" w:eastAsia="Times New Roman" w:hAnsi="Arial" w:cs="Arial"/>
            <w:color w:val="000000" w:themeColor="text1"/>
            <w:lang w:eastAsia="en-GB"/>
          </w:rPr>
          <w:delText>et al.</w:delText>
        </w:r>
        <w:r w:rsidR="00E32236" w:rsidRPr="00D61CE1" w:rsidDel="00C54E14">
          <w:rPr>
            <w:rFonts w:ascii="Arial" w:eastAsia="Times New Roman" w:hAnsi="Arial" w:cs="Arial"/>
            <w:color w:val="000000" w:themeColor="text1"/>
            <w:lang w:eastAsia="en-GB"/>
          </w:rPr>
          <w:delText>, 2018)</w:delText>
        </w:r>
        <w:r w:rsidRPr="00D61CE1" w:rsidDel="00C54E14">
          <w:rPr>
            <w:rFonts w:ascii="Arial" w:eastAsia="Times New Roman" w:hAnsi="Arial" w:cs="Arial"/>
            <w:color w:val="000000" w:themeColor="text1"/>
            <w:lang w:eastAsia="en-GB"/>
          </w:rPr>
          <w:delText xml:space="preserve">. </w:delText>
        </w:r>
      </w:del>
      <w:del w:id="638" w:author="Furl, Nicholas" w:date="2024-10-01T17:23:00Z" w16du:dateUtc="2024-10-01T16:23:00Z">
        <w:r w:rsidR="00F70C3B" w:rsidRPr="00D61CE1" w:rsidDel="00C54E14">
          <w:rPr>
            <w:rFonts w:ascii="Arial" w:eastAsia="Times New Roman" w:hAnsi="Arial" w:cs="Arial"/>
            <w:color w:val="000000" w:themeColor="text1"/>
            <w:lang w:eastAsia="en-GB"/>
          </w:rPr>
          <w:delText>One complication, however, is that our participants did not “overadjust” to disconfirmatory evidence</w:delText>
        </w:r>
        <w:r w:rsidR="00E32236" w:rsidRPr="00D61CE1" w:rsidDel="00C54E14">
          <w:rPr>
            <w:rFonts w:ascii="Arial" w:eastAsia="Times New Roman" w:hAnsi="Arial" w:cs="Arial"/>
            <w:color w:val="000000" w:themeColor="text1"/>
            <w:lang w:eastAsia="en-GB"/>
          </w:rPr>
          <w:delText>, in the way that this bias is usually characterised</w:delText>
        </w:r>
        <w:r w:rsidR="00F70C3B" w:rsidRPr="00D61CE1" w:rsidDel="00C54E14">
          <w:rPr>
            <w:rFonts w:ascii="Arial" w:eastAsia="Times New Roman" w:hAnsi="Arial" w:cs="Arial"/>
            <w:color w:val="000000" w:themeColor="text1"/>
            <w:lang w:eastAsia="en-GB"/>
          </w:rPr>
          <w:delText xml:space="preserve">. Rather, they adjusted near-optimally to disconfirmatory evidence, while underadjusting to </w:delText>
        </w:r>
        <w:r w:rsidR="00A94186" w:rsidRPr="00D61CE1" w:rsidDel="00C54E14">
          <w:rPr>
            <w:rFonts w:ascii="Arial" w:eastAsia="Times New Roman" w:hAnsi="Arial" w:cs="Arial"/>
            <w:color w:val="000000" w:themeColor="text1"/>
            <w:lang w:eastAsia="en-GB"/>
          </w:rPr>
          <w:delText>confirmatory evidence. To facilitate direct comparisons with the general population, studies of individuals experiencing clinical or subclinical delusions might benefit in future by characterising bias using computational optimality measures.</w:delText>
        </w:r>
      </w:del>
    </w:p>
    <w:p w14:paraId="15EAA223" w14:textId="77777777" w:rsidR="004E09F5" w:rsidRPr="00D61CE1" w:rsidRDefault="004E09F5" w:rsidP="004F268C">
      <w:pPr>
        <w:spacing w:before="100" w:after="0" w:line="480" w:lineRule="auto"/>
        <w:jc w:val="center"/>
        <w:outlineLvl w:val="1"/>
        <w:rPr>
          <w:rFonts w:ascii="Arial" w:eastAsia="Times New Roman" w:hAnsi="Arial" w:cs="Arial"/>
          <w:b/>
          <w:bCs/>
          <w:color w:val="000000" w:themeColor="text1"/>
          <w:lang w:eastAsia="en-GB"/>
        </w:rPr>
      </w:pPr>
      <w:r w:rsidRPr="00D61CE1">
        <w:rPr>
          <w:rFonts w:ascii="Arial" w:eastAsia="Times New Roman" w:hAnsi="Arial" w:cs="Arial"/>
          <w:b/>
          <w:bCs/>
          <w:color w:val="000000" w:themeColor="text1"/>
          <w:lang w:eastAsia="en-GB"/>
        </w:rPr>
        <w:t>  Experiment 2</w:t>
      </w:r>
    </w:p>
    <w:p w14:paraId="3E46E5B8" w14:textId="49FAE16E" w:rsidR="005F5923" w:rsidRPr="00D61CE1" w:rsidRDefault="004E09F5" w:rsidP="00781D64">
      <w:pPr>
        <w:spacing w:before="100" w:after="0" w:line="480" w:lineRule="auto"/>
        <w:ind w:firstLine="720"/>
        <w:rPr>
          <w:rFonts w:ascii="Arial" w:eastAsia="Times New Roman" w:hAnsi="Arial" w:cs="Arial"/>
          <w:color w:val="000000" w:themeColor="text1"/>
          <w:lang w:eastAsia="en-GB"/>
        </w:rPr>
      </w:pPr>
      <w:del w:id="639" w:author="Furl, Nicholas" w:date="2024-10-03T16:07:00Z" w16du:dateUtc="2024-10-03T15:07:00Z">
        <w:r w:rsidRPr="00D61CE1" w:rsidDel="00E03585">
          <w:rPr>
            <w:rFonts w:ascii="Arial" w:eastAsia="Times New Roman" w:hAnsi="Arial" w:cs="Arial"/>
            <w:color w:val="000000" w:themeColor="text1"/>
            <w:lang w:eastAsia="en-GB"/>
          </w:rPr>
          <w:lastRenderedPageBreak/>
          <w:delText xml:space="preserve">Experiment </w:delText>
        </w:r>
        <w:r w:rsidR="00D34A2A" w:rsidDel="00E03585">
          <w:rPr>
            <w:rFonts w:ascii="Arial" w:eastAsia="Times New Roman" w:hAnsi="Arial" w:cs="Arial"/>
            <w:color w:val="000000" w:themeColor="text1"/>
            <w:lang w:eastAsia="en-GB"/>
          </w:rPr>
          <w:delText>2, in part,</w:delText>
        </w:r>
        <w:r w:rsidRPr="00D61CE1" w:rsidDel="00E03585">
          <w:rPr>
            <w:rFonts w:ascii="Arial" w:eastAsia="Times New Roman" w:hAnsi="Arial" w:cs="Arial"/>
            <w:color w:val="000000" w:themeColor="text1"/>
            <w:lang w:eastAsia="en-GB"/>
          </w:rPr>
          <w:delText xml:space="preserve"> </w:delText>
        </w:r>
        <w:r w:rsidR="00D34A2A" w:rsidDel="00E03585">
          <w:rPr>
            <w:rFonts w:ascii="Arial" w:eastAsia="Times New Roman" w:hAnsi="Arial" w:cs="Arial"/>
            <w:color w:val="000000" w:themeColor="text1"/>
            <w:lang w:eastAsia="en-GB"/>
          </w:rPr>
          <w:delText>attempts to replicate</w:delText>
        </w:r>
        <w:r w:rsidRPr="00D61CE1" w:rsidDel="00E03585">
          <w:rPr>
            <w:rFonts w:ascii="Arial" w:eastAsia="Times New Roman" w:hAnsi="Arial" w:cs="Arial"/>
            <w:color w:val="000000" w:themeColor="text1"/>
            <w:lang w:eastAsia="en-GB"/>
          </w:rPr>
          <w:delText xml:space="preserve"> </w:delText>
        </w:r>
        <w:r w:rsidR="0094349A" w:rsidDel="00E03585">
          <w:rPr>
            <w:rFonts w:ascii="Arial" w:eastAsia="Times New Roman" w:hAnsi="Arial" w:cs="Arial"/>
            <w:color w:val="000000" w:themeColor="text1"/>
            <w:lang w:eastAsia="en-GB"/>
          </w:rPr>
          <w:delText>disconfirmatory evidence</w:delText>
        </w:r>
      </w:del>
      <w:del w:id="640" w:author="Furl, Nicholas" w:date="2024-10-03T16:04:00Z" w16du:dateUtc="2024-10-03T15:04:00Z">
        <w:r w:rsidR="0094349A" w:rsidDel="00E03585">
          <w:rPr>
            <w:rFonts w:ascii="Arial" w:eastAsia="Times New Roman" w:hAnsi="Arial" w:cs="Arial"/>
            <w:color w:val="000000" w:themeColor="text1"/>
            <w:lang w:eastAsia="en-GB"/>
          </w:rPr>
          <w:delText xml:space="preserve"> </w:delText>
        </w:r>
        <w:r w:rsidRPr="00D61CE1" w:rsidDel="00E03585">
          <w:rPr>
            <w:rFonts w:ascii="Arial" w:eastAsia="Times New Roman" w:hAnsi="Arial" w:cs="Arial"/>
            <w:color w:val="000000" w:themeColor="text1"/>
            <w:lang w:eastAsia="en-GB"/>
          </w:rPr>
          <w:delText>bias</w:delText>
        </w:r>
      </w:del>
      <w:del w:id="641" w:author="Furl, Nicholas" w:date="2024-10-03T16:07:00Z" w16du:dateUtc="2024-10-03T15:07:00Z">
        <w:r w:rsidRPr="00D61CE1" w:rsidDel="00E03585">
          <w:rPr>
            <w:rFonts w:ascii="Arial" w:eastAsia="Times New Roman" w:hAnsi="Arial" w:cs="Arial"/>
            <w:color w:val="000000" w:themeColor="text1"/>
            <w:lang w:eastAsia="en-GB"/>
          </w:rPr>
          <w:delText>. We also</w:delText>
        </w:r>
      </w:del>
      <w:ins w:id="642" w:author="Furl, Nicholas" w:date="2024-10-03T16:07:00Z" w16du:dateUtc="2024-10-03T15:07:00Z">
        <w:r w:rsidR="00E03585">
          <w:rPr>
            <w:rFonts w:ascii="Arial" w:eastAsia="Times New Roman" w:hAnsi="Arial" w:cs="Arial"/>
            <w:color w:val="000000" w:themeColor="text1"/>
            <w:lang w:eastAsia="en-GB"/>
          </w:rPr>
          <w:t>Experiment 2</w:t>
        </w:r>
      </w:ins>
      <w:r w:rsidRPr="00D61CE1">
        <w:rPr>
          <w:rFonts w:ascii="Arial" w:eastAsia="Times New Roman" w:hAnsi="Arial" w:cs="Arial"/>
          <w:color w:val="000000" w:themeColor="text1"/>
          <w:lang w:eastAsia="en-GB"/>
        </w:rPr>
        <w:t xml:space="preserve"> tested whether there exist</w:t>
      </w:r>
      <w:ins w:id="643" w:author="Furl, Nicholas" w:date="2024-10-03T16:06:00Z" w16du:dateUtc="2024-10-03T15:06:00Z">
        <w:r w:rsidR="00E03585">
          <w:rPr>
            <w:rFonts w:ascii="Arial" w:eastAsia="Times New Roman" w:hAnsi="Arial" w:cs="Arial"/>
            <w:color w:val="000000" w:themeColor="text1"/>
            <w:lang w:eastAsia="en-GB"/>
          </w:rPr>
          <w:t>s</w:t>
        </w:r>
      </w:ins>
      <w:r w:rsidRPr="00D61CE1">
        <w:rPr>
          <w:rFonts w:ascii="Arial" w:eastAsia="Times New Roman" w:hAnsi="Arial" w:cs="Arial"/>
          <w:color w:val="000000" w:themeColor="text1"/>
          <w:lang w:eastAsia="en-GB"/>
        </w:rPr>
        <w:t xml:space="preserve"> </w:t>
      </w:r>
      <w:del w:id="644" w:author="Furl, Nicholas" w:date="2024-10-05T14:30:00Z" w16du:dateUtc="2024-10-05T13:30:00Z">
        <w:r w:rsidRPr="00D61CE1" w:rsidDel="00432A05">
          <w:rPr>
            <w:rFonts w:ascii="Arial" w:eastAsia="Times New Roman" w:hAnsi="Arial" w:cs="Arial"/>
            <w:color w:val="000000" w:themeColor="text1"/>
            <w:lang w:eastAsia="en-GB"/>
          </w:rPr>
          <w:delText xml:space="preserve">prejudicial </w:delText>
        </w:r>
      </w:del>
      <w:ins w:id="645" w:author="Furl, Nicholas" w:date="2024-10-05T14:30:00Z" w16du:dateUtc="2024-10-05T13:30:00Z">
        <w:r w:rsidR="00432A05">
          <w:rPr>
            <w:rFonts w:ascii="Arial" w:eastAsia="Times New Roman" w:hAnsi="Arial" w:cs="Arial"/>
            <w:color w:val="000000" w:themeColor="text1"/>
            <w:lang w:eastAsia="en-GB"/>
          </w:rPr>
          <w:t>differential</w:t>
        </w:r>
        <w:r w:rsidR="00432A05" w:rsidRPr="00D61CE1">
          <w:rPr>
            <w:rFonts w:ascii="Arial" w:eastAsia="Times New Roman" w:hAnsi="Arial" w:cs="Arial"/>
            <w:color w:val="000000" w:themeColor="text1"/>
            <w:lang w:eastAsia="en-GB"/>
          </w:rPr>
          <w:t xml:space="preserve"> </w:t>
        </w:r>
      </w:ins>
      <w:r w:rsidRPr="00D61CE1">
        <w:rPr>
          <w:rFonts w:ascii="Arial" w:eastAsia="Times New Roman" w:hAnsi="Arial" w:cs="Arial"/>
          <w:color w:val="000000" w:themeColor="text1"/>
          <w:lang w:eastAsia="en-GB"/>
        </w:rPr>
        <w:t xml:space="preserve">evidence evaluation </w:t>
      </w:r>
      <w:del w:id="646" w:author="Furl, Nicholas" w:date="2024-10-03T16:05:00Z" w16du:dateUtc="2024-10-03T15:05:00Z">
        <w:r w:rsidRPr="00D61CE1" w:rsidDel="00E03585">
          <w:rPr>
            <w:rFonts w:ascii="Arial" w:eastAsia="Times New Roman" w:hAnsi="Arial" w:cs="Arial"/>
            <w:color w:val="000000" w:themeColor="text1"/>
            <w:lang w:eastAsia="en-GB"/>
          </w:rPr>
          <w:delText xml:space="preserve">biases </w:delText>
        </w:r>
      </w:del>
      <w:del w:id="647" w:author="Furl, Nicholas" w:date="2024-10-05T14:30:00Z" w16du:dateUtc="2024-10-05T13:30:00Z">
        <w:r w:rsidRPr="00D61CE1" w:rsidDel="00432A05">
          <w:rPr>
            <w:rFonts w:ascii="Arial" w:eastAsia="Times New Roman" w:hAnsi="Arial" w:cs="Arial"/>
            <w:color w:val="000000" w:themeColor="text1"/>
            <w:lang w:eastAsia="en-GB"/>
          </w:rPr>
          <w:delText>against</w:delText>
        </w:r>
      </w:del>
      <w:ins w:id="648" w:author="Furl, Nicholas" w:date="2024-10-05T14:30:00Z" w16du:dateUtc="2024-10-05T13:30:00Z">
        <w:r w:rsidR="00432A05">
          <w:rPr>
            <w:rFonts w:ascii="Arial" w:eastAsia="Times New Roman" w:hAnsi="Arial" w:cs="Arial"/>
            <w:color w:val="000000" w:themeColor="text1"/>
            <w:lang w:eastAsia="en-GB"/>
          </w:rPr>
          <w:t>for</w:t>
        </w:r>
      </w:ins>
      <w:r w:rsidRPr="00D61CE1">
        <w:rPr>
          <w:rFonts w:ascii="Arial" w:eastAsia="Times New Roman" w:hAnsi="Arial" w:cs="Arial"/>
          <w:color w:val="000000" w:themeColor="text1"/>
          <w:lang w:eastAsia="en-GB"/>
        </w:rPr>
        <w:t xml:space="preserve"> suspects of different genders. </w:t>
      </w:r>
      <w:ins w:id="649" w:author="Furl, Nicholas" w:date="2024-10-05T14:29:00Z" w16du:dateUtc="2024-10-05T13:29:00Z">
        <w:r w:rsidR="00432A05">
          <w:rPr>
            <w:rFonts w:ascii="Arial" w:eastAsia="Times New Roman" w:hAnsi="Arial" w:cs="Arial"/>
            <w:color w:val="000000" w:themeColor="text1"/>
            <w:lang w:eastAsia="en-GB"/>
          </w:rPr>
          <w:t>Prio</w:t>
        </w:r>
      </w:ins>
      <w:ins w:id="650" w:author="Furl, Nicholas" w:date="2024-10-05T14:30:00Z" w16du:dateUtc="2024-10-05T13:30:00Z">
        <w:r w:rsidR="00432A05">
          <w:rPr>
            <w:rFonts w:ascii="Arial" w:eastAsia="Times New Roman" w:hAnsi="Arial" w:cs="Arial"/>
            <w:color w:val="000000" w:themeColor="text1"/>
            <w:lang w:eastAsia="en-GB"/>
          </w:rPr>
          <w:t xml:space="preserve">r beliefs about </w:t>
        </w:r>
      </w:ins>
      <w:del w:id="651" w:author="Furl, Nicholas" w:date="2024-10-05T14:30:00Z" w16du:dateUtc="2024-10-05T13:30:00Z">
        <w:r w:rsidR="00D34A2A" w:rsidDel="00432A05">
          <w:rPr>
            <w:rFonts w:ascii="Arial" w:eastAsia="Times New Roman" w:hAnsi="Arial" w:cs="Arial"/>
            <w:color w:val="000000" w:themeColor="text1"/>
            <w:lang w:eastAsia="en-GB"/>
          </w:rPr>
          <w:delText>G</w:delText>
        </w:r>
      </w:del>
      <w:ins w:id="652" w:author="Furl, Nicholas" w:date="2024-10-05T14:30:00Z" w16du:dateUtc="2024-10-05T13:30:00Z">
        <w:r w:rsidR="00432A05">
          <w:rPr>
            <w:rFonts w:ascii="Arial" w:eastAsia="Times New Roman" w:hAnsi="Arial" w:cs="Arial"/>
            <w:color w:val="000000" w:themeColor="text1"/>
            <w:lang w:eastAsia="en-GB"/>
          </w:rPr>
          <w:t>g</w:t>
        </w:r>
      </w:ins>
      <w:r w:rsidR="00CC40D4" w:rsidRPr="00D61CE1">
        <w:rPr>
          <w:rFonts w:ascii="Arial" w:eastAsia="Times New Roman" w:hAnsi="Arial" w:cs="Arial"/>
          <w:color w:val="000000" w:themeColor="text1"/>
          <w:lang w:eastAsia="en-GB"/>
        </w:rPr>
        <w:t>ender</w:t>
      </w:r>
      <w:ins w:id="653" w:author="Furl, Nicholas" w:date="2024-10-05T14:30:00Z" w16du:dateUtc="2024-10-05T13:30:00Z">
        <w:r w:rsidR="00432A05">
          <w:rPr>
            <w:rFonts w:ascii="Arial" w:eastAsia="Times New Roman" w:hAnsi="Arial" w:cs="Arial"/>
            <w:color w:val="000000" w:themeColor="text1"/>
            <w:lang w:eastAsia="en-GB"/>
          </w:rPr>
          <w:t>s</w:t>
        </w:r>
      </w:ins>
      <w:del w:id="654" w:author="Furl, Nicholas" w:date="2024-10-05T14:30:00Z" w16du:dateUtc="2024-10-05T13:30:00Z">
        <w:r w:rsidR="00CC40D4" w:rsidRPr="00D61CE1" w:rsidDel="00432A05">
          <w:rPr>
            <w:rFonts w:ascii="Arial" w:eastAsia="Times New Roman" w:hAnsi="Arial" w:cs="Arial"/>
            <w:color w:val="000000" w:themeColor="text1"/>
            <w:lang w:eastAsia="en-GB"/>
          </w:rPr>
          <w:delText xml:space="preserve"> bias</w:delText>
        </w:r>
      </w:del>
      <w:r w:rsidR="00CC40D4" w:rsidRPr="00D61CE1">
        <w:rPr>
          <w:rFonts w:ascii="Arial" w:eastAsia="Times New Roman" w:hAnsi="Arial" w:cs="Arial"/>
          <w:color w:val="000000" w:themeColor="text1"/>
          <w:lang w:eastAsia="en-GB"/>
        </w:rPr>
        <w:t xml:space="preserve"> can influence the decisions made during legal insanity evaluations and courtroom proceedings (Lindholm &amp; </w:t>
      </w:r>
      <w:proofErr w:type="spellStart"/>
      <w:r w:rsidR="00CC40D4" w:rsidRPr="00D61CE1">
        <w:rPr>
          <w:rFonts w:ascii="Arial" w:eastAsia="Times New Roman" w:hAnsi="Arial" w:cs="Arial"/>
          <w:color w:val="000000" w:themeColor="text1"/>
          <w:lang w:eastAsia="en-GB"/>
        </w:rPr>
        <w:t>Cederwall</w:t>
      </w:r>
      <w:proofErr w:type="spellEnd"/>
      <w:r w:rsidR="00CC40D4" w:rsidRPr="00D61CE1">
        <w:rPr>
          <w:rFonts w:ascii="Arial" w:eastAsia="Times New Roman" w:hAnsi="Arial" w:cs="Arial"/>
          <w:color w:val="000000" w:themeColor="text1"/>
          <w:lang w:eastAsia="en-GB"/>
        </w:rPr>
        <w:t>, 2010; Norton, et al., 2006; Rogers &amp; Davies</w:t>
      </w:r>
      <w:r w:rsidR="00D34A2A">
        <w:rPr>
          <w:rFonts w:ascii="Arial" w:eastAsia="Times New Roman" w:hAnsi="Arial" w:cs="Arial"/>
          <w:color w:val="000000" w:themeColor="text1"/>
          <w:lang w:eastAsia="en-GB"/>
        </w:rPr>
        <w:t xml:space="preserve">, 2007; </w:t>
      </w:r>
      <w:proofErr w:type="spellStart"/>
      <w:r w:rsidR="00D34A2A">
        <w:rPr>
          <w:rFonts w:ascii="Arial" w:eastAsia="Times New Roman" w:hAnsi="Arial" w:cs="Arial"/>
          <w:color w:val="000000" w:themeColor="text1"/>
          <w:lang w:eastAsia="en-GB"/>
        </w:rPr>
        <w:t>Yourstone</w:t>
      </w:r>
      <w:proofErr w:type="spellEnd"/>
      <w:r w:rsidR="00D34A2A">
        <w:rPr>
          <w:rFonts w:ascii="Arial" w:eastAsia="Times New Roman" w:hAnsi="Arial" w:cs="Arial"/>
          <w:color w:val="000000" w:themeColor="text1"/>
          <w:lang w:eastAsia="en-GB"/>
        </w:rPr>
        <w:t xml:space="preserve"> et al., 2008)</w:t>
      </w:r>
      <w:r w:rsidR="00CC40D4" w:rsidRPr="00D61CE1">
        <w:rPr>
          <w:rFonts w:ascii="Arial" w:eastAsia="Times New Roman" w:hAnsi="Arial" w:cs="Arial"/>
          <w:color w:val="000000" w:themeColor="text1"/>
          <w:lang w:eastAsia="en-GB"/>
        </w:rPr>
        <w:t xml:space="preserve"> </w:t>
      </w:r>
      <w:r w:rsidR="00D34A2A">
        <w:rPr>
          <w:rFonts w:ascii="Arial" w:eastAsia="Times New Roman" w:hAnsi="Arial" w:cs="Arial"/>
          <w:color w:val="000000" w:themeColor="text1"/>
          <w:lang w:eastAsia="en-GB"/>
        </w:rPr>
        <w:t>and</w:t>
      </w:r>
      <w:r w:rsidR="00CC40D4" w:rsidRPr="00D61CE1">
        <w:rPr>
          <w:rFonts w:ascii="Arial" w:eastAsia="Times New Roman" w:hAnsi="Arial" w:cs="Arial"/>
          <w:color w:val="000000" w:themeColor="text1"/>
          <w:lang w:eastAsia="en-GB"/>
        </w:rPr>
        <w:t xml:space="preserve"> judicial proceedings (Lindholm &amp;</w:t>
      </w:r>
      <w:r w:rsidR="00D34A2A">
        <w:rPr>
          <w:rFonts w:ascii="Arial" w:eastAsia="Times New Roman" w:hAnsi="Arial" w:cs="Arial"/>
          <w:color w:val="000000" w:themeColor="text1"/>
          <w:lang w:eastAsia="en-GB"/>
        </w:rPr>
        <w:t xml:space="preserve"> </w:t>
      </w:r>
      <w:proofErr w:type="spellStart"/>
      <w:r w:rsidR="00D34A2A">
        <w:rPr>
          <w:rFonts w:ascii="Arial" w:eastAsia="Times New Roman" w:hAnsi="Arial" w:cs="Arial"/>
          <w:color w:val="000000" w:themeColor="text1"/>
          <w:lang w:eastAsia="en-GB"/>
        </w:rPr>
        <w:t>Cederwall</w:t>
      </w:r>
      <w:proofErr w:type="spellEnd"/>
      <w:r w:rsidR="00D34A2A">
        <w:rPr>
          <w:rFonts w:ascii="Arial" w:eastAsia="Times New Roman" w:hAnsi="Arial" w:cs="Arial"/>
          <w:color w:val="000000" w:themeColor="text1"/>
          <w:lang w:eastAsia="en-GB"/>
        </w:rPr>
        <w:t>, 2010), and visi</w:t>
      </w:r>
      <w:r w:rsidR="00CC40D4" w:rsidRPr="00D61CE1">
        <w:rPr>
          <w:rFonts w:ascii="Arial" w:eastAsia="Times New Roman" w:hAnsi="Arial" w:cs="Arial"/>
          <w:color w:val="000000" w:themeColor="text1"/>
          <w:lang w:eastAsia="en-GB"/>
        </w:rPr>
        <w:t xml:space="preserve">ble attributes of a victim, witness or defendant (such as gender) can influence </w:t>
      </w:r>
      <w:del w:id="655" w:author="Furl, Nicholas" w:date="2024-10-05T14:30:00Z" w16du:dateUtc="2024-10-05T13:30:00Z">
        <w:r w:rsidR="00CC40D4" w:rsidRPr="00D61CE1" w:rsidDel="00445E93">
          <w:rPr>
            <w:rFonts w:ascii="Arial" w:eastAsia="Times New Roman" w:hAnsi="Arial" w:cs="Arial"/>
            <w:color w:val="000000" w:themeColor="text1"/>
            <w:lang w:eastAsia="en-GB"/>
          </w:rPr>
          <w:delText xml:space="preserve">and bias </w:delText>
        </w:r>
      </w:del>
      <w:r w:rsidR="00CC40D4" w:rsidRPr="00D61CE1">
        <w:rPr>
          <w:rFonts w:ascii="Arial" w:eastAsia="Times New Roman" w:hAnsi="Arial" w:cs="Arial"/>
          <w:color w:val="000000" w:themeColor="text1"/>
          <w:lang w:eastAsia="en-GB"/>
        </w:rPr>
        <w:t>individuals making decisions as a juror, judge or expert witness (Devine &amp; Caughlin, 2014; Dror, 2013).</w:t>
      </w:r>
      <w:r w:rsidR="00D34A2A">
        <w:rPr>
          <w:rFonts w:ascii="Arial" w:eastAsia="Times New Roman" w:hAnsi="Arial" w:cs="Arial"/>
          <w:color w:val="000000" w:themeColor="text1"/>
          <w:lang w:eastAsia="en-GB"/>
        </w:rPr>
        <w:t xml:space="preserve"> Also, with the manipulation of suspect gender</w:t>
      </w:r>
      <w:r w:rsidRPr="00D61CE1">
        <w:rPr>
          <w:rFonts w:ascii="Arial" w:eastAsia="Times New Roman" w:hAnsi="Arial" w:cs="Arial"/>
          <w:color w:val="000000" w:themeColor="text1"/>
          <w:lang w:eastAsia="en-GB"/>
        </w:rPr>
        <w:t xml:space="preserve">, we </w:t>
      </w:r>
      <w:ins w:id="656" w:author="Furl, Nicholas" w:date="2024-10-03T17:03:00Z" w16du:dateUtc="2024-10-03T16:03:00Z">
        <w:r w:rsidR="00DE20C7">
          <w:rPr>
            <w:rFonts w:ascii="Arial" w:eastAsia="Times New Roman" w:hAnsi="Arial" w:cs="Arial"/>
            <w:color w:val="000000" w:themeColor="text1"/>
            <w:lang w:eastAsia="en-GB"/>
          </w:rPr>
          <w:t xml:space="preserve">used a more sensitive within-participants manipulation of Suspect and we </w:t>
        </w:r>
      </w:ins>
      <w:del w:id="657" w:author="Furl, Nicholas" w:date="2024-10-03T17:03:00Z" w16du:dateUtc="2024-10-03T16:03:00Z">
        <w:r w:rsidRPr="00D61CE1" w:rsidDel="00DE20C7">
          <w:rPr>
            <w:rFonts w:ascii="Arial" w:eastAsia="Times New Roman" w:hAnsi="Arial" w:cs="Arial"/>
            <w:color w:val="000000" w:themeColor="text1"/>
            <w:lang w:eastAsia="en-GB"/>
          </w:rPr>
          <w:delText xml:space="preserve">could </w:delText>
        </w:r>
      </w:del>
      <w:r w:rsidRPr="00D61CE1">
        <w:rPr>
          <w:rFonts w:ascii="Arial" w:eastAsia="Times New Roman" w:hAnsi="Arial" w:cs="Arial"/>
          <w:color w:val="000000" w:themeColor="text1"/>
          <w:lang w:eastAsia="en-GB"/>
        </w:rPr>
        <w:t>use</w:t>
      </w:r>
      <w:ins w:id="658" w:author="Furl, Nicholas" w:date="2024-10-03T17:03:00Z" w16du:dateUtc="2024-10-03T16:03:00Z">
        <w:r w:rsidR="00DE20C7">
          <w:rPr>
            <w:rFonts w:ascii="Arial" w:eastAsia="Times New Roman" w:hAnsi="Arial" w:cs="Arial"/>
            <w:color w:val="000000" w:themeColor="text1"/>
            <w:lang w:eastAsia="en-GB"/>
          </w:rPr>
          <w:t>d</w:t>
        </w:r>
      </w:ins>
      <w:r w:rsidRPr="00D61CE1">
        <w:rPr>
          <w:rFonts w:ascii="Arial" w:eastAsia="Times New Roman" w:hAnsi="Arial" w:cs="Arial"/>
          <w:color w:val="000000" w:themeColor="text1"/>
          <w:lang w:eastAsia="en-GB"/>
        </w:rPr>
        <w:t xml:space="preserve"> facial photographs to render the demographic category of the suspect</w:t>
      </w:r>
      <w:r w:rsidR="00D34A2A">
        <w:rPr>
          <w:rFonts w:ascii="Arial" w:eastAsia="Times New Roman" w:hAnsi="Arial" w:cs="Arial"/>
          <w:color w:val="000000" w:themeColor="text1"/>
          <w:lang w:eastAsia="en-GB"/>
        </w:rPr>
        <w:t xml:space="preserve"> more</w:t>
      </w:r>
      <w:r w:rsidRPr="00D61CE1">
        <w:rPr>
          <w:rFonts w:ascii="Arial" w:eastAsia="Times New Roman" w:hAnsi="Arial" w:cs="Arial"/>
          <w:color w:val="000000" w:themeColor="text1"/>
          <w:lang w:eastAsia="en-GB"/>
        </w:rPr>
        <w:t xml:space="preserve"> salient to participants without also making the hypothesis of the study obvious. </w:t>
      </w:r>
      <w:ins w:id="659" w:author="Furl, Nicholas" w:date="2024-10-03T16:07:00Z" w16du:dateUtc="2024-10-03T15:07:00Z">
        <w:r w:rsidR="00E03585" w:rsidRPr="00E03585">
          <w:rPr>
            <w:rFonts w:ascii="Arial" w:eastAsia="Times New Roman" w:hAnsi="Arial" w:cs="Arial"/>
            <w:color w:val="000000" w:themeColor="text1"/>
            <w:lang w:eastAsia="en-GB"/>
          </w:rPr>
          <w:t>Experiment 2</w:t>
        </w:r>
        <w:r w:rsidR="00E03585">
          <w:rPr>
            <w:rFonts w:ascii="Arial" w:eastAsia="Times New Roman" w:hAnsi="Arial" w:cs="Arial"/>
            <w:color w:val="000000" w:themeColor="text1"/>
            <w:lang w:eastAsia="en-GB"/>
          </w:rPr>
          <w:t xml:space="preserve"> also</w:t>
        </w:r>
        <w:r w:rsidR="00E03585" w:rsidRPr="00E03585">
          <w:rPr>
            <w:rFonts w:ascii="Arial" w:eastAsia="Times New Roman" w:hAnsi="Arial" w:cs="Arial"/>
            <w:color w:val="000000" w:themeColor="text1"/>
            <w:lang w:eastAsia="en-GB"/>
          </w:rPr>
          <w:t xml:space="preserve"> attempt</w:t>
        </w:r>
        <w:r w:rsidR="00E03585">
          <w:rPr>
            <w:rFonts w:ascii="Arial" w:eastAsia="Times New Roman" w:hAnsi="Arial" w:cs="Arial"/>
            <w:color w:val="000000" w:themeColor="text1"/>
            <w:lang w:eastAsia="en-GB"/>
          </w:rPr>
          <w:t>ed</w:t>
        </w:r>
        <w:r w:rsidR="00E03585" w:rsidRPr="00E03585">
          <w:rPr>
            <w:rFonts w:ascii="Arial" w:eastAsia="Times New Roman" w:hAnsi="Arial" w:cs="Arial"/>
            <w:color w:val="000000" w:themeColor="text1"/>
            <w:lang w:eastAsia="en-GB"/>
          </w:rPr>
          <w:t xml:space="preserve"> to replicate our findings that participants are especially sensitive to disconfirmatory evidence when they update their beliefs.</w:t>
        </w:r>
      </w:ins>
      <w:ins w:id="660" w:author="Furl, Nicholas" w:date="2024-10-03T17:02:00Z" w16du:dateUtc="2024-10-03T16:02:00Z">
        <w:r w:rsidR="00DE20C7">
          <w:rPr>
            <w:rFonts w:ascii="Arial" w:eastAsia="Times New Roman" w:hAnsi="Arial" w:cs="Arial"/>
            <w:color w:val="000000" w:themeColor="text1"/>
            <w:lang w:eastAsia="en-GB"/>
          </w:rPr>
          <w:t xml:space="preserve"> Last</w:t>
        </w:r>
      </w:ins>
      <w:ins w:id="661" w:author="Furl, Nicholas" w:date="2024-10-03T17:03:00Z" w16du:dateUtc="2024-10-03T16:03:00Z">
        <w:r w:rsidR="00DE20C7">
          <w:rPr>
            <w:rFonts w:ascii="Arial" w:eastAsia="Times New Roman" w:hAnsi="Arial" w:cs="Arial"/>
            <w:color w:val="000000" w:themeColor="text1"/>
            <w:lang w:eastAsia="en-GB"/>
          </w:rPr>
          <w:t xml:space="preserve">, </w:t>
        </w:r>
        <w:r w:rsidR="00D06B40">
          <w:rPr>
            <w:rFonts w:ascii="Arial" w:eastAsia="Times New Roman" w:hAnsi="Arial" w:cs="Arial"/>
            <w:color w:val="000000" w:themeColor="text1"/>
            <w:lang w:eastAsia="en-GB"/>
          </w:rPr>
          <w:t xml:space="preserve">we built and </w:t>
        </w:r>
      </w:ins>
      <w:ins w:id="662" w:author="Furl, Nicholas" w:date="2024-10-03T17:05:00Z" w16du:dateUtc="2024-10-03T16:05:00Z">
        <w:r w:rsidR="00D06B40">
          <w:rPr>
            <w:rFonts w:ascii="Arial" w:eastAsia="Times New Roman" w:hAnsi="Arial" w:cs="Arial"/>
            <w:color w:val="000000" w:themeColor="text1"/>
            <w:lang w:eastAsia="en-GB"/>
          </w:rPr>
          <w:t xml:space="preserve">formally </w:t>
        </w:r>
      </w:ins>
      <w:ins w:id="663" w:author="Furl, Nicholas" w:date="2024-10-03T17:03:00Z" w16du:dateUtc="2024-10-03T16:03:00Z">
        <w:r w:rsidR="00D06B40">
          <w:rPr>
            <w:rFonts w:ascii="Arial" w:eastAsia="Times New Roman" w:hAnsi="Arial" w:cs="Arial"/>
            <w:color w:val="000000" w:themeColor="text1"/>
            <w:lang w:eastAsia="en-GB"/>
          </w:rPr>
          <w:t>compar</w:t>
        </w:r>
      </w:ins>
      <w:ins w:id="664" w:author="Furl, Nicholas" w:date="2024-10-03T17:04:00Z" w16du:dateUtc="2024-10-03T16:04:00Z">
        <w:r w:rsidR="00D06B40">
          <w:rPr>
            <w:rFonts w:ascii="Arial" w:eastAsia="Times New Roman" w:hAnsi="Arial" w:cs="Arial"/>
            <w:color w:val="000000" w:themeColor="text1"/>
            <w:lang w:eastAsia="en-GB"/>
          </w:rPr>
          <w:t xml:space="preserve">ed four theoretical computational models (described below in the Methods), designed to explain </w:t>
        </w:r>
      </w:ins>
      <w:ins w:id="665" w:author="Furl, Nicholas" w:date="2024-10-03T17:05:00Z" w16du:dateUtc="2024-10-03T16:05:00Z">
        <w:r w:rsidR="00D06B40">
          <w:rPr>
            <w:rFonts w:ascii="Arial" w:eastAsia="Times New Roman" w:hAnsi="Arial" w:cs="Arial"/>
            <w:color w:val="000000" w:themeColor="text1"/>
            <w:lang w:eastAsia="en-GB"/>
          </w:rPr>
          <w:t>our (hypothesised)</w:t>
        </w:r>
      </w:ins>
      <w:ins w:id="666" w:author="Furl, Nicholas" w:date="2024-10-03T17:04:00Z" w16du:dateUtc="2024-10-03T16:04:00Z">
        <w:r w:rsidR="00D06B40">
          <w:rPr>
            <w:rFonts w:ascii="Arial" w:eastAsia="Times New Roman" w:hAnsi="Arial" w:cs="Arial"/>
            <w:color w:val="000000" w:themeColor="text1"/>
            <w:lang w:eastAsia="en-GB"/>
          </w:rPr>
          <w:t xml:space="preserve"> findings of</w:t>
        </w:r>
      </w:ins>
      <w:ins w:id="667" w:author="Furl, Nicholas" w:date="2024-10-03T17:05:00Z" w16du:dateUtc="2024-10-03T16:05:00Z">
        <w:r w:rsidR="00D06B40">
          <w:rPr>
            <w:rFonts w:ascii="Arial" w:eastAsia="Times New Roman" w:hAnsi="Arial" w:cs="Arial"/>
            <w:color w:val="000000" w:themeColor="text1"/>
            <w:lang w:eastAsia="en-GB"/>
          </w:rPr>
          <w:t xml:space="preserve"> Suspect and any sensitivity to disconfirmatory evidence. </w:t>
        </w:r>
      </w:ins>
    </w:p>
    <w:p w14:paraId="5DFDE725" w14:textId="77777777" w:rsidR="005F5923" w:rsidRPr="00D61CE1" w:rsidRDefault="005F5923" w:rsidP="00781D64">
      <w:pPr>
        <w:spacing w:before="100" w:after="0" w:line="480" w:lineRule="auto"/>
        <w:ind w:firstLine="720"/>
        <w:rPr>
          <w:rFonts w:ascii="Arial" w:eastAsia="Times New Roman" w:hAnsi="Arial" w:cs="Arial"/>
          <w:color w:val="000000" w:themeColor="text1"/>
          <w:lang w:eastAsia="en-GB"/>
        </w:rPr>
      </w:pPr>
    </w:p>
    <w:p w14:paraId="69EA87DB" w14:textId="77777777" w:rsidR="004E09F5" w:rsidRPr="00D61CE1" w:rsidRDefault="004E09F5" w:rsidP="004F268C">
      <w:pPr>
        <w:spacing w:before="100" w:after="0" w:line="480" w:lineRule="auto"/>
        <w:jc w:val="center"/>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t>Method </w:t>
      </w:r>
    </w:p>
    <w:p w14:paraId="656AC54E"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bCs/>
          <w:i/>
          <w:iCs/>
          <w:color w:val="000000" w:themeColor="text1"/>
          <w:lang w:eastAsia="en-GB"/>
        </w:rPr>
        <w:t>Participants</w:t>
      </w:r>
    </w:p>
    <w:p w14:paraId="0C1D6135" w14:textId="679FA488" w:rsidR="004E09F5" w:rsidRPr="00D61CE1" w:rsidRDefault="004E09F5" w:rsidP="00783B59">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At consent, </w:t>
      </w:r>
      <w:r w:rsidR="005F3164">
        <w:rPr>
          <w:rFonts w:ascii="Arial" w:eastAsia="Times New Roman" w:hAnsi="Arial" w:cs="Arial"/>
          <w:color w:val="000000" w:themeColor="text1"/>
          <w:lang w:eastAsia="en-GB"/>
        </w:rPr>
        <w:t xml:space="preserve">104 </w:t>
      </w:r>
      <w:r w:rsidR="00F07601">
        <w:rPr>
          <w:rFonts w:ascii="Arial" w:eastAsia="Times New Roman" w:hAnsi="Arial" w:cs="Arial"/>
          <w:color w:val="000000" w:themeColor="text1"/>
          <w:lang w:eastAsia="en-GB"/>
        </w:rPr>
        <w:t>participants provided age</w:t>
      </w:r>
      <w:r w:rsidRPr="00D61CE1">
        <w:rPr>
          <w:rFonts w:ascii="Arial" w:eastAsia="Times New Roman" w:hAnsi="Arial" w:cs="Arial"/>
          <w:color w:val="000000" w:themeColor="text1"/>
          <w:lang w:eastAsia="en-GB"/>
        </w:rPr>
        <w:t xml:space="preserve"> (18-64 </w:t>
      </w:r>
      <w:proofErr w:type="spellStart"/>
      <w:r w:rsidR="005F3164">
        <w:rPr>
          <w:rFonts w:ascii="Arial" w:eastAsia="Times New Roman" w:hAnsi="Arial" w:cs="Arial"/>
          <w:color w:val="000000" w:themeColor="text1"/>
          <w:lang w:eastAsia="en-GB"/>
        </w:rPr>
        <w:t>yo</w:t>
      </w:r>
      <w:proofErr w:type="spellEnd"/>
      <w:r w:rsidRPr="00D61CE1">
        <w:rPr>
          <w:rFonts w:ascii="Arial" w:eastAsia="Times New Roman" w:hAnsi="Arial" w:cs="Arial"/>
          <w:color w:val="000000" w:themeColor="text1"/>
          <w:lang w:eastAsia="en-GB"/>
        </w:rPr>
        <w:t xml:space="preserve">, </w:t>
      </w:r>
      <w:r w:rsidRPr="00D61CE1">
        <w:rPr>
          <w:rFonts w:ascii="Arial" w:eastAsia="Times New Roman" w:hAnsi="Arial" w:cs="Arial"/>
          <w:i/>
          <w:iCs/>
          <w:color w:val="000000" w:themeColor="text1"/>
          <w:lang w:eastAsia="en-GB"/>
        </w:rPr>
        <w:t>M</w:t>
      </w:r>
      <w:r w:rsidRPr="00D61CE1">
        <w:rPr>
          <w:rFonts w:ascii="Arial" w:eastAsia="Times New Roman" w:hAnsi="Arial" w:cs="Arial"/>
          <w:color w:val="000000" w:themeColor="text1"/>
          <w:lang w:eastAsia="en-GB"/>
        </w:rPr>
        <w:t xml:space="preserve"> = 31.05, </w:t>
      </w:r>
      <w:r w:rsidRPr="00D61CE1">
        <w:rPr>
          <w:rFonts w:ascii="Arial" w:eastAsia="Times New Roman" w:hAnsi="Arial" w:cs="Arial"/>
          <w:i/>
          <w:iCs/>
          <w:color w:val="000000" w:themeColor="text1"/>
          <w:lang w:eastAsia="en-GB"/>
        </w:rPr>
        <w:t>SD</w:t>
      </w:r>
      <w:r w:rsidR="00F07601">
        <w:rPr>
          <w:rFonts w:ascii="Arial" w:eastAsia="Times New Roman" w:hAnsi="Arial" w:cs="Arial"/>
          <w:color w:val="000000" w:themeColor="text1"/>
          <w:lang w:eastAsia="en-GB"/>
        </w:rPr>
        <w:t xml:space="preserve"> = 13.19) and gender</w:t>
      </w:r>
      <w:r w:rsidRPr="00D61CE1">
        <w:rPr>
          <w:rFonts w:ascii="Arial" w:eastAsia="Times New Roman" w:hAnsi="Arial" w:cs="Arial"/>
          <w:color w:val="000000" w:themeColor="text1"/>
          <w:lang w:eastAsia="en-GB"/>
        </w:rPr>
        <w:t xml:space="preserve"> (</w:t>
      </w:r>
      <w:r w:rsidR="00FC3DF0" w:rsidRPr="00D61CE1">
        <w:rPr>
          <w:rFonts w:ascii="Arial" w:eastAsia="Times New Roman" w:hAnsi="Arial" w:cs="Arial"/>
          <w:color w:val="000000" w:themeColor="text1"/>
          <w:lang w:eastAsia="en-GB"/>
        </w:rPr>
        <w:t>m</w:t>
      </w:r>
      <w:r w:rsidRPr="00D61CE1">
        <w:rPr>
          <w:rFonts w:ascii="Arial" w:eastAsia="Times New Roman" w:hAnsi="Arial" w:cs="Arial"/>
          <w:color w:val="000000" w:themeColor="text1"/>
          <w:lang w:eastAsia="en-GB"/>
        </w:rPr>
        <w:t xml:space="preserve">en = 39, women= 63, other = 2). Participants accessed an online link, disseminated </w:t>
      </w:r>
      <w:r w:rsidR="005F3164">
        <w:rPr>
          <w:rFonts w:ascii="Arial" w:eastAsia="Times New Roman" w:hAnsi="Arial" w:cs="Arial"/>
          <w:color w:val="000000" w:themeColor="text1"/>
          <w:lang w:eastAsia="en-GB"/>
        </w:rPr>
        <w:t>via</w:t>
      </w:r>
      <w:r w:rsidRPr="00D61CE1">
        <w:rPr>
          <w:rFonts w:ascii="Arial" w:eastAsia="Times New Roman" w:hAnsi="Arial" w:cs="Arial"/>
          <w:color w:val="000000" w:themeColor="text1"/>
          <w:lang w:eastAsia="en-GB"/>
        </w:rPr>
        <w:t xml:space="preserve"> social media (e.g., Facebook) and email. The experiment was approved by </w:t>
      </w:r>
      <w:r w:rsidR="00042326">
        <w:rPr>
          <w:rFonts w:ascii="Arial" w:eastAsia="Times New Roman" w:hAnsi="Arial" w:cs="Arial"/>
          <w:color w:val="000000" w:themeColor="text1"/>
          <w:lang w:eastAsia="en-GB"/>
        </w:rPr>
        <w:t xml:space="preserve">the </w:t>
      </w:r>
      <w:r w:rsidR="005F3164">
        <w:rPr>
          <w:rFonts w:ascii="Arial" w:eastAsia="Times New Roman" w:hAnsi="Arial" w:cs="Arial"/>
          <w:color w:val="000000" w:themeColor="text1"/>
          <w:lang w:eastAsia="en-GB"/>
        </w:rPr>
        <w:t>local ethics c</w:t>
      </w:r>
      <w:r w:rsidRPr="00D61CE1">
        <w:rPr>
          <w:rFonts w:ascii="Arial" w:eastAsia="Times New Roman" w:hAnsi="Arial" w:cs="Arial"/>
          <w:color w:val="000000" w:themeColor="text1"/>
          <w:lang w:eastAsia="en-GB"/>
        </w:rPr>
        <w:t>ommittee. </w:t>
      </w:r>
    </w:p>
    <w:p w14:paraId="5E26D3F1" w14:textId="2F9C94F6" w:rsidR="004E09F5" w:rsidRPr="00D61CE1" w:rsidRDefault="00F17B78" w:rsidP="004F268C">
      <w:pPr>
        <w:spacing w:before="100" w:after="0" w:line="480" w:lineRule="auto"/>
        <w:rPr>
          <w:rFonts w:ascii="Arial" w:eastAsia="Times New Roman" w:hAnsi="Arial" w:cs="Arial"/>
          <w:i/>
          <w:color w:val="000000" w:themeColor="text1"/>
          <w:lang w:eastAsia="en-GB"/>
        </w:rPr>
      </w:pPr>
      <w:r w:rsidRPr="00D61CE1">
        <w:rPr>
          <w:rFonts w:ascii="Arial" w:eastAsia="Times New Roman" w:hAnsi="Arial" w:cs="Arial"/>
          <w:bCs/>
          <w:i/>
          <w:iCs/>
          <w:color w:val="000000" w:themeColor="text1"/>
          <w:lang w:eastAsia="en-GB"/>
        </w:rPr>
        <w:t>P</w:t>
      </w:r>
      <w:r w:rsidR="004E09F5" w:rsidRPr="00D61CE1">
        <w:rPr>
          <w:rFonts w:ascii="Arial" w:eastAsia="Times New Roman" w:hAnsi="Arial" w:cs="Arial"/>
          <w:bCs/>
          <w:i/>
          <w:iCs/>
          <w:color w:val="000000" w:themeColor="text1"/>
          <w:lang w:eastAsia="en-GB"/>
        </w:rPr>
        <w:t>rocedure</w:t>
      </w:r>
      <w:r w:rsidRPr="00D61CE1">
        <w:rPr>
          <w:rFonts w:ascii="Arial" w:eastAsia="Times New Roman" w:hAnsi="Arial" w:cs="Arial"/>
          <w:bCs/>
          <w:i/>
          <w:iCs/>
          <w:color w:val="000000" w:themeColor="text1"/>
          <w:lang w:eastAsia="en-GB"/>
        </w:rPr>
        <w:t>s</w:t>
      </w:r>
    </w:p>
    <w:p w14:paraId="129DAC68" w14:textId="793C3765" w:rsidR="004E09F5" w:rsidRPr="00D61CE1" w:rsidRDefault="004E09F5" w:rsidP="00783B59">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Gorilla Experiment Builder (Anwyl-Irvine, et al., 2020)</w:t>
      </w:r>
      <w:r w:rsidR="00C7660B">
        <w:rPr>
          <w:rFonts w:ascii="Arial" w:eastAsia="Times New Roman" w:hAnsi="Arial" w:cs="Arial"/>
          <w:color w:val="000000" w:themeColor="text1"/>
          <w:lang w:eastAsia="en-GB"/>
        </w:rPr>
        <w:t xml:space="preserve"> hosted the experiment, which </w:t>
      </w:r>
      <w:r w:rsidRPr="00D61CE1">
        <w:rPr>
          <w:rFonts w:ascii="Arial" w:eastAsia="Times New Roman" w:hAnsi="Arial" w:cs="Arial"/>
          <w:color w:val="000000" w:themeColor="text1"/>
          <w:lang w:eastAsia="en-GB"/>
        </w:rPr>
        <w:t xml:space="preserve">was a variation of Experiment 1. </w:t>
      </w:r>
      <w:del w:id="668" w:author="Furl, Nicholas" w:date="2024-10-05T14:32:00Z" w16du:dateUtc="2024-10-05T13:32:00Z">
        <w:r w:rsidRPr="00D61CE1" w:rsidDel="00893706">
          <w:rPr>
            <w:rFonts w:ascii="Arial" w:eastAsia="Times New Roman" w:hAnsi="Arial" w:cs="Arial"/>
            <w:color w:val="000000" w:themeColor="text1"/>
            <w:lang w:eastAsia="en-GB"/>
          </w:rPr>
          <w:delText xml:space="preserve">Unlike Experiment 1, suspects </w:delText>
        </w:r>
        <w:r w:rsidR="00360B17" w:rsidDel="00893706">
          <w:rPr>
            <w:rFonts w:ascii="Arial" w:eastAsia="Times New Roman" w:hAnsi="Arial" w:cs="Arial"/>
            <w:color w:val="000000" w:themeColor="text1"/>
            <w:lang w:eastAsia="en-GB"/>
          </w:rPr>
          <w:delText xml:space="preserve">and witnesses appeared </w:delText>
        </w:r>
        <w:r w:rsidRPr="00D61CE1" w:rsidDel="00893706">
          <w:rPr>
            <w:rFonts w:ascii="Arial" w:eastAsia="Times New Roman" w:hAnsi="Arial" w:cs="Arial"/>
            <w:color w:val="000000" w:themeColor="text1"/>
            <w:lang w:eastAsia="en-GB"/>
          </w:rPr>
          <w:delText xml:space="preserve">as facial photographs to provide a more realistic forensic scenario and make </w:delText>
        </w:r>
        <w:r w:rsidR="00C7660B" w:rsidDel="00893706">
          <w:rPr>
            <w:rFonts w:ascii="Arial" w:eastAsia="Times New Roman" w:hAnsi="Arial" w:cs="Arial"/>
            <w:color w:val="000000" w:themeColor="text1"/>
            <w:lang w:eastAsia="en-GB"/>
          </w:rPr>
          <w:delText>suspect</w:delText>
        </w:r>
        <w:r w:rsidRPr="00D61CE1" w:rsidDel="00893706">
          <w:rPr>
            <w:rFonts w:ascii="Arial" w:eastAsia="Times New Roman" w:hAnsi="Arial" w:cs="Arial"/>
            <w:color w:val="000000" w:themeColor="text1"/>
            <w:lang w:eastAsia="en-GB"/>
          </w:rPr>
          <w:delText xml:space="preserve"> </w:delText>
        </w:r>
        <w:r w:rsidR="004C7607" w:rsidRPr="00D61CE1" w:rsidDel="00893706">
          <w:rPr>
            <w:rFonts w:ascii="Arial" w:eastAsia="Times New Roman" w:hAnsi="Arial" w:cs="Arial"/>
            <w:color w:val="000000" w:themeColor="text1"/>
            <w:lang w:eastAsia="en-GB"/>
          </w:rPr>
          <w:delText xml:space="preserve">gender </w:delText>
        </w:r>
        <w:r w:rsidRPr="00D61CE1" w:rsidDel="00893706">
          <w:rPr>
            <w:rFonts w:ascii="Arial" w:eastAsia="Times New Roman" w:hAnsi="Arial" w:cs="Arial"/>
            <w:color w:val="000000" w:themeColor="text1"/>
            <w:lang w:eastAsia="en-GB"/>
          </w:rPr>
          <w:delText xml:space="preserve">more salient. </w:delText>
        </w:r>
      </w:del>
      <w:r w:rsidR="00360B17">
        <w:rPr>
          <w:rFonts w:ascii="Arial" w:eastAsia="Times New Roman" w:hAnsi="Arial" w:cs="Arial"/>
          <w:color w:val="000000" w:themeColor="text1"/>
          <w:lang w:eastAsia="en-GB"/>
        </w:rPr>
        <w:t xml:space="preserve">Witnesses </w:t>
      </w:r>
      <w:r w:rsidRPr="00D61CE1">
        <w:rPr>
          <w:rFonts w:ascii="Arial" w:eastAsia="Times New Roman" w:hAnsi="Arial" w:cs="Arial"/>
          <w:color w:val="000000" w:themeColor="text1"/>
          <w:lang w:eastAsia="en-GB"/>
        </w:rPr>
        <w:t xml:space="preserve">comprised 30 male and 30 female neutral-expression faces, sampled from the 3DSK set (DeBruine &amp; Jones, 2020). </w:t>
      </w:r>
      <w:r w:rsidR="00360B17">
        <w:rPr>
          <w:rFonts w:ascii="Arial" w:eastAsia="Times New Roman" w:hAnsi="Arial" w:cs="Arial"/>
          <w:color w:val="000000" w:themeColor="text1"/>
          <w:lang w:eastAsia="en-GB"/>
        </w:rPr>
        <w:t>Suspect f</w:t>
      </w:r>
      <w:r w:rsidRPr="00D61CE1">
        <w:rPr>
          <w:rFonts w:ascii="Arial" w:eastAsia="Times New Roman" w:hAnsi="Arial" w:cs="Arial"/>
          <w:color w:val="000000" w:themeColor="text1"/>
          <w:lang w:eastAsia="en-GB"/>
        </w:rPr>
        <w:t xml:space="preserve">aces </w:t>
      </w:r>
      <w:r w:rsidRPr="00D61CE1">
        <w:rPr>
          <w:rFonts w:ascii="Arial" w:eastAsia="Times New Roman" w:hAnsi="Arial" w:cs="Arial"/>
          <w:color w:val="000000" w:themeColor="text1"/>
          <w:lang w:eastAsia="en-GB"/>
        </w:rPr>
        <w:lastRenderedPageBreak/>
        <w:t xml:space="preserve">comprised four male and four female neutral-expression faces, sampled from the </w:t>
      </w:r>
      <w:r w:rsidR="00360B17">
        <w:rPr>
          <w:rFonts w:ascii="Arial" w:eastAsia="Times New Roman" w:hAnsi="Arial" w:cs="Arial"/>
          <w:color w:val="000000" w:themeColor="text1"/>
          <w:lang w:eastAsia="en-GB"/>
        </w:rPr>
        <w:t>KDEF</w:t>
      </w:r>
      <w:r w:rsidRPr="00D61CE1">
        <w:rPr>
          <w:rFonts w:ascii="Arial" w:eastAsia="Times New Roman" w:hAnsi="Arial" w:cs="Arial"/>
          <w:color w:val="000000" w:themeColor="text1"/>
          <w:lang w:eastAsia="en-GB"/>
        </w:rPr>
        <w:t xml:space="preserve"> set (Lundqvist, Flykt, &amp; </w:t>
      </w:r>
      <w:proofErr w:type="spellStart"/>
      <w:r w:rsidRPr="00D61CE1">
        <w:rPr>
          <w:rFonts w:ascii="Arial" w:eastAsia="Times New Roman" w:hAnsi="Arial" w:cs="Arial"/>
          <w:color w:val="000000" w:themeColor="text1"/>
          <w:lang w:eastAsia="en-GB"/>
        </w:rPr>
        <w:t>Ӧhman</w:t>
      </w:r>
      <w:proofErr w:type="spellEnd"/>
      <w:r w:rsidRPr="00D61CE1">
        <w:rPr>
          <w:rFonts w:ascii="Arial" w:eastAsia="Times New Roman" w:hAnsi="Arial" w:cs="Arial"/>
          <w:color w:val="000000" w:themeColor="text1"/>
          <w:lang w:eastAsia="en-GB"/>
        </w:rPr>
        <w:t>, 1998).</w:t>
      </w:r>
    </w:p>
    <w:p w14:paraId="45EBBBD1" w14:textId="26A61562" w:rsidR="004E09F5" w:rsidRPr="00D61CE1" w:rsidDel="002E61F4" w:rsidRDefault="006A5B46" w:rsidP="00C04E08">
      <w:pPr>
        <w:spacing w:before="100" w:after="0" w:line="480" w:lineRule="auto"/>
        <w:ind w:firstLine="720"/>
        <w:rPr>
          <w:del w:id="669" w:author="Furl, Nicholas" w:date="2024-10-03T16:39:00Z" w16du:dateUtc="2024-10-03T15:39:00Z"/>
          <w:rFonts w:ascii="Arial" w:eastAsia="Times New Roman" w:hAnsi="Arial" w:cs="Arial"/>
          <w:color w:val="000000" w:themeColor="text1"/>
          <w:lang w:eastAsia="en-GB"/>
        </w:rPr>
      </w:pPr>
      <w:ins w:id="670" w:author="Furl, Nicholas" w:date="2024-10-03T16:24:00Z" w16du:dateUtc="2024-10-03T15:24:00Z">
        <w:r>
          <w:rPr>
            <w:rFonts w:ascii="Arial" w:eastAsia="Times New Roman" w:hAnsi="Arial" w:cs="Arial"/>
            <w:color w:val="000000" w:themeColor="text1"/>
            <w:lang w:eastAsia="en-GB"/>
          </w:rPr>
          <w:t xml:space="preserve">Example instructions are presented in the </w:t>
        </w:r>
      </w:ins>
      <w:ins w:id="671" w:author="Furl, Nicholas" w:date="2024-10-03T16:25:00Z" w16du:dateUtc="2024-10-03T15:25:00Z">
        <w:r>
          <w:rPr>
            <w:rFonts w:ascii="Arial" w:eastAsia="Times New Roman" w:hAnsi="Arial" w:cs="Arial"/>
            <w:color w:val="000000" w:themeColor="text1"/>
            <w:lang w:eastAsia="en-GB"/>
          </w:rPr>
          <w:t xml:space="preserve">Supplementary Materials. </w:t>
        </w:r>
      </w:ins>
      <w:del w:id="672" w:author="Furl, Nicholas" w:date="2024-10-05T14:32:00Z" w16du:dateUtc="2024-10-05T13:32:00Z">
        <w:r w:rsidR="004E09F5" w:rsidRPr="00D61CE1" w:rsidDel="00E93BAD">
          <w:rPr>
            <w:rFonts w:ascii="Arial" w:eastAsia="Times New Roman" w:hAnsi="Arial" w:cs="Arial"/>
            <w:color w:val="000000" w:themeColor="text1"/>
            <w:lang w:eastAsia="en-GB"/>
          </w:rPr>
          <w:delText xml:space="preserve">Instead of one trial with one crime scenario (e.g., arson), as in Experiment 1, </w:delText>
        </w:r>
        <w:r w:rsidR="00F07601" w:rsidDel="00E93BAD">
          <w:rPr>
            <w:rFonts w:ascii="Arial" w:eastAsia="Times New Roman" w:hAnsi="Arial" w:cs="Arial"/>
            <w:color w:val="000000" w:themeColor="text1"/>
            <w:lang w:eastAsia="en-GB"/>
          </w:rPr>
          <w:delText>e</w:delText>
        </w:r>
      </w:del>
      <w:ins w:id="673" w:author="Furl, Nicholas" w:date="2024-10-05T14:32:00Z" w16du:dateUtc="2024-10-05T13:32:00Z">
        <w:r w:rsidR="00E93BAD">
          <w:rPr>
            <w:rFonts w:ascii="Arial" w:eastAsia="Times New Roman" w:hAnsi="Arial" w:cs="Arial"/>
            <w:color w:val="000000" w:themeColor="text1"/>
            <w:lang w:eastAsia="en-GB"/>
          </w:rPr>
          <w:t>E</w:t>
        </w:r>
      </w:ins>
      <w:r w:rsidR="00F07601">
        <w:rPr>
          <w:rFonts w:ascii="Arial" w:eastAsia="Times New Roman" w:hAnsi="Arial" w:cs="Arial"/>
          <w:color w:val="000000" w:themeColor="text1"/>
          <w:lang w:eastAsia="en-GB"/>
        </w:rPr>
        <w:t>very participant</w:t>
      </w:r>
      <w:r w:rsidR="004E09F5" w:rsidRPr="00D61CE1">
        <w:rPr>
          <w:rFonts w:ascii="Arial" w:eastAsia="Times New Roman" w:hAnsi="Arial" w:cs="Arial"/>
          <w:color w:val="000000" w:themeColor="text1"/>
          <w:lang w:eastAsia="en-GB"/>
        </w:rPr>
        <w:t xml:space="preserve"> </w:t>
      </w:r>
      <w:r w:rsidR="00F07601">
        <w:rPr>
          <w:rFonts w:ascii="Arial" w:eastAsia="Times New Roman" w:hAnsi="Arial" w:cs="Arial"/>
          <w:color w:val="000000" w:themeColor="text1"/>
          <w:lang w:eastAsia="en-GB"/>
        </w:rPr>
        <w:t>encountered</w:t>
      </w:r>
      <w:r w:rsidR="004E09F5" w:rsidRPr="00D61CE1">
        <w:rPr>
          <w:rFonts w:ascii="Arial" w:eastAsia="Times New Roman" w:hAnsi="Arial" w:cs="Arial"/>
          <w:color w:val="000000" w:themeColor="text1"/>
          <w:lang w:eastAsia="en-GB"/>
        </w:rPr>
        <w:t xml:space="preserve"> the same eight crime scenarios. </w:t>
      </w:r>
      <w:del w:id="674" w:author="Furl, Nicholas" w:date="2024-10-03T16:39:00Z" w16du:dateUtc="2024-10-03T15:39:00Z">
        <w:r w:rsidR="00F07601" w:rsidDel="002E61F4">
          <w:rPr>
            <w:rFonts w:ascii="Arial" w:eastAsia="Times New Roman" w:hAnsi="Arial" w:cs="Arial"/>
            <w:color w:val="000000" w:themeColor="text1"/>
            <w:lang w:eastAsia="en-GB"/>
          </w:rPr>
          <w:delText>I</w:delText>
        </w:r>
        <w:r w:rsidR="004E09F5" w:rsidRPr="00D61CE1" w:rsidDel="002E61F4">
          <w:rPr>
            <w:rFonts w:ascii="Arial" w:eastAsia="Times New Roman" w:hAnsi="Arial" w:cs="Arial"/>
            <w:color w:val="000000" w:themeColor="text1"/>
            <w:lang w:eastAsia="en-GB"/>
          </w:rPr>
          <w:delText>nitial instructions explained:</w:delText>
        </w:r>
      </w:del>
    </w:p>
    <w:p w14:paraId="7F9116F1" w14:textId="36D3AC61" w:rsidR="004E09F5" w:rsidRPr="00D61CE1" w:rsidDel="006A5B46" w:rsidRDefault="004E09F5" w:rsidP="00D97A32">
      <w:pPr>
        <w:spacing w:before="100" w:after="0" w:line="480" w:lineRule="auto"/>
        <w:ind w:firstLine="720"/>
        <w:rPr>
          <w:del w:id="675" w:author="Furl, Nicholas" w:date="2024-10-03T16:25:00Z" w16du:dateUtc="2024-10-03T15:25:00Z"/>
          <w:rFonts w:ascii="Arial" w:eastAsia="Times New Roman" w:hAnsi="Arial" w:cs="Arial"/>
          <w:color w:val="000000" w:themeColor="text1"/>
          <w:lang w:eastAsia="en-GB"/>
        </w:rPr>
        <w:pPrChange w:id="676" w:author="Furl, Nicholas" w:date="2024-10-03T17:06:00Z" w16du:dateUtc="2024-10-03T16:06:00Z">
          <w:pPr>
            <w:spacing w:before="100" w:after="0" w:line="480" w:lineRule="auto"/>
          </w:pPr>
        </w:pPrChange>
      </w:pPr>
      <w:del w:id="677" w:author="Furl, Nicholas" w:date="2024-10-03T16:25:00Z" w16du:dateUtc="2024-10-03T15:25:00Z">
        <w:r w:rsidRPr="00D61CE1" w:rsidDel="006A5B46">
          <w:rPr>
            <w:rFonts w:ascii="Arial" w:eastAsia="Times New Roman" w:hAnsi="Arial" w:cs="Arial"/>
            <w:i/>
            <w:iCs/>
            <w:color w:val="000000" w:themeColor="text1"/>
            <w:lang w:eastAsia="en-GB"/>
          </w:rPr>
          <w:delText>“You have been assigned the role of a detective and will investigate 8 crimes, for which a different suspect has been identified in each case. Based on your own opinion, you will make an initial rating about the innocence or guilt of the suspect in each case before interviewing witnesses. In each crime scenario you will interview 10 witnesses, each of whom will state an opinion about the guilt or innocence of the suspect. The witnesses will be shown in a random order. Before and after each witness, you will be required to rate the probability of the suspect’s ‘innocence’ or ‘guilt’ based on the evidence presented to you.” </w:delText>
        </w:r>
      </w:del>
    </w:p>
    <w:p w14:paraId="7C2A0978" w14:textId="2FC3638D" w:rsidR="004E09F5" w:rsidRPr="00D61CE1" w:rsidDel="00FE7072" w:rsidRDefault="005E393F" w:rsidP="00D97A32">
      <w:pPr>
        <w:spacing w:before="100" w:after="0" w:line="480" w:lineRule="auto"/>
        <w:ind w:firstLine="720"/>
        <w:rPr>
          <w:del w:id="678" w:author="Furl, Nicholas" w:date="2024-10-05T14:55:00Z" w16du:dateUtc="2024-10-05T13:55:00Z"/>
          <w:rFonts w:ascii="Arial" w:eastAsia="Times New Roman" w:hAnsi="Arial" w:cs="Arial"/>
          <w:color w:val="000000" w:themeColor="text1"/>
          <w:lang w:eastAsia="en-GB"/>
        </w:rPr>
        <w:pPrChange w:id="679" w:author="Furl, Nicholas" w:date="2024-10-03T17:06:00Z" w16du:dateUtc="2024-10-03T16:06:00Z">
          <w:pPr>
            <w:spacing w:before="100" w:after="0" w:line="480" w:lineRule="auto"/>
          </w:pPr>
        </w:pPrChange>
      </w:pPr>
      <w:r>
        <w:rPr>
          <w:rFonts w:ascii="Arial" w:eastAsia="Times New Roman" w:hAnsi="Arial" w:cs="Arial"/>
          <w:color w:val="000000" w:themeColor="text1"/>
          <w:lang w:eastAsia="en-GB"/>
        </w:rPr>
        <w:t xml:space="preserve">Each </w:t>
      </w:r>
      <w:r w:rsidR="009625F8">
        <w:rPr>
          <w:rFonts w:ascii="Arial" w:eastAsia="Times New Roman" w:hAnsi="Arial" w:cs="Arial"/>
          <w:color w:val="000000" w:themeColor="text1"/>
          <w:lang w:eastAsia="en-GB"/>
        </w:rPr>
        <w:t xml:space="preserve">of the eight </w:t>
      </w:r>
      <w:r>
        <w:rPr>
          <w:rFonts w:ascii="Arial" w:eastAsia="Times New Roman" w:hAnsi="Arial" w:cs="Arial"/>
          <w:color w:val="000000" w:themeColor="text1"/>
          <w:lang w:eastAsia="en-GB"/>
        </w:rPr>
        <w:t>sequence</w:t>
      </w:r>
      <w:r w:rsidR="009625F8">
        <w:rPr>
          <w:rFonts w:ascii="Arial" w:eastAsia="Times New Roman" w:hAnsi="Arial" w:cs="Arial"/>
          <w:color w:val="000000" w:themeColor="text1"/>
          <w:lang w:eastAsia="en-GB"/>
        </w:rPr>
        <w:t>s that followed</w:t>
      </w:r>
      <w:r>
        <w:rPr>
          <w:rFonts w:ascii="Arial" w:eastAsia="Times New Roman" w:hAnsi="Arial" w:cs="Arial"/>
          <w:color w:val="000000" w:themeColor="text1"/>
          <w:lang w:eastAsia="en-GB"/>
        </w:rPr>
        <w:t xml:space="preserve"> began by describing its </w:t>
      </w:r>
      <w:r w:rsidR="004E09F5" w:rsidRPr="00D61CE1">
        <w:rPr>
          <w:rFonts w:ascii="Arial" w:eastAsia="Times New Roman" w:hAnsi="Arial" w:cs="Arial"/>
          <w:color w:val="000000" w:themeColor="text1"/>
          <w:lang w:eastAsia="en-GB"/>
        </w:rPr>
        <w:t xml:space="preserve">scenario, </w:t>
      </w:r>
      <w:r>
        <w:rPr>
          <w:rFonts w:ascii="Arial" w:eastAsia="Times New Roman" w:hAnsi="Arial" w:cs="Arial"/>
          <w:color w:val="000000" w:themeColor="text1"/>
          <w:lang w:eastAsia="en-GB"/>
        </w:rPr>
        <w:t>alongside the suspect’s face</w:t>
      </w:r>
      <w:r w:rsidR="004E09F5" w:rsidRPr="00D61CE1">
        <w:rPr>
          <w:rFonts w:ascii="Arial" w:eastAsia="Times New Roman" w:hAnsi="Arial" w:cs="Arial"/>
          <w:color w:val="000000" w:themeColor="text1"/>
          <w:lang w:eastAsia="en-GB"/>
        </w:rPr>
        <w:t xml:space="preserve">. </w:t>
      </w:r>
      <w:r w:rsidR="00CB47D6">
        <w:rPr>
          <w:rFonts w:ascii="Arial" w:eastAsia="Times New Roman" w:hAnsi="Arial" w:cs="Arial"/>
          <w:color w:val="000000" w:themeColor="text1"/>
          <w:lang w:eastAsia="en-GB"/>
        </w:rPr>
        <w:t xml:space="preserve">This </w:t>
      </w:r>
      <w:ins w:id="680" w:author="Furl, Nicholas" w:date="2024-10-03T16:40:00Z" w16du:dateUtc="2024-10-03T15:40:00Z">
        <w:r w:rsidR="002E61F4">
          <w:rPr>
            <w:rFonts w:ascii="Arial" w:eastAsia="Times New Roman" w:hAnsi="Arial" w:cs="Arial"/>
            <w:color w:val="000000" w:themeColor="text1"/>
            <w:lang w:eastAsia="en-GB"/>
          </w:rPr>
          <w:t xml:space="preserve">suspect’s </w:t>
        </w:r>
      </w:ins>
      <w:r w:rsidR="00CB47D6" w:rsidRPr="00CB47D6">
        <w:rPr>
          <w:rFonts w:ascii="Arial" w:eastAsia="Times New Roman" w:hAnsi="Arial" w:cs="Arial"/>
          <w:color w:val="000000" w:themeColor="text1"/>
          <w:lang w:eastAsia="en-GB"/>
        </w:rPr>
        <w:t xml:space="preserve">image remained </w:t>
      </w:r>
      <w:r w:rsidR="00CB47D6">
        <w:rPr>
          <w:rFonts w:ascii="Arial" w:eastAsia="Times New Roman" w:hAnsi="Arial" w:cs="Arial"/>
          <w:color w:val="000000" w:themeColor="text1"/>
          <w:lang w:eastAsia="en-GB"/>
        </w:rPr>
        <w:t>t</w:t>
      </w:r>
      <w:r w:rsidR="004E09F5" w:rsidRPr="00D61CE1">
        <w:rPr>
          <w:rFonts w:ascii="Arial" w:eastAsia="Times New Roman" w:hAnsi="Arial" w:cs="Arial"/>
          <w:color w:val="000000" w:themeColor="text1"/>
          <w:lang w:eastAsia="en-GB"/>
        </w:rPr>
        <w:t xml:space="preserve">hroughout </w:t>
      </w:r>
      <w:r w:rsidR="00CB47D6">
        <w:rPr>
          <w:rFonts w:ascii="Arial" w:eastAsia="Times New Roman" w:hAnsi="Arial" w:cs="Arial"/>
          <w:color w:val="000000" w:themeColor="text1"/>
          <w:lang w:eastAsia="en-GB"/>
        </w:rPr>
        <w:t>each sequence</w:t>
      </w:r>
      <w:r w:rsidR="004E09F5" w:rsidRPr="00D61CE1">
        <w:rPr>
          <w:rFonts w:ascii="Arial" w:eastAsia="Times New Roman" w:hAnsi="Arial" w:cs="Arial"/>
          <w:color w:val="000000" w:themeColor="text1"/>
          <w:lang w:eastAsia="en-GB"/>
        </w:rPr>
        <w:t xml:space="preserve">. </w:t>
      </w:r>
      <w:r w:rsidR="00CB47D6">
        <w:rPr>
          <w:rFonts w:ascii="Arial" w:eastAsia="Times New Roman" w:hAnsi="Arial" w:cs="Arial"/>
          <w:color w:val="000000" w:themeColor="text1"/>
          <w:lang w:eastAsia="en-GB"/>
        </w:rPr>
        <w:t xml:space="preserve">Like </w:t>
      </w:r>
      <w:r w:rsidR="004E09F5" w:rsidRPr="00D61CE1">
        <w:rPr>
          <w:rFonts w:ascii="Arial" w:eastAsia="Times New Roman" w:hAnsi="Arial" w:cs="Arial"/>
          <w:color w:val="000000" w:themeColor="text1"/>
          <w:lang w:eastAsia="en-GB"/>
        </w:rPr>
        <w:t xml:space="preserve">Experiment 1, participants rated </w:t>
      </w:r>
      <w:r w:rsidR="00CB47D6">
        <w:rPr>
          <w:rFonts w:ascii="Arial" w:eastAsia="Times New Roman" w:hAnsi="Arial" w:cs="Arial"/>
          <w:color w:val="000000" w:themeColor="text1"/>
          <w:lang w:eastAsia="en-GB"/>
        </w:rPr>
        <w:t>prior belief of</w:t>
      </w:r>
      <w:r w:rsidR="004E09F5" w:rsidRPr="00D61CE1">
        <w:rPr>
          <w:rFonts w:ascii="Arial" w:eastAsia="Times New Roman" w:hAnsi="Arial" w:cs="Arial"/>
          <w:color w:val="000000" w:themeColor="text1"/>
          <w:lang w:eastAsia="en-GB"/>
        </w:rPr>
        <w:t xml:space="preserve"> guilt using a sliding scale ranging from 1 (completely innocent) to 100 (completely guilty). </w:t>
      </w:r>
      <w:r w:rsidR="00CB47D6">
        <w:rPr>
          <w:rFonts w:ascii="Arial" w:eastAsia="Times New Roman" w:hAnsi="Arial" w:cs="Arial"/>
          <w:color w:val="000000" w:themeColor="text1"/>
          <w:lang w:eastAsia="en-GB"/>
        </w:rPr>
        <w:t xml:space="preserve">When participants clicked on the scale, the slider would appear with the </w:t>
      </w:r>
      <w:r w:rsidR="004E09F5" w:rsidRPr="00D61CE1">
        <w:rPr>
          <w:rFonts w:ascii="Arial" w:eastAsia="Times New Roman" w:hAnsi="Arial" w:cs="Arial"/>
          <w:color w:val="000000" w:themeColor="text1"/>
          <w:lang w:eastAsia="en-GB"/>
        </w:rPr>
        <w:t xml:space="preserve">rating number </w:t>
      </w:r>
      <w:r w:rsidR="00CB47D6">
        <w:rPr>
          <w:rFonts w:ascii="Arial" w:eastAsia="Times New Roman" w:hAnsi="Arial" w:cs="Arial"/>
          <w:color w:val="000000" w:themeColor="text1"/>
          <w:lang w:eastAsia="en-GB"/>
        </w:rPr>
        <w:t>just above</w:t>
      </w:r>
      <w:r w:rsidR="004E09F5" w:rsidRPr="00D61CE1">
        <w:rPr>
          <w:rFonts w:ascii="Arial" w:eastAsia="Times New Roman" w:hAnsi="Arial" w:cs="Arial"/>
          <w:color w:val="000000" w:themeColor="text1"/>
          <w:lang w:eastAsia="en-GB"/>
        </w:rPr>
        <w:t xml:space="preserve">. Participants </w:t>
      </w:r>
      <w:r w:rsidR="009625F8">
        <w:rPr>
          <w:rFonts w:ascii="Arial" w:eastAsia="Times New Roman" w:hAnsi="Arial" w:cs="Arial"/>
          <w:color w:val="000000" w:themeColor="text1"/>
          <w:lang w:eastAsia="en-GB"/>
        </w:rPr>
        <w:t>then used this</w:t>
      </w:r>
      <w:r w:rsidR="009625F8" w:rsidRPr="009625F8">
        <w:rPr>
          <w:rFonts w:ascii="Arial" w:eastAsia="Times New Roman" w:hAnsi="Arial" w:cs="Arial"/>
          <w:color w:val="000000" w:themeColor="text1"/>
          <w:lang w:eastAsia="en-GB"/>
        </w:rPr>
        <w:t xml:space="preserve"> scale </w:t>
      </w:r>
      <w:r w:rsidR="009625F8">
        <w:rPr>
          <w:rFonts w:ascii="Arial" w:eastAsia="Times New Roman" w:hAnsi="Arial" w:cs="Arial"/>
          <w:color w:val="000000" w:themeColor="text1"/>
          <w:lang w:eastAsia="en-GB"/>
        </w:rPr>
        <w:t>to rate each of the ten witness claims</w:t>
      </w:r>
      <w:r w:rsidR="004E09F5" w:rsidRPr="00D61CE1">
        <w:rPr>
          <w:rFonts w:ascii="Arial" w:eastAsia="Times New Roman" w:hAnsi="Arial" w:cs="Arial"/>
          <w:color w:val="000000" w:themeColor="text1"/>
          <w:lang w:eastAsia="en-GB"/>
        </w:rPr>
        <w:t xml:space="preserve">. All ratings were self-paced. </w:t>
      </w:r>
      <w:r w:rsidR="009625F8">
        <w:rPr>
          <w:rFonts w:ascii="Arial" w:eastAsia="Times New Roman" w:hAnsi="Arial" w:cs="Arial"/>
          <w:color w:val="000000" w:themeColor="text1"/>
          <w:lang w:eastAsia="en-GB"/>
        </w:rPr>
        <w:t>T</w:t>
      </w:r>
      <w:r w:rsidR="004E09F5" w:rsidRPr="00D61CE1">
        <w:rPr>
          <w:rFonts w:ascii="Arial" w:eastAsia="Times New Roman" w:hAnsi="Arial" w:cs="Arial"/>
          <w:color w:val="000000" w:themeColor="text1"/>
          <w:lang w:eastAsia="en-GB"/>
        </w:rPr>
        <w:t>he witness</w:t>
      </w:r>
      <w:r w:rsidR="002D7B5A" w:rsidRPr="00D61CE1">
        <w:rPr>
          <w:rFonts w:ascii="Arial" w:eastAsia="Times New Roman" w:hAnsi="Arial" w:cs="Arial"/>
          <w:color w:val="000000" w:themeColor="text1"/>
          <w:lang w:eastAsia="en-GB"/>
        </w:rPr>
        <w:t>’s face</w:t>
      </w:r>
      <w:r w:rsidR="004E09F5" w:rsidRPr="00D61CE1">
        <w:rPr>
          <w:rFonts w:ascii="Arial" w:eastAsia="Times New Roman" w:hAnsi="Arial" w:cs="Arial"/>
          <w:color w:val="000000" w:themeColor="text1"/>
          <w:lang w:eastAsia="en-GB"/>
        </w:rPr>
        <w:t xml:space="preserve"> </w:t>
      </w:r>
      <w:r w:rsidR="009625F8">
        <w:rPr>
          <w:rFonts w:ascii="Arial" w:eastAsia="Times New Roman" w:hAnsi="Arial" w:cs="Arial"/>
          <w:color w:val="000000" w:themeColor="text1"/>
          <w:lang w:eastAsia="en-GB"/>
        </w:rPr>
        <w:t>appeared alongside</w:t>
      </w:r>
      <w:r w:rsidR="002D7B5A" w:rsidRPr="00D61CE1">
        <w:rPr>
          <w:rFonts w:ascii="Arial" w:eastAsia="Times New Roman" w:hAnsi="Arial" w:cs="Arial"/>
          <w:color w:val="000000" w:themeColor="text1"/>
          <w:lang w:eastAsia="en-GB"/>
        </w:rPr>
        <w:t xml:space="preserve"> the suspect’s face, together </w:t>
      </w:r>
      <w:r w:rsidR="004E09F5" w:rsidRPr="00D61CE1">
        <w:rPr>
          <w:rFonts w:ascii="Arial" w:eastAsia="Times New Roman" w:hAnsi="Arial" w:cs="Arial"/>
          <w:color w:val="000000" w:themeColor="text1"/>
          <w:lang w:eastAsia="en-GB"/>
        </w:rPr>
        <w:t>with a speech bubble stating either “</w:t>
      </w:r>
      <w:r w:rsidR="004E09F5" w:rsidRPr="009625F8">
        <w:rPr>
          <w:rFonts w:ascii="Arial" w:eastAsia="Times New Roman" w:hAnsi="Arial" w:cs="Arial"/>
          <w:i/>
          <w:color w:val="000000" w:themeColor="text1"/>
          <w:lang w:eastAsia="en-GB"/>
        </w:rPr>
        <w:t>I’m 70% certain that the subject is innocent!</w:t>
      </w:r>
      <w:r w:rsidR="004E09F5" w:rsidRPr="00D61CE1">
        <w:rPr>
          <w:rFonts w:ascii="Arial" w:eastAsia="Times New Roman" w:hAnsi="Arial" w:cs="Arial"/>
          <w:color w:val="000000" w:themeColor="text1"/>
          <w:lang w:eastAsia="en-GB"/>
        </w:rPr>
        <w:t>” or “</w:t>
      </w:r>
      <w:r w:rsidR="004E09F5" w:rsidRPr="009625F8">
        <w:rPr>
          <w:rFonts w:ascii="Arial" w:eastAsia="Times New Roman" w:hAnsi="Arial" w:cs="Arial"/>
          <w:i/>
          <w:color w:val="000000" w:themeColor="text1"/>
          <w:lang w:eastAsia="en-GB"/>
        </w:rPr>
        <w:t>I’m 70% certain that the suspect is guilty!</w:t>
      </w:r>
      <w:r w:rsidR="004E09F5" w:rsidRPr="00D61CE1">
        <w:rPr>
          <w:rFonts w:ascii="Arial" w:eastAsia="Times New Roman" w:hAnsi="Arial" w:cs="Arial"/>
          <w:color w:val="000000" w:themeColor="text1"/>
          <w:lang w:eastAsia="en-GB"/>
        </w:rPr>
        <w:t xml:space="preserve">” </w:t>
      </w:r>
      <w:r w:rsidR="009625F8">
        <w:rPr>
          <w:rFonts w:ascii="Arial" w:eastAsia="Times New Roman" w:hAnsi="Arial" w:cs="Arial"/>
          <w:color w:val="000000" w:themeColor="text1"/>
          <w:lang w:eastAsia="en-GB"/>
        </w:rPr>
        <w:t>A</w:t>
      </w:r>
      <w:r w:rsidR="004E09F5" w:rsidRPr="00D61CE1">
        <w:rPr>
          <w:rFonts w:ascii="Arial" w:eastAsia="Times New Roman" w:hAnsi="Arial" w:cs="Arial"/>
          <w:color w:val="000000" w:themeColor="text1"/>
          <w:lang w:eastAsia="en-GB"/>
        </w:rPr>
        <w:t xml:space="preserve"> counter indicated how many witnesses remained. </w:t>
      </w:r>
      <w:r w:rsidR="009625F8">
        <w:rPr>
          <w:rFonts w:ascii="Arial" w:eastAsia="Times New Roman" w:hAnsi="Arial" w:cs="Arial"/>
          <w:color w:val="000000" w:themeColor="text1"/>
          <w:lang w:eastAsia="en-GB"/>
        </w:rPr>
        <w:t>After each sequence</w:t>
      </w:r>
      <w:r w:rsidR="004E09F5" w:rsidRPr="00D61CE1">
        <w:rPr>
          <w:rFonts w:ascii="Arial" w:eastAsia="Times New Roman" w:hAnsi="Arial" w:cs="Arial"/>
          <w:color w:val="000000" w:themeColor="text1"/>
          <w:lang w:eastAsia="en-GB"/>
        </w:rPr>
        <w:t xml:space="preserve">, </w:t>
      </w:r>
      <w:r w:rsidR="009625F8">
        <w:rPr>
          <w:rFonts w:ascii="Arial" w:eastAsia="Times New Roman" w:hAnsi="Arial" w:cs="Arial"/>
          <w:color w:val="000000" w:themeColor="text1"/>
          <w:lang w:eastAsia="en-GB"/>
        </w:rPr>
        <w:t xml:space="preserve">a screen </w:t>
      </w:r>
      <w:r w:rsidR="004E09F5" w:rsidRPr="00D61CE1">
        <w:rPr>
          <w:rFonts w:ascii="Arial" w:eastAsia="Times New Roman" w:hAnsi="Arial" w:cs="Arial"/>
          <w:color w:val="000000" w:themeColor="text1"/>
          <w:lang w:eastAsia="en-GB"/>
        </w:rPr>
        <w:t xml:space="preserve">indicated the number of </w:t>
      </w:r>
      <w:r w:rsidR="00AE00CA">
        <w:rPr>
          <w:rFonts w:ascii="Arial" w:eastAsia="Times New Roman" w:hAnsi="Arial" w:cs="Arial"/>
          <w:color w:val="000000" w:themeColor="text1"/>
          <w:lang w:eastAsia="en-GB"/>
        </w:rPr>
        <w:t>remaining sequences</w:t>
      </w:r>
      <w:r w:rsidR="004E09F5" w:rsidRPr="00D61CE1">
        <w:rPr>
          <w:rFonts w:ascii="Arial" w:eastAsia="Times New Roman" w:hAnsi="Arial" w:cs="Arial"/>
          <w:color w:val="000000" w:themeColor="text1"/>
          <w:lang w:eastAsia="en-GB"/>
        </w:rPr>
        <w:t>. </w:t>
      </w:r>
    </w:p>
    <w:p w14:paraId="73BA2C6A" w14:textId="13962C74" w:rsidR="004E09F5" w:rsidDel="007914DE" w:rsidRDefault="00BB7BDF" w:rsidP="00FE7072">
      <w:pPr>
        <w:spacing w:before="100" w:after="0" w:line="480" w:lineRule="auto"/>
        <w:rPr>
          <w:del w:id="681" w:author="Furl, Nicholas" w:date="2024-10-03T16:43:00Z" w16du:dateUtc="2024-10-03T15:43:00Z"/>
          <w:rFonts w:ascii="Arial" w:eastAsia="Times New Roman" w:hAnsi="Arial" w:cs="Arial"/>
          <w:color w:val="000000" w:themeColor="text1"/>
          <w:lang w:eastAsia="en-GB"/>
        </w:rPr>
        <w:pPrChange w:id="682" w:author="Furl, Nicholas" w:date="2024-10-05T14:55:00Z" w16du:dateUtc="2024-10-05T13:55:00Z">
          <w:pPr>
            <w:spacing w:before="100" w:after="0" w:line="480" w:lineRule="auto"/>
            <w:ind w:firstLine="720"/>
          </w:pPr>
        </w:pPrChange>
      </w:pPr>
      <w:r w:rsidRPr="00D61CE1">
        <w:rPr>
          <w:rFonts w:ascii="Arial" w:eastAsia="Times New Roman" w:hAnsi="Arial" w:cs="Arial"/>
          <w:color w:val="000000" w:themeColor="text1"/>
          <w:lang w:eastAsia="en-GB"/>
        </w:rPr>
        <w:t>Each of the eight suspects was associate</w:t>
      </w:r>
      <w:r w:rsidR="00D84960">
        <w:rPr>
          <w:rFonts w:ascii="Arial" w:eastAsia="Times New Roman" w:hAnsi="Arial" w:cs="Arial"/>
          <w:color w:val="000000" w:themeColor="text1"/>
          <w:lang w:eastAsia="en-GB"/>
        </w:rPr>
        <w:t>d with a corresponding scenario, and</w:t>
      </w:r>
      <w:r w:rsidR="00C93F87" w:rsidRPr="00D61CE1">
        <w:rPr>
          <w:rFonts w:ascii="Arial" w:eastAsia="Times New Roman" w:hAnsi="Arial" w:cs="Arial"/>
          <w:color w:val="000000" w:themeColor="text1"/>
          <w:lang w:eastAsia="en-GB"/>
        </w:rPr>
        <w:t xml:space="preserve"> </w:t>
      </w:r>
      <w:r w:rsidR="00D84960">
        <w:rPr>
          <w:rFonts w:ascii="Arial" w:eastAsia="Times New Roman" w:hAnsi="Arial" w:cs="Arial"/>
          <w:color w:val="000000" w:themeColor="text1"/>
          <w:lang w:eastAsia="en-GB"/>
        </w:rPr>
        <w:t>fixed</w:t>
      </w:r>
      <w:r w:rsidR="00C93F87" w:rsidRPr="00D61CE1">
        <w:rPr>
          <w:rFonts w:ascii="Arial" w:eastAsia="Times New Roman" w:hAnsi="Arial" w:cs="Arial"/>
          <w:color w:val="000000" w:themeColor="text1"/>
          <w:lang w:eastAsia="en-GB"/>
        </w:rPr>
        <w:t xml:space="preserve"> o</w:t>
      </w:r>
      <w:r w:rsidR="004E09F5" w:rsidRPr="00D61CE1">
        <w:rPr>
          <w:rFonts w:ascii="Arial" w:eastAsia="Times New Roman" w:hAnsi="Arial" w:cs="Arial"/>
          <w:color w:val="000000" w:themeColor="text1"/>
          <w:lang w:eastAsia="en-GB"/>
        </w:rPr>
        <w:t>rd</w:t>
      </w:r>
      <w:r w:rsidR="00D84960">
        <w:rPr>
          <w:rFonts w:ascii="Arial" w:eastAsia="Times New Roman" w:hAnsi="Arial" w:cs="Arial"/>
          <w:color w:val="000000" w:themeColor="text1"/>
          <w:lang w:eastAsia="en-GB"/>
        </w:rPr>
        <w:t>ers of guilt and innocent claims and</w:t>
      </w:r>
      <w:r w:rsidR="00C93F87" w:rsidRPr="00D61CE1">
        <w:rPr>
          <w:rFonts w:ascii="Arial" w:eastAsia="Times New Roman" w:hAnsi="Arial" w:cs="Arial"/>
          <w:color w:val="000000" w:themeColor="text1"/>
          <w:lang w:eastAsia="en-GB"/>
        </w:rPr>
        <w:t xml:space="preserve"> witness photos</w:t>
      </w:r>
      <w:r w:rsidR="000A7538">
        <w:rPr>
          <w:rFonts w:ascii="Arial" w:eastAsia="Times New Roman" w:hAnsi="Arial" w:cs="Arial"/>
          <w:color w:val="000000" w:themeColor="text1"/>
          <w:lang w:eastAsia="en-GB"/>
        </w:rPr>
        <w:t xml:space="preserve"> (</w:t>
      </w:r>
      <w:ins w:id="683" w:author="Furl, Nicholas" w:date="2024-10-03T16:40:00Z" w16du:dateUtc="2024-10-03T15:40:00Z">
        <w:r w:rsidR="00276389">
          <w:rPr>
            <w:rFonts w:ascii="Arial" w:eastAsia="Times New Roman" w:hAnsi="Arial" w:cs="Arial"/>
            <w:color w:val="000000" w:themeColor="text1"/>
            <w:lang w:eastAsia="en-GB"/>
          </w:rPr>
          <w:t xml:space="preserve">Supplementary </w:t>
        </w:r>
      </w:ins>
      <w:r w:rsidR="000A7538">
        <w:rPr>
          <w:rFonts w:ascii="Arial" w:eastAsia="Times New Roman" w:hAnsi="Arial" w:cs="Arial"/>
          <w:color w:val="000000" w:themeColor="text1"/>
          <w:lang w:eastAsia="en-GB"/>
        </w:rPr>
        <w:t>Table 1)</w:t>
      </w:r>
      <w:r w:rsidR="00C93F87" w:rsidRPr="00D61CE1">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 The first five witnesses </w:t>
      </w:r>
      <w:r w:rsidR="00DC1A31">
        <w:rPr>
          <w:rFonts w:ascii="Arial" w:eastAsia="Times New Roman" w:hAnsi="Arial" w:cs="Arial"/>
          <w:color w:val="000000" w:themeColor="text1"/>
          <w:lang w:eastAsia="en-GB"/>
        </w:rPr>
        <w:t>were</w:t>
      </w:r>
      <w:r w:rsidR="004E09F5" w:rsidRPr="00D61CE1">
        <w:rPr>
          <w:rFonts w:ascii="Arial" w:eastAsia="Times New Roman" w:hAnsi="Arial" w:cs="Arial"/>
          <w:color w:val="000000" w:themeColor="text1"/>
          <w:lang w:eastAsia="en-GB"/>
        </w:rPr>
        <w:t xml:space="preserve"> female and the last five male. </w:t>
      </w:r>
      <w:del w:id="684" w:author="Furl, Nicholas" w:date="2024-10-05T14:55:00Z" w16du:dateUtc="2024-10-05T13:55:00Z">
        <w:r w:rsidR="007B3C49" w:rsidDel="009A555D">
          <w:rPr>
            <w:rFonts w:ascii="Arial" w:eastAsia="Times New Roman" w:hAnsi="Arial" w:cs="Arial"/>
            <w:color w:val="000000" w:themeColor="text1"/>
            <w:lang w:eastAsia="en-GB"/>
          </w:rPr>
          <w:delText xml:space="preserve">The sequence position of witness genders was not correlated with either suspect gender or the guilt or innocence of witness claims. </w:delText>
        </w:r>
      </w:del>
      <w:r w:rsidR="004E09F5" w:rsidRPr="00D61CE1">
        <w:rPr>
          <w:rFonts w:ascii="Arial" w:eastAsia="Times New Roman" w:hAnsi="Arial" w:cs="Arial"/>
          <w:color w:val="000000" w:themeColor="text1"/>
          <w:lang w:eastAsia="en-GB"/>
        </w:rPr>
        <w:t xml:space="preserve">Four scenarios were </w:t>
      </w:r>
      <w:r w:rsidR="00407C0A" w:rsidRPr="00D61CE1">
        <w:rPr>
          <w:rFonts w:ascii="Arial" w:eastAsia="Times New Roman" w:hAnsi="Arial" w:cs="Arial"/>
          <w:color w:val="000000" w:themeColor="text1"/>
          <w:lang w:eastAsia="en-GB"/>
        </w:rPr>
        <w:t>“guilt</w:t>
      </w:r>
      <w:r w:rsidR="004E09F5" w:rsidRPr="00D61CE1">
        <w:rPr>
          <w:rFonts w:ascii="Arial" w:eastAsia="Times New Roman" w:hAnsi="Arial" w:cs="Arial"/>
          <w:color w:val="000000" w:themeColor="text1"/>
          <w:lang w:eastAsia="en-GB"/>
        </w:rPr>
        <w:t xml:space="preserve"> </w:t>
      </w:r>
      <w:r w:rsidR="00407C0A" w:rsidRPr="00D61CE1">
        <w:rPr>
          <w:rFonts w:ascii="Arial" w:eastAsia="Times New Roman" w:hAnsi="Arial" w:cs="Arial"/>
          <w:color w:val="000000" w:themeColor="text1"/>
          <w:lang w:eastAsia="en-GB"/>
        </w:rPr>
        <w:t>sequences”</w:t>
      </w:r>
      <w:r w:rsidR="004E09F5" w:rsidRPr="00D61CE1">
        <w:rPr>
          <w:rFonts w:ascii="Arial" w:eastAsia="Times New Roman" w:hAnsi="Arial" w:cs="Arial"/>
          <w:color w:val="000000" w:themeColor="text1"/>
          <w:lang w:eastAsia="en-GB"/>
        </w:rPr>
        <w:t xml:space="preserve">, in which </w:t>
      </w:r>
      <w:del w:id="685" w:author="Furl, Nicholas" w:date="2024-10-05T14:55:00Z" w16du:dateUtc="2024-10-05T13:55:00Z">
        <w:r w:rsidR="00DC1A31" w:rsidDel="009A555D">
          <w:rPr>
            <w:rFonts w:ascii="Arial" w:eastAsia="Times New Roman" w:hAnsi="Arial" w:cs="Arial"/>
            <w:color w:val="000000" w:themeColor="text1"/>
            <w:lang w:eastAsia="en-GB"/>
          </w:rPr>
          <w:delText>the majority</w:delText>
        </w:r>
      </w:del>
      <w:ins w:id="686" w:author="Furl, Nicholas" w:date="2024-10-05T14:55:00Z" w16du:dateUtc="2024-10-05T13:55:00Z">
        <w:r w:rsidR="009A555D">
          <w:rPr>
            <w:rFonts w:ascii="Arial" w:eastAsia="Times New Roman" w:hAnsi="Arial" w:cs="Arial"/>
            <w:color w:val="000000" w:themeColor="text1"/>
            <w:lang w:eastAsia="en-GB"/>
          </w:rPr>
          <w:t>70%</w:t>
        </w:r>
      </w:ins>
      <w:r w:rsidR="00DC1A31">
        <w:rPr>
          <w:rFonts w:ascii="Arial" w:eastAsia="Times New Roman" w:hAnsi="Arial" w:cs="Arial"/>
          <w:color w:val="000000" w:themeColor="text1"/>
          <w:lang w:eastAsia="en-GB"/>
        </w:rPr>
        <w:t xml:space="preserve"> </w:t>
      </w:r>
      <w:del w:id="687" w:author="Furl, Nicholas" w:date="2024-10-05T14:55:00Z" w16du:dateUtc="2024-10-05T13:55:00Z">
        <w:r w:rsidR="00DC1A31" w:rsidDel="009A555D">
          <w:rPr>
            <w:rFonts w:ascii="Arial" w:eastAsia="Times New Roman" w:hAnsi="Arial" w:cs="Arial"/>
            <w:color w:val="000000" w:themeColor="text1"/>
            <w:lang w:eastAsia="en-GB"/>
          </w:rPr>
          <w:delText xml:space="preserve">of </w:delText>
        </w:r>
      </w:del>
      <w:r w:rsidR="004E09F5" w:rsidRPr="00D61CE1">
        <w:rPr>
          <w:rFonts w:ascii="Arial" w:eastAsia="Times New Roman" w:hAnsi="Arial" w:cs="Arial"/>
          <w:color w:val="000000" w:themeColor="text1"/>
          <w:lang w:eastAsia="en-GB"/>
        </w:rPr>
        <w:t xml:space="preserve">claims were guilty. </w:t>
      </w:r>
      <w:del w:id="688" w:author="Furl, Nicholas" w:date="2024-10-05T14:55:00Z" w16du:dateUtc="2024-10-05T13:55:00Z">
        <w:r w:rsidR="004E09F5" w:rsidRPr="00D61CE1" w:rsidDel="00FE7072">
          <w:rPr>
            <w:rFonts w:ascii="Arial" w:eastAsia="Times New Roman" w:hAnsi="Arial" w:cs="Arial"/>
            <w:color w:val="000000" w:themeColor="text1"/>
            <w:lang w:eastAsia="en-GB"/>
          </w:rPr>
          <w:delText xml:space="preserve">The other four scenarios were </w:delText>
        </w:r>
        <w:r w:rsidR="00407C0A" w:rsidRPr="00D61CE1" w:rsidDel="00FE7072">
          <w:rPr>
            <w:rFonts w:ascii="Arial" w:eastAsia="Times New Roman" w:hAnsi="Arial" w:cs="Arial"/>
            <w:color w:val="000000" w:themeColor="text1"/>
            <w:lang w:eastAsia="en-GB"/>
          </w:rPr>
          <w:delText>“</w:delText>
        </w:r>
        <w:r w:rsidR="004E09F5" w:rsidRPr="00D61CE1" w:rsidDel="00FE7072">
          <w:rPr>
            <w:rFonts w:ascii="Arial" w:eastAsia="Times New Roman" w:hAnsi="Arial" w:cs="Arial"/>
            <w:color w:val="000000" w:themeColor="text1"/>
            <w:lang w:eastAsia="en-GB"/>
          </w:rPr>
          <w:delText xml:space="preserve">innocent </w:delText>
        </w:r>
        <w:r w:rsidR="00407C0A" w:rsidRPr="00D61CE1" w:rsidDel="00FE7072">
          <w:rPr>
            <w:rFonts w:ascii="Arial" w:eastAsia="Times New Roman" w:hAnsi="Arial" w:cs="Arial"/>
            <w:color w:val="000000" w:themeColor="text1"/>
            <w:lang w:eastAsia="en-GB"/>
          </w:rPr>
          <w:delText>sequences”</w:delText>
        </w:r>
        <w:r w:rsidR="004E09F5" w:rsidRPr="00D61CE1" w:rsidDel="00FE7072">
          <w:rPr>
            <w:rFonts w:ascii="Arial" w:eastAsia="Times New Roman" w:hAnsi="Arial" w:cs="Arial"/>
            <w:color w:val="000000" w:themeColor="text1"/>
            <w:lang w:eastAsia="en-GB"/>
          </w:rPr>
          <w:delText xml:space="preserve">, in which </w:delText>
        </w:r>
        <w:r w:rsidR="00DC1A31" w:rsidDel="009A555D">
          <w:rPr>
            <w:rFonts w:ascii="Arial" w:eastAsia="Times New Roman" w:hAnsi="Arial" w:cs="Arial"/>
            <w:color w:val="000000" w:themeColor="text1"/>
            <w:lang w:eastAsia="en-GB"/>
          </w:rPr>
          <w:delText>the majority of</w:delText>
        </w:r>
        <w:r w:rsidR="00DC1A31" w:rsidDel="00FE7072">
          <w:rPr>
            <w:rFonts w:ascii="Arial" w:eastAsia="Times New Roman" w:hAnsi="Arial" w:cs="Arial"/>
            <w:color w:val="000000" w:themeColor="text1"/>
            <w:lang w:eastAsia="en-GB"/>
          </w:rPr>
          <w:delText xml:space="preserve"> claims </w:delText>
        </w:r>
        <w:r w:rsidR="004E09F5" w:rsidRPr="00D61CE1" w:rsidDel="00FE7072">
          <w:rPr>
            <w:rFonts w:ascii="Arial" w:eastAsia="Times New Roman" w:hAnsi="Arial" w:cs="Arial"/>
            <w:color w:val="000000" w:themeColor="text1"/>
            <w:lang w:eastAsia="en-GB"/>
          </w:rPr>
          <w:delText xml:space="preserve">were innocent. </w:delText>
        </w:r>
        <w:r w:rsidR="005669CC" w:rsidDel="00FE7072">
          <w:rPr>
            <w:rFonts w:ascii="Arial" w:eastAsia="Times New Roman" w:hAnsi="Arial" w:cs="Arial"/>
            <w:color w:val="000000" w:themeColor="text1"/>
            <w:lang w:eastAsia="en-GB"/>
          </w:rPr>
          <w:delText xml:space="preserve">Instructions preceding each sequence </w:delText>
        </w:r>
        <w:r w:rsidR="00315E9F" w:rsidRPr="00D61CE1" w:rsidDel="00FE7072">
          <w:rPr>
            <w:rFonts w:ascii="Arial" w:eastAsia="Times New Roman" w:hAnsi="Arial" w:cs="Arial"/>
            <w:color w:val="000000" w:themeColor="text1"/>
            <w:lang w:eastAsia="en-GB"/>
          </w:rPr>
          <w:delText>explai</w:delText>
        </w:r>
        <w:r w:rsidR="00315E9F" w:rsidDel="00FE7072">
          <w:rPr>
            <w:rFonts w:ascii="Arial" w:eastAsia="Times New Roman" w:hAnsi="Arial" w:cs="Arial"/>
            <w:color w:val="000000" w:themeColor="text1"/>
            <w:lang w:eastAsia="en-GB"/>
          </w:rPr>
          <w:delText>ne</w:delText>
        </w:r>
        <w:r w:rsidR="00315E9F" w:rsidRPr="00D61CE1" w:rsidDel="00FE7072">
          <w:rPr>
            <w:rFonts w:ascii="Arial" w:eastAsia="Times New Roman" w:hAnsi="Arial" w:cs="Arial"/>
            <w:color w:val="000000" w:themeColor="text1"/>
            <w:lang w:eastAsia="en-GB"/>
          </w:rPr>
          <w:delText>d</w:delText>
        </w:r>
        <w:r w:rsidR="004E09F5" w:rsidRPr="00D61CE1" w:rsidDel="00FE7072">
          <w:rPr>
            <w:rFonts w:ascii="Arial" w:eastAsia="Times New Roman" w:hAnsi="Arial" w:cs="Arial"/>
            <w:color w:val="000000" w:themeColor="text1"/>
            <w:lang w:eastAsia="en-GB"/>
          </w:rPr>
          <w:delText xml:space="preserve"> the witnesses’ uncer</w:delText>
        </w:r>
        <w:r w:rsidR="00315E9F" w:rsidDel="00FE7072">
          <w:rPr>
            <w:rFonts w:ascii="Arial" w:eastAsia="Times New Roman" w:hAnsi="Arial" w:cs="Arial"/>
            <w:color w:val="000000" w:themeColor="text1"/>
            <w:lang w:eastAsia="en-GB"/>
          </w:rPr>
          <w:delText>tainty and their 30% error rate</w:delText>
        </w:r>
        <w:r w:rsidR="004E09F5" w:rsidRPr="00D61CE1" w:rsidDel="00FE7072">
          <w:rPr>
            <w:rFonts w:ascii="Arial" w:eastAsia="Times New Roman" w:hAnsi="Arial" w:cs="Arial"/>
            <w:color w:val="000000" w:themeColor="text1"/>
            <w:lang w:eastAsia="en-GB"/>
          </w:rPr>
          <w:delText xml:space="preserve"> </w:delText>
        </w:r>
        <w:r w:rsidR="00315E9F" w:rsidDel="00FE7072">
          <w:rPr>
            <w:rFonts w:ascii="Arial" w:eastAsia="Times New Roman" w:hAnsi="Arial" w:cs="Arial"/>
            <w:color w:val="000000" w:themeColor="text1"/>
            <w:lang w:eastAsia="en-GB"/>
          </w:rPr>
          <w:delText>by invoking</w:delText>
        </w:r>
        <w:r w:rsidR="004E09F5" w:rsidRPr="00D61CE1" w:rsidDel="00FE7072">
          <w:rPr>
            <w:rFonts w:ascii="Arial" w:eastAsia="Times New Roman" w:hAnsi="Arial" w:cs="Arial"/>
            <w:color w:val="000000" w:themeColor="text1"/>
            <w:lang w:eastAsia="en-GB"/>
          </w:rPr>
          <w:delText xml:space="preserve"> poor</w:delText>
        </w:r>
        <w:r w:rsidR="005669CC" w:rsidDel="00FE7072">
          <w:rPr>
            <w:rFonts w:ascii="Arial" w:eastAsia="Times New Roman" w:hAnsi="Arial" w:cs="Arial"/>
            <w:color w:val="000000" w:themeColor="text1"/>
            <w:lang w:eastAsia="en-GB"/>
          </w:rPr>
          <w:delText xml:space="preserve"> crime scene</w:delText>
        </w:r>
        <w:r w:rsidR="004E09F5" w:rsidRPr="00D61CE1" w:rsidDel="00FE7072">
          <w:rPr>
            <w:rFonts w:ascii="Arial" w:eastAsia="Times New Roman" w:hAnsi="Arial" w:cs="Arial"/>
            <w:color w:val="000000" w:themeColor="text1"/>
            <w:lang w:eastAsia="en-GB"/>
          </w:rPr>
          <w:delText xml:space="preserve"> viewing conditions</w:delText>
        </w:r>
        <w:r w:rsidR="005669CC" w:rsidDel="00FE7072">
          <w:rPr>
            <w:rFonts w:ascii="Arial" w:eastAsia="Times New Roman" w:hAnsi="Arial" w:cs="Arial"/>
            <w:color w:val="000000" w:themeColor="text1"/>
            <w:lang w:eastAsia="en-GB"/>
          </w:rPr>
          <w:delText xml:space="preserve">. </w:delText>
        </w:r>
      </w:del>
      <w:del w:id="689" w:author="Furl, Nicholas" w:date="2024-10-03T16:43:00Z" w16du:dateUtc="2024-10-03T15:43:00Z">
        <w:r w:rsidR="005669CC" w:rsidDel="00276389">
          <w:rPr>
            <w:rFonts w:ascii="Arial" w:eastAsia="Times New Roman" w:hAnsi="Arial" w:cs="Arial"/>
            <w:color w:val="000000" w:themeColor="text1"/>
            <w:lang w:eastAsia="en-GB"/>
          </w:rPr>
          <w:delText>B</w:delText>
        </w:r>
        <w:r w:rsidR="004E09F5" w:rsidRPr="00D61CE1" w:rsidDel="00276389">
          <w:rPr>
            <w:rFonts w:ascii="Arial" w:eastAsia="Times New Roman" w:hAnsi="Arial" w:cs="Arial"/>
            <w:color w:val="000000" w:themeColor="text1"/>
            <w:lang w:eastAsia="en-GB"/>
          </w:rPr>
          <w:delText xml:space="preserve">old </w:delText>
        </w:r>
        <w:r w:rsidR="005669CC" w:rsidDel="00276389">
          <w:rPr>
            <w:rFonts w:ascii="Arial" w:eastAsia="Times New Roman" w:hAnsi="Arial" w:cs="Arial"/>
            <w:color w:val="000000" w:themeColor="text1"/>
            <w:lang w:eastAsia="en-GB"/>
          </w:rPr>
          <w:delText xml:space="preserve">text </w:delText>
        </w:r>
        <w:r w:rsidR="004E09F5" w:rsidRPr="00D61CE1" w:rsidDel="00276389">
          <w:rPr>
            <w:rFonts w:ascii="Arial" w:eastAsia="Times New Roman" w:hAnsi="Arial" w:cs="Arial"/>
            <w:color w:val="000000" w:themeColor="text1"/>
            <w:lang w:eastAsia="en-GB"/>
          </w:rPr>
          <w:delText>change</w:delText>
        </w:r>
        <w:r w:rsidR="005669CC" w:rsidDel="00276389">
          <w:rPr>
            <w:rFonts w:ascii="Arial" w:eastAsia="Times New Roman" w:hAnsi="Arial" w:cs="Arial"/>
            <w:color w:val="000000" w:themeColor="text1"/>
            <w:lang w:eastAsia="en-GB"/>
          </w:rPr>
          <w:delText>d</w:delText>
        </w:r>
        <w:r w:rsidR="004E09F5" w:rsidRPr="00D61CE1" w:rsidDel="00276389">
          <w:rPr>
            <w:rFonts w:ascii="Arial" w:eastAsia="Times New Roman" w:hAnsi="Arial" w:cs="Arial"/>
            <w:color w:val="000000" w:themeColor="text1"/>
            <w:lang w:eastAsia="en-GB"/>
          </w:rPr>
          <w:delText xml:space="preserve"> depending on scenario </w:delText>
        </w:r>
        <w:r w:rsidR="005669CC" w:rsidDel="00276389">
          <w:rPr>
            <w:rFonts w:ascii="Arial" w:eastAsia="Times New Roman" w:hAnsi="Arial" w:cs="Arial"/>
            <w:color w:val="000000" w:themeColor="text1"/>
            <w:lang w:eastAsia="en-GB"/>
          </w:rPr>
          <w:delText xml:space="preserve">but was </w:delText>
        </w:r>
        <w:r w:rsidR="004E09F5" w:rsidRPr="00D61CE1" w:rsidDel="00276389">
          <w:rPr>
            <w:rFonts w:ascii="Arial" w:eastAsia="Times New Roman" w:hAnsi="Arial" w:cs="Arial"/>
            <w:color w:val="000000" w:themeColor="text1"/>
            <w:lang w:eastAsia="en-GB"/>
          </w:rPr>
          <w:delText xml:space="preserve">bold </w:delText>
        </w:r>
        <w:r w:rsidR="005669CC" w:rsidDel="00276389">
          <w:rPr>
            <w:rFonts w:ascii="Arial" w:eastAsia="Times New Roman" w:hAnsi="Arial" w:cs="Arial"/>
            <w:color w:val="000000" w:themeColor="text1"/>
            <w:lang w:eastAsia="en-GB"/>
          </w:rPr>
          <w:delText>in the study</w:delText>
        </w:r>
        <w:r w:rsidR="004E09F5" w:rsidRPr="00D61CE1" w:rsidDel="00276389">
          <w:rPr>
            <w:rFonts w:ascii="Arial" w:eastAsia="Times New Roman" w:hAnsi="Arial" w:cs="Arial"/>
            <w:color w:val="000000" w:themeColor="text1"/>
            <w:lang w:eastAsia="en-GB"/>
          </w:rPr>
          <w:delText>.</w:delText>
        </w:r>
      </w:del>
    </w:p>
    <w:p w14:paraId="683F28F7" w14:textId="600466DA" w:rsidR="007914DE" w:rsidRPr="00D61CE1" w:rsidRDefault="007914DE" w:rsidP="00FE7072">
      <w:pPr>
        <w:spacing w:before="100" w:after="0" w:line="480" w:lineRule="auto"/>
        <w:ind w:firstLine="720"/>
        <w:rPr>
          <w:ins w:id="690" w:author="Furl, Nicholas" w:date="2024-10-03T17:02:00Z" w16du:dateUtc="2024-10-03T16:02:00Z"/>
          <w:rFonts w:ascii="Arial" w:eastAsia="Times New Roman" w:hAnsi="Arial" w:cs="Arial"/>
          <w:color w:val="000000" w:themeColor="text1"/>
          <w:lang w:eastAsia="en-GB"/>
        </w:rPr>
      </w:pPr>
    </w:p>
    <w:p w14:paraId="4846C708" w14:textId="4F84D785" w:rsidR="004E09F5" w:rsidRDefault="007914DE" w:rsidP="007914DE">
      <w:pPr>
        <w:spacing w:before="100" w:after="0" w:line="480" w:lineRule="auto"/>
        <w:rPr>
          <w:ins w:id="691" w:author="Furl, Nicholas" w:date="2024-10-03T17:02:00Z" w16du:dateUtc="2024-10-03T16:02:00Z"/>
          <w:rFonts w:ascii="Arial" w:eastAsia="Times New Roman" w:hAnsi="Arial" w:cs="Arial"/>
          <w:i/>
          <w:iCs/>
          <w:color w:val="000000" w:themeColor="text1"/>
          <w:lang w:eastAsia="en-GB"/>
        </w:rPr>
        <w:pPrChange w:id="692" w:author="Furl, Nicholas" w:date="2024-10-03T17:02:00Z" w16du:dateUtc="2024-10-03T16:02:00Z">
          <w:pPr>
            <w:spacing w:before="100" w:after="0" w:line="480" w:lineRule="auto"/>
            <w:ind w:firstLine="720"/>
          </w:pPr>
        </w:pPrChange>
      </w:pPr>
      <w:ins w:id="693" w:author="Furl, Nicholas" w:date="2024-10-03T17:02:00Z" w16du:dateUtc="2024-10-03T16:02:00Z">
        <w:r>
          <w:rPr>
            <w:rFonts w:ascii="Arial" w:eastAsia="Times New Roman" w:hAnsi="Arial" w:cs="Arial"/>
            <w:i/>
            <w:iCs/>
            <w:color w:val="000000" w:themeColor="text1"/>
            <w:lang w:eastAsia="en-GB"/>
          </w:rPr>
          <w:t>Theoretical Models</w:t>
        </w:r>
      </w:ins>
      <w:del w:id="694" w:author="Furl, Nicholas" w:date="2024-10-03T16:43:00Z" w16du:dateUtc="2024-10-03T15:43:00Z">
        <w:r w:rsidR="004E09F5" w:rsidRPr="00D61CE1" w:rsidDel="00276389">
          <w:rPr>
            <w:rFonts w:ascii="Arial" w:eastAsia="Times New Roman" w:hAnsi="Arial" w:cs="Arial"/>
            <w:i/>
            <w:iCs/>
            <w:color w:val="000000" w:themeColor="text1"/>
            <w:lang w:eastAsia="en-GB"/>
          </w:rPr>
          <w:delText xml:space="preserve">“The suspect in question is </w:delText>
        </w:r>
        <w:r w:rsidR="004E09F5" w:rsidRPr="00D61CE1" w:rsidDel="00276389">
          <w:rPr>
            <w:rFonts w:ascii="Arial" w:eastAsia="Times New Roman" w:hAnsi="Arial" w:cs="Arial"/>
            <w:b/>
            <w:bCs/>
            <w:i/>
            <w:iCs/>
            <w:color w:val="000000" w:themeColor="text1"/>
            <w:lang w:eastAsia="en-GB"/>
          </w:rPr>
          <w:delText>male</w:delText>
        </w:r>
        <w:r w:rsidR="004E09F5" w:rsidRPr="00D61CE1" w:rsidDel="00276389">
          <w:rPr>
            <w:rFonts w:ascii="Arial" w:eastAsia="Times New Roman" w:hAnsi="Arial" w:cs="Arial"/>
            <w:i/>
            <w:iCs/>
            <w:color w:val="000000" w:themeColor="text1"/>
            <w:lang w:eastAsia="en-GB"/>
          </w:rPr>
          <w:delText xml:space="preserve">. 10 witnesses came forward to explain what they had seen and whether they believe the suspect in question was guilty or not guilty of committing the crime. All the witnesses are only 70% sure of what they witnessed, as </w:delText>
        </w:r>
        <w:r w:rsidR="004E09F5" w:rsidRPr="00D61CE1" w:rsidDel="00276389">
          <w:rPr>
            <w:rFonts w:ascii="Arial" w:eastAsia="Times New Roman" w:hAnsi="Arial" w:cs="Arial"/>
            <w:b/>
            <w:bCs/>
            <w:i/>
            <w:iCs/>
            <w:color w:val="000000" w:themeColor="text1"/>
            <w:lang w:eastAsia="en-GB"/>
          </w:rPr>
          <w:delText>it was a dark night</w:delText>
        </w:r>
        <w:r w:rsidR="004E09F5" w:rsidRPr="00D61CE1" w:rsidDel="00276389">
          <w:rPr>
            <w:rFonts w:ascii="Arial" w:eastAsia="Times New Roman" w:hAnsi="Arial" w:cs="Arial"/>
            <w:i/>
            <w:iCs/>
            <w:color w:val="000000" w:themeColor="text1"/>
            <w:lang w:eastAsia="en-GB"/>
          </w:rPr>
          <w:delText xml:space="preserve">. You will now be shown the evidence presented by the 10 witnesses, one at a time, in a sequence. Before and after each witness, you need to make a new rating of the probability to which you believe the </w:delText>
        </w:r>
        <w:r w:rsidR="004E09F5" w:rsidRPr="00D61CE1" w:rsidDel="00276389">
          <w:rPr>
            <w:rFonts w:ascii="Arial" w:eastAsia="Times New Roman" w:hAnsi="Arial" w:cs="Arial"/>
            <w:b/>
            <w:bCs/>
            <w:i/>
            <w:iCs/>
            <w:color w:val="000000" w:themeColor="text1"/>
            <w:lang w:eastAsia="en-GB"/>
          </w:rPr>
          <w:delText xml:space="preserve">male </w:delText>
        </w:r>
        <w:r w:rsidR="004E09F5" w:rsidRPr="00D61CE1" w:rsidDel="00276389">
          <w:rPr>
            <w:rFonts w:ascii="Arial" w:eastAsia="Times New Roman" w:hAnsi="Arial" w:cs="Arial"/>
            <w:i/>
            <w:iCs/>
            <w:color w:val="000000" w:themeColor="text1"/>
            <w:lang w:eastAsia="en-GB"/>
          </w:rPr>
          <w:delText>suspect is ‘innocent’ or ‘guilty’ using the sliding tool.”</w:delText>
        </w:r>
      </w:del>
    </w:p>
    <w:p w14:paraId="1B89BF55" w14:textId="040AC2B4" w:rsidR="00A14B99" w:rsidRDefault="005D5900" w:rsidP="00276389">
      <w:pPr>
        <w:spacing w:before="100" w:after="0" w:line="480" w:lineRule="auto"/>
        <w:ind w:firstLine="720"/>
        <w:rPr>
          <w:ins w:id="695" w:author="Furl, Nicholas" w:date="2024-10-05T11:14:00Z" w16du:dateUtc="2024-10-05T10:14:00Z"/>
          <w:rFonts w:ascii="Arial" w:eastAsia="Times New Roman" w:hAnsi="Arial" w:cs="Arial"/>
          <w:color w:val="000000" w:themeColor="text1"/>
          <w:lang w:eastAsia="en-GB"/>
        </w:rPr>
      </w:pPr>
      <w:ins w:id="696" w:author="Furl, Nicholas" w:date="2024-10-04T15:53:00Z" w16du:dateUtc="2024-10-04T14:53:00Z">
        <w:r>
          <w:rPr>
            <w:rFonts w:ascii="Arial" w:eastAsia="Times New Roman" w:hAnsi="Arial" w:cs="Arial"/>
            <w:color w:val="000000" w:themeColor="text1"/>
            <w:lang w:eastAsia="en-GB"/>
          </w:rPr>
          <w:t>We tested fou</w:t>
        </w:r>
      </w:ins>
      <w:ins w:id="697" w:author="Furl, Nicholas" w:date="2024-10-04T15:54:00Z" w16du:dateUtc="2024-10-04T14:54:00Z">
        <w:r>
          <w:rPr>
            <w:rFonts w:ascii="Arial" w:eastAsia="Times New Roman" w:hAnsi="Arial" w:cs="Arial"/>
            <w:color w:val="000000" w:themeColor="text1"/>
            <w:lang w:eastAsia="en-GB"/>
          </w:rPr>
          <w:t xml:space="preserve">r computational models, designed to jointly explain effects of suspect (in terms of prior expectations of guilt) and </w:t>
        </w:r>
      </w:ins>
      <w:ins w:id="698" w:author="Furl, Nicholas" w:date="2024-10-04T15:57:00Z" w16du:dateUtc="2024-10-04T14:57:00Z">
        <w:r>
          <w:rPr>
            <w:rFonts w:ascii="Arial" w:eastAsia="Times New Roman" w:hAnsi="Arial" w:cs="Arial"/>
            <w:color w:val="000000" w:themeColor="text1"/>
            <w:lang w:eastAsia="en-GB"/>
          </w:rPr>
          <w:t xml:space="preserve">enhanced adjustment to disconfirmatory evidence. </w:t>
        </w:r>
      </w:ins>
      <w:ins w:id="699" w:author="Furl, Nicholas" w:date="2024-10-05T14:56:00Z" w16du:dateUtc="2024-10-05T13:56:00Z">
        <w:r w:rsidR="006A621F">
          <w:rPr>
            <w:rFonts w:ascii="Arial" w:eastAsia="Times New Roman" w:hAnsi="Arial" w:cs="Arial"/>
            <w:color w:val="000000" w:themeColor="text1"/>
            <w:lang w:eastAsia="en-GB"/>
          </w:rPr>
          <w:t>The</w:t>
        </w:r>
      </w:ins>
      <w:ins w:id="700" w:author="Furl, Nicholas" w:date="2024-10-05T11:19:00Z" w16du:dateUtc="2024-10-05T10:19:00Z">
        <w:r w:rsidR="00A14B99">
          <w:rPr>
            <w:rFonts w:ascii="Arial" w:eastAsia="Times New Roman" w:hAnsi="Arial" w:cs="Arial"/>
            <w:color w:val="000000" w:themeColor="text1"/>
            <w:lang w:eastAsia="en-GB"/>
          </w:rPr>
          <w:t xml:space="preserve"> stimuli </w:t>
        </w:r>
      </w:ins>
      <w:ins w:id="701" w:author="Furl, Nicholas" w:date="2024-10-05T14:56:00Z" w16du:dateUtc="2024-10-05T13:56:00Z">
        <w:r w:rsidR="006A621F">
          <w:rPr>
            <w:rFonts w:ascii="Arial" w:eastAsia="Times New Roman" w:hAnsi="Arial" w:cs="Arial"/>
            <w:color w:val="000000" w:themeColor="text1"/>
            <w:lang w:eastAsia="en-GB"/>
          </w:rPr>
          <w:t xml:space="preserve">input to these models were </w:t>
        </w:r>
      </w:ins>
      <w:ins w:id="702" w:author="Furl, Nicholas" w:date="2024-10-05T11:19:00Z" w16du:dateUtc="2024-10-05T10:19:00Z">
        <w:r w:rsidR="00A14B99">
          <w:rPr>
            <w:rFonts w:ascii="Arial" w:eastAsia="Times New Roman" w:hAnsi="Arial" w:cs="Arial"/>
            <w:color w:val="000000" w:themeColor="text1"/>
            <w:lang w:eastAsia="en-GB"/>
          </w:rPr>
          <w:t>the same eight se</w:t>
        </w:r>
      </w:ins>
      <w:ins w:id="703" w:author="Furl, Nicholas" w:date="2024-10-05T11:20:00Z" w16du:dateUtc="2024-10-05T10:20:00Z">
        <w:r w:rsidR="00A14B99">
          <w:rPr>
            <w:rFonts w:ascii="Arial" w:eastAsia="Times New Roman" w:hAnsi="Arial" w:cs="Arial"/>
            <w:color w:val="000000" w:themeColor="text1"/>
            <w:lang w:eastAsia="en-GB"/>
          </w:rPr>
          <w:t>quences as encountered by each individual participant</w:t>
        </w:r>
      </w:ins>
      <w:ins w:id="704" w:author="Furl, Nicholas" w:date="2024-10-05T14:56:00Z" w16du:dateUtc="2024-10-05T13:56:00Z">
        <w:r w:rsidR="006A621F">
          <w:rPr>
            <w:rFonts w:ascii="Arial" w:eastAsia="Times New Roman" w:hAnsi="Arial" w:cs="Arial"/>
            <w:color w:val="000000" w:themeColor="text1"/>
            <w:lang w:eastAsia="en-GB"/>
          </w:rPr>
          <w:t xml:space="preserve"> (Supplementary Table 1). F</w:t>
        </w:r>
      </w:ins>
      <w:ins w:id="705" w:author="Furl, Nicholas" w:date="2024-10-05T11:19:00Z" w16du:dateUtc="2024-10-05T10:19:00Z">
        <w:r w:rsidR="00A14B99">
          <w:rPr>
            <w:rFonts w:ascii="Arial" w:eastAsia="Times New Roman" w:hAnsi="Arial" w:cs="Arial"/>
            <w:color w:val="000000" w:themeColor="text1"/>
            <w:lang w:eastAsia="en-GB"/>
          </w:rPr>
          <w:t xml:space="preserve">ree parameters were estimated </w:t>
        </w:r>
      </w:ins>
      <w:ins w:id="706" w:author="Furl, Nicholas" w:date="2024-10-05T11:20:00Z" w16du:dateUtc="2024-10-05T10:20:00Z">
        <w:r w:rsidR="00A14B99">
          <w:rPr>
            <w:rFonts w:ascii="Arial" w:eastAsia="Times New Roman" w:hAnsi="Arial" w:cs="Arial"/>
            <w:color w:val="000000" w:themeColor="text1"/>
            <w:lang w:eastAsia="en-GB"/>
          </w:rPr>
          <w:t>by minimising</w:t>
        </w:r>
      </w:ins>
      <w:ins w:id="707" w:author="Furl, Nicholas" w:date="2024-10-05T11:14:00Z" w16du:dateUtc="2024-10-05T10:14:00Z">
        <w:r w:rsidR="00A14B99">
          <w:rPr>
            <w:rFonts w:ascii="Arial" w:eastAsia="Times New Roman" w:hAnsi="Arial" w:cs="Arial"/>
            <w:color w:val="000000" w:themeColor="text1"/>
            <w:lang w:eastAsia="en-GB"/>
          </w:rPr>
          <w:t xml:space="preserve"> a sum squared error loss function </w:t>
        </w:r>
      </w:ins>
      <w:ins w:id="708" w:author="Furl, Nicholas" w:date="2024-10-05T11:20:00Z" w16du:dateUtc="2024-10-05T10:20:00Z">
        <w:r w:rsidR="00A14B99">
          <w:rPr>
            <w:rFonts w:ascii="Arial" w:eastAsia="Times New Roman" w:hAnsi="Arial" w:cs="Arial"/>
            <w:color w:val="000000" w:themeColor="text1"/>
            <w:lang w:eastAsia="en-GB"/>
          </w:rPr>
          <w:t>using</w:t>
        </w:r>
      </w:ins>
      <w:ins w:id="709" w:author="Furl, Nicholas" w:date="2024-10-05T11:14:00Z" w16du:dateUtc="2024-10-05T10:14:00Z">
        <w:r w:rsidR="00A14B99">
          <w:rPr>
            <w:rFonts w:ascii="Arial" w:eastAsia="Times New Roman" w:hAnsi="Arial" w:cs="Arial"/>
            <w:color w:val="000000" w:themeColor="text1"/>
            <w:lang w:eastAsia="en-GB"/>
          </w:rPr>
          <w:t xml:space="preserve"> </w:t>
        </w:r>
        <w:proofErr w:type="spellStart"/>
        <w:r w:rsidR="00A14B99">
          <w:rPr>
            <w:rFonts w:ascii="Arial" w:eastAsia="Times New Roman" w:hAnsi="Arial" w:cs="Arial"/>
            <w:color w:val="000000" w:themeColor="text1"/>
            <w:lang w:eastAsia="en-GB"/>
          </w:rPr>
          <w:t>fminsearchbnd.m</w:t>
        </w:r>
        <w:proofErr w:type="spellEnd"/>
        <w:r w:rsidR="00A14B99">
          <w:rPr>
            <w:rFonts w:ascii="Arial" w:eastAsia="Times New Roman" w:hAnsi="Arial" w:cs="Arial"/>
            <w:color w:val="000000" w:themeColor="text1"/>
            <w:lang w:eastAsia="en-GB"/>
          </w:rPr>
          <w:t xml:space="preserve"> function in </w:t>
        </w:r>
        <w:proofErr w:type="spellStart"/>
        <w:r w:rsidR="00A14B99">
          <w:rPr>
            <w:rFonts w:ascii="Arial" w:eastAsia="Times New Roman" w:hAnsi="Arial" w:cs="Arial"/>
            <w:color w:val="000000" w:themeColor="text1"/>
            <w:lang w:eastAsia="en-GB"/>
          </w:rPr>
          <w:t>Matlab</w:t>
        </w:r>
        <w:proofErr w:type="spellEnd"/>
        <w:r w:rsidR="00A14B99">
          <w:rPr>
            <w:rFonts w:ascii="Arial" w:eastAsia="Times New Roman" w:hAnsi="Arial" w:cs="Arial"/>
            <w:color w:val="000000" w:themeColor="text1"/>
            <w:lang w:eastAsia="en-GB"/>
          </w:rPr>
          <w:t xml:space="preserve"> R2022B. We then compared the model loss </w:t>
        </w:r>
      </w:ins>
      <w:ins w:id="710" w:author="Furl, Nicholas" w:date="2024-10-05T11:20:00Z" w16du:dateUtc="2024-10-05T10:20:00Z">
        <w:r w:rsidR="001428CE">
          <w:rPr>
            <w:rFonts w:ascii="Arial" w:eastAsia="Times New Roman" w:hAnsi="Arial" w:cs="Arial"/>
            <w:color w:val="000000" w:themeColor="text1"/>
            <w:lang w:eastAsia="en-GB"/>
          </w:rPr>
          <w:t xml:space="preserve">across the four models </w:t>
        </w:r>
      </w:ins>
      <w:ins w:id="711" w:author="Furl, Nicholas" w:date="2024-10-05T11:14:00Z" w16du:dateUtc="2024-10-05T10:14:00Z">
        <w:r w:rsidR="00A14B99">
          <w:rPr>
            <w:rFonts w:ascii="Arial" w:eastAsia="Times New Roman" w:hAnsi="Arial" w:cs="Arial"/>
            <w:color w:val="000000" w:themeColor="text1"/>
            <w:lang w:eastAsia="en-GB"/>
          </w:rPr>
          <w:t>by computing the Bayesian Information Criterion (BIC</w:t>
        </w:r>
        <w:proofErr w:type="gramStart"/>
        <w:r w:rsidR="00A14B99">
          <w:rPr>
            <w:rFonts w:ascii="Arial" w:eastAsia="Times New Roman" w:hAnsi="Arial" w:cs="Arial"/>
            <w:color w:val="000000" w:themeColor="text1"/>
            <w:lang w:eastAsia="en-GB"/>
          </w:rPr>
          <w:t>)(</w:t>
        </w:r>
        <w:proofErr w:type="gramEnd"/>
        <w:r w:rsidR="00A14B99">
          <w:rPr>
            <w:rFonts w:ascii="Arial" w:eastAsia="Times New Roman" w:hAnsi="Arial" w:cs="Arial"/>
            <w:color w:val="000000" w:themeColor="text1"/>
            <w:lang w:eastAsia="en-GB"/>
          </w:rPr>
          <w:t xml:space="preserve">Supplementary Materials include analysis of model residuals to </w:t>
        </w:r>
      </w:ins>
      <w:ins w:id="712" w:author="Furl, Nicholas" w:date="2024-10-05T11:21:00Z" w16du:dateUtc="2024-10-05T10:21:00Z">
        <w:r w:rsidR="001428CE">
          <w:rPr>
            <w:rFonts w:ascii="Arial" w:eastAsia="Times New Roman" w:hAnsi="Arial" w:cs="Arial"/>
            <w:color w:val="000000" w:themeColor="text1"/>
            <w:lang w:eastAsia="en-GB"/>
          </w:rPr>
          <w:t xml:space="preserve">show this loss function satisfies assumptions of </w:t>
        </w:r>
      </w:ins>
      <w:ins w:id="713" w:author="Furl, Nicholas" w:date="2024-10-05T11:14:00Z" w16du:dateUtc="2024-10-05T10:14:00Z">
        <w:r w:rsidR="00A14B99">
          <w:rPr>
            <w:rFonts w:ascii="Arial" w:eastAsia="Times New Roman" w:hAnsi="Arial" w:cs="Arial"/>
            <w:color w:val="000000" w:themeColor="text1"/>
            <w:lang w:eastAsia="en-GB"/>
          </w:rPr>
          <w:t xml:space="preserve">BIC). Successful parameter </w:t>
        </w:r>
        <w:r w:rsidR="00A14B99">
          <w:rPr>
            <w:rFonts w:ascii="Arial" w:eastAsia="Times New Roman" w:hAnsi="Arial" w:cs="Arial"/>
            <w:color w:val="000000" w:themeColor="text1"/>
            <w:lang w:eastAsia="en-GB"/>
          </w:rPr>
          <w:lastRenderedPageBreak/>
          <w:t>recovery for the winning model, the delta model, is described in the Supplementary Materials.</w:t>
        </w:r>
      </w:ins>
    </w:p>
    <w:p w14:paraId="20BCB0FE" w14:textId="7B021FC5" w:rsidR="007914DE" w:rsidRDefault="009057FD" w:rsidP="00276389">
      <w:pPr>
        <w:spacing w:before="100" w:after="0" w:line="480" w:lineRule="auto"/>
        <w:ind w:firstLine="720"/>
        <w:rPr>
          <w:ins w:id="714" w:author="Furl, Nicholas" w:date="2024-10-04T16:05:00Z" w16du:dateUtc="2024-10-04T15:05:00Z"/>
          <w:rFonts w:ascii="Arial" w:eastAsia="Times New Roman" w:hAnsi="Arial" w:cs="Arial"/>
          <w:color w:val="000000" w:themeColor="text1"/>
          <w:lang w:eastAsia="en-GB"/>
        </w:rPr>
      </w:pPr>
      <w:ins w:id="715" w:author="Furl, Nicholas" w:date="2024-10-04T16:00:00Z" w16du:dateUtc="2024-10-04T15:00:00Z">
        <w:r>
          <w:rPr>
            <w:rFonts w:ascii="Arial" w:eastAsia="Times New Roman" w:hAnsi="Arial" w:cs="Arial"/>
            <w:color w:val="000000" w:themeColor="text1"/>
            <w:lang w:eastAsia="en-GB"/>
          </w:rPr>
          <w:t>Three of the four</w:t>
        </w:r>
      </w:ins>
      <w:ins w:id="716" w:author="Furl, Nicholas" w:date="2024-10-04T15:53:00Z" w16du:dateUtc="2024-10-04T14:53:00Z">
        <w:r w:rsidR="005D5900">
          <w:rPr>
            <w:rFonts w:ascii="Arial" w:eastAsia="Times New Roman" w:hAnsi="Arial" w:cs="Arial"/>
            <w:color w:val="000000" w:themeColor="text1"/>
            <w:lang w:eastAsia="en-GB"/>
          </w:rPr>
          <w:t xml:space="preserve"> models were based on the </w:t>
        </w:r>
        <w:proofErr w:type="gramStart"/>
        <w:r w:rsidR="005D5900">
          <w:rPr>
            <w:rFonts w:ascii="Arial" w:eastAsia="Times New Roman" w:hAnsi="Arial" w:cs="Arial"/>
            <w:color w:val="000000" w:themeColor="text1"/>
            <w:lang w:eastAsia="en-GB"/>
          </w:rPr>
          <w:t>aforementioned conditional</w:t>
        </w:r>
        <w:proofErr w:type="gramEnd"/>
        <w:r w:rsidR="005D5900">
          <w:rPr>
            <w:rFonts w:ascii="Arial" w:eastAsia="Times New Roman" w:hAnsi="Arial" w:cs="Arial"/>
            <w:color w:val="000000" w:themeColor="text1"/>
            <w:lang w:eastAsia="en-GB"/>
          </w:rPr>
          <w:t xml:space="preserve"> probability fo</w:t>
        </w:r>
      </w:ins>
      <w:ins w:id="717" w:author="Furl, Nicholas" w:date="2024-10-04T16:00:00Z" w16du:dateUtc="2024-10-04T15:00:00Z">
        <w:r>
          <w:rPr>
            <w:rFonts w:ascii="Arial" w:eastAsia="Times New Roman" w:hAnsi="Arial" w:cs="Arial"/>
            <w:color w:val="000000" w:themeColor="text1"/>
            <w:lang w:eastAsia="en-GB"/>
          </w:rPr>
          <w:t xml:space="preserve">rmula, but with an adjustment </w:t>
        </w:r>
      </w:ins>
      <w:ins w:id="718" w:author="Furl, Nicholas" w:date="2024-10-05T11:11:00Z" w16du:dateUtc="2024-10-05T10:11:00Z">
        <w:r w:rsidR="007650C4">
          <w:rPr>
            <w:rFonts w:ascii="Arial" w:eastAsia="Times New Roman" w:hAnsi="Arial" w:cs="Arial"/>
            <w:color w:val="000000" w:themeColor="text1"/>
            <w:lang w:eastAsia="en-GB"/>
          </w:rPr>
          <w:t xml:space="preserve">included </w:t>
        </w:r>
      </w:ins>
      <w:ins w:id="719" w:author="Furl, Nicholas" w:date="2024-10-04T16:00:00Z" w16du:dateUtc="2024-10-04T15:00:00Z">
        <w:r>
          <w:rPr>
            <w:rFonts w:ascii="Arial" w:eastAsia="Times New Roman" w:hAnsi="Arial" w:cs="Arial"/>
            <w:color w:val="000000" w:themeColor="text1"/>
            <w:lang w:eastAsia="en-GB"/>
          </w:rPr>
          <w:t xml:space="preserve">for the prior probability of </w:t>
        </w:r>
      </w:ins>
      <w:ins w:id="720" w:author="Furl, Nicholas" w:date="2024-10-04T16:01:00Z" w16du:dateUtc="2024-10-04T15:01:00Z">
        <w:r>
          <w:rPr>
            <w:rFonts w:ascii="Arial" w:eastAsia="Times New Roman" w:hAnsi="Arial" w:cs="Arial"/>
            <w:color w:val="000000" w:themeColor="text1"/>
            <w:lang w:eastAsia="en-GB"/>
          </w:rPr>
          <w:t>guilt</w:t>
        </w:r>
      </w:ins>
      <w:ins w:id="721" w:author="Furl, Nicholas" w:date="2024-10-04T16:07:00Z" w16du:dateUtc="2024-10-04T15:07:00Z">
        <w:r w:rsidR="00D81D23">
          <w:rPr>
            <w:rFonts w:ascii="Arial" w:eastAsia="Times New Roman" w:hAnsi="Arial" w:cs="Arial"/>
            <w:color w:val="000000" w:themeColor="text1"/>
            <w:lang w:eastAsia="en-GB"/>
          </w:rPr>
          <w:t xml:space="preserve"> </w:t>
        </w:r>
      </w:ins>
      <m:oMath>
        <m:sSub>
          <m:sSubPr>
            <m:ctrlPr>
              <w:ins w:id="722" w:author="Furl, Nicholas" w:date="2024-10-04T16:07:00Z" w16du:dateUtc="2024-10-04T15:07:00Z">
                <w:rPr>
                  <w:rFonts w:ascii="Cambria Math" w:eastAsia="Times New Roman" w:hAnsi="Cambria Math" w:cs="Arial"/>
                  <w:i/>
                  <w:color w:val="000000" w:themeColor="text1"/>
                  <w:lang w:eastAsia="en-GB"/>
                </w:rPr>
              </w:ins>
            </m:ctrlPr>
          </m:sSubPr>
          <m:e>
            <m:r>
              <w:ins w:id="723" w:author="Furl, Nicholas" w:date="2024-10-04T16:07:00Z" w16du:dateUtc="2024-10-04T15:07:00Z">
                <w:rPr>
                  <w:rFonts w:ascii="Cambria Math" w:eastAsia="Times New Roman" w:hAnsi="Cambria Math" w:cs="Arial"/>
                  <w:color w:val="000000" w:themeColor="text1"/>
                  <w:lang w:eastAsia="en-GB"/>
                </w:rPr>
                <m:t>P</m:t>
              </w:ins>
            </m:r>
          </m:e>
          <m:sub>
            <m:r>
              <w:ins w:id="724" w:author="Furl, Nicholas" w:date="2024-10-04T16:07:00Z" w16du:dateUtc="2024-10-04T15:07:00Z">
                <w:rPr>
                  <w:rFonts w:ascii="Cambria Math" w:eastAsia="Times New Roman" w:hAnsi="Cambria Math" w:cs="Arial"/>
                  <w:color w:val="000000" w:themeColor="text1"/>
                  <w:lang w:eastAsia="en-GB"/>
                </w:rPr>
                <m:t>0</m:t>
              </w:ins>
            </m:r>
          </m:sub>
        </m:sSub>
        <m:r>
          <w:ins w:id="725" w:author="Furl, Nicholas" w:date="2024-10-04T16:07:00Z" w16du:dateUtc="2024-10-04T15:07:00Z">
            <w:rPr>
              <w:rFonts w:ascii="Cambria Math" w:eastAsia="Times New Roman" w:hAnsi="Cambria Math" w:cs="Arial"/>
              <w:color w:val="000000" w:themeColor="text1"/>
              <w:lang w:eastAsia="en-GB"/>
            </w:rPr>
            <m:t>(G)</m:t>
          </w:ins>
        </m:r>
      </m:oMath>
      <w:ins w:id="726" w:author="Furl, Nicholas" w:date="2024-10-04T16:09:00Z" w16du:dateUtc="2024-10-04T15:09:00Z">
        <w:r w:rsidR="00685A06">
          <w:rPr>
            <w:rFonts w:ascii="Arial" w:eastAsia="Times New Roman" w:hAnsi="Arial" w:cs="Arial"/>
            <w:color w:val="000000" w:themeColor="text1"/>
            <w:lang w:eastAsia="en-GB"/>
          </w:rPr>
          <w:t>.</w:t>
        </w:r>
      </w:ins>
    </w:p>
    <w:p w14:paraId="37968476" w14:textId="6DFD3B15" w:rsidR="00D81D23" w:rsidRPr="00D61CE1" w:rsidRDefault="00D81D23" w:rsidP="00276389">
      <w:pPr>
        <w:spacing w:before="100" w:after="0" w:line="480" w:lineRule="auto"/>
        <w:ind w:firstLine="720"/>
        <w:rPr>
          <w:rFonts w:ascii="Arial" w:eastAsia="Times New Roman" w:hAnsi="Arial" w:cs="Arial"/>
          <w:color w:val="000000" w:themeColor="text1"/>
          <w:lang w:eastAsia="en-GB"/>
        </w:rPr>
        <w:pPrChange w:id="727" w:author="Furl, Nicholas" w:date="2024-10-03T16:43:00Z" w16du:dateUtc="2024-10-03T15:43:00Z">
          <w:pPr>
            <w:spacing w:before="100" w:after="0" w:line="480" w:lineRule="auto"/>
          </w:pPr>
        </w:pPrChange>
      </w:pPr>
      <m:oMathPara>
        <m:oMath>
          <m:r>
            <w:ins w:id="728" w:author="Furl, Nicholas" w:date="2024-10-04T16:05:00Z" w16du:dateUtc="2024-10-04T15:05:00Z">
              <w:rPr>
                <w:rFonts w:ascii="Cambria Math" w:eastAsia="Times New Roman" w:hAnsi="Cambria Math" w:cs="Arial"/>
                <w:color w:val="000000" w:themeColor="text1"/>
                <w:lang w:eastAsia="en-GB"/>
              </w:rPr>
              <m:t>p(G,</m:t>
            </w:ins>
          </m:r>
          <m:sSub>
            <m:sSubPr>
              <m:ctrlPr>
                <w:ins w:id="729" w:author="Furl, Nicholas" w:date="2024-10-04T16:05:00Z" w16du:dateUtc="2024-10-04T15:05:00Z">
                  <w:rPr>
                    <w:rFonts w:ascii="Cambria Math" w:eastAsia="Times New Roman" w:hAnsi="Cambria Math" w:cs="Arial"/>
                    <w:i/>
                    <w:color w:val="000000" w:themeColor="text1"/>
                    <w:lang w:eastAsia="en-GB"/>
                  </w:rPr>
                </w:ins>
              </m:ctrlPr>
            </m:sSubPr>
            <m:e>
              <m:r>
                <w:ins w:id="730" w:author="Furl, Nicholas" w:date="2024-10-04T16:05:00Z" w16du:dateUtc="2024-10-04T15:05:00Z">
                  <w:rPr>
                    <w:rFonts w:ascii="Cambria Math" w:eastAsia="Times New Roman" w:hAnsi="Cambria Math" w:cs="Arial"/>
                    <w:color w:val="000000" w:themeColor="text1"/>
                    <w:lang w:eastAsia="en-GB"/>
                  </w:rPr>
                  <m:t>n</m:t>
                </w:ins>
              </m:r>
            </m:e>
            <m:sub>
              <m:r>
                <w:ins w:id="731" w:author="Furl, Nicholas" w:date="2024-10-04T16:05:00Z" w16du:dateUtc="2024-10-04T15:05:00Z">
                  <w:rPr>
                    <w:rFonts w:ascii="Cambria Math" w:eastAsia="Times New Roman" w:hAnsi="Cambria Math" w:cs="Arial"/>
                    <w:color w:val="000000" w:themeColor="text1"/>
                    <w:lang w:eastAsia="en-GB"/>
                  </w:rPr>
                  <m:t>g</m:t>
                </w:ins>
              </m:r>
            </m:sub>
          </m:sSub>
          <m:sSub>
            <m:sSubPr>
              <m:ctrlPr>
                <w:ins w:id="732" w:author="Furl, Nicholas" w:date="2024-10-04T16:05:00Z" w16du:dateUtc="2024-10-04T15:05:00Z">
                  <w:rPr>
                    <w:rFonts w:ascii="Cambria Math" w:eastAsia="Times New Roman" w:hAnsi="Cambria Math" w:cs="Arial"/>
                    <w:i/>
                    <w:color w:val="000000" w:themeColor="text1"/>
                    <w:lang w:eastAsia="en-GB"/>
                  </w:rPr>
                </w:ins>
              </m:ctrlPr>
            </m:sSubPr>
            <m:e>
              <m:r>
                <w:ins w:id="733" w:author="Furl, Nicholas" w:date="2024-10-04T16:05:00Z" w16du:dateUtc="2024-10-04T15:05:00Z">
                  <w:rPr>
                    <w:rFonts w:ascii="Cambria Math" w:eastAsia="Times New Roman" w:hAnsi="Cambria Math" w:cs="Arial"/>
                    <w:color w:val="000000" w:themeColor="text1"/>
                    <w:lang w:eastAsia="en-GB"/>
                  </w:rPr>
                  <m:t>n</m:t>
                </w:ins>
              </m:r>
            </m:e>
            <m:sub>
              <m:r>
                <w:ins w:id="734" w:author="Furl, Nicholas" w:date="2024-10-04T16:05:00Z" w16du:dateUtc="2024-10-04T15:05:00Z">
                  <w:rPr>
                    <w:rFonts w:ascii="Cambria Math" w:eastAsia="Times New Roman" w:hAnsi="Cambria Math" w:cs="Arial"/>
                    <w:color w:val="000000" w:themeColor="text1"/>
                    <w:lang w:eastAsia="en-GB"/>
                  </w:rPr>
                  <m:t>c</m:t>
                </w:ins>
              </m:r>
            </m:sub>
          </m:sSub>
          <m:r>
            <w:ins w:id="735" w:author="Furl, Nicholas" w:date="2024-10-04T16:05:00Z" w16du:dateUtc="2024-10-04T15:05:00Z">
              <w:rPr>
                <w:rFonts w:ascii="Cambria Math" w:eastAsia="Times New Roman" w:hAnsi="Cambria Math" w:cs="Arial"/>
                <w:color w:val="000000" w:themeColor="text1"/>
                <w:lang w:eastAsia="en-GB"/>
              </w:rPr>
              <m:t xml:space="preserve">)= </m:t>
            </w:ins>
          </m:r>
          <m:f>
            <m:fPr>
              <m:ctrlPr>
                <w:ins w:id="736" w:author="Furl, Nicholas" w:date="2024-10-04T16:05:00Z" w16du:dateUtc="2024-10-04T15:05:00Z">
                  <w:rPr>
                    <w:rFonts w:ascii="Cambria Math" w:eastAsia="Times New Roman" w:hAnsi="Cambria Math" w:cs="Arial"/>
                    <w:i/>
                    <w:color w:val="000000" w:themeColor="text1"/>
                    <w:lang w:eastAsia="en-GB"/>
                  </w:rPr>
                </w:ins>
              </m:ctrlPr>
            </m:fPr>
            <m:num>
              <m:r>
                <w:ins w:id="737" w:author="Furl, Nicholas" w:date="2024-10-04T16:05:00Z" w16du:dateUtc="2024-10-04T15:05:00Z">
                  <w:rPr>
                    <w:rFonts w:ascii="Cambria Math" w:eastAsia="Times New Roman" w:hAnsi="Cambria Math" w:cs="Arial"/>
                    <w:color w:val="000000" w:themeColor="text1"/>
                    <w:lang w:eastAsia="en-GB"/>
                  </w:rPr>
                  <m:t>1</m:t>
                </w:ins>
              </m:r>
            </m:num>
            <m:den>
              <m:r>
                <w:ins w:id="738" w:author="Furl, Nicholas" w:date="2024-10-04T16:05:00Z" w16du:dateUtc="2024-10-04T15:05:00Z">
                  <w:rPr>
                    <w:rFonts w:ascii="Cambria Math" w:eastAsia="Times New Roman" w:hAnsi="Cambria Math" w:cs="Arial"/>
                    <w:color w:val="000000" w:themeColor="text1"/>
                    <w:lang w:eastAsia="en-GB"/>
                  </w:rPr>
                  <m:t>1+</m:t>
                </w:ins>
              </m:r>
              <m:f>
                <m:fPr>
                  <m:ctrlPr>
                    <w:ins w:id="739" w:author="Furl, Nicholas" w:date="2024-10-04T16:05:00Z" w16du:dateUtc="2024-10-04T15:05:00Z">
                      <w:rPr>
                        <w:rFonts w:ascii="Cambria Math" w:eastAsia="Times New Roman" w:hAnsi="Cambria Math" w:cs="Arial"/>
                        <w:i/>
                        <w:color w:val="000000" w:themeColor="text1"/>
                        <w:lang w:eastAsia="en-GB"/>
                      </w:rPr>
                    </w:ins>
                  </m:ctrlPr>
                </m:fPr>
                <m:num>
                  <m:r>
                    <w:ins w:id="740" w:author="Furl, Nicholas" w:date="2024-10-04T16:06:00Z" w16du:dateUtc="2024-10-04T15:06:00Z">
                      <w:rPr>
                        <w:rFonts w:ascii="Cambria Math" w:eastAsia="Times New Roman" w:hAnsi="Cambria Math" w:cs="Arial"/>
                        <w:color w:val="000000" w:themeColor="text1"/>
                        <w:lang w:eastAsia="en-GB"/>
                      </w:rPr>
                      <m:t>1-</m:t>
                    </w:ins>
                  </m:r>
                  <m:sSub>
                    <m:sSubPr>
                      <m:ctrlPr>
                        <w:ins w:id="741" w:author="Furl, Nicholas" w:date="2024-10-04T16:06:00Z" w16du:dateUtc="2024-10-04T15:06:00Z">
                          <w:rPr>
                            <w:rFonts w:ascii="Cambria Math" w:eastAsia="Times New Roman" w:hAnsi="Cambria Math" w:cs="Arial"/>
                            <w:i/>
                            <w:color w:val="000000" w:themeColor="text1"/>
                            <w:lang w:eastAsia="en-GB"/>
                          </w:rPr>
                        </w:ins>
                      </m:ctrlPr>
                    </m:sSubPr>
                    <m:e>
                      <m:r>
                        <w:ins w:id="742" w:author="Furl, Nicholas" w:date="2024-10-04T16:06:00Z" w16du:dateUtc="2024-10-04T15:06:00Z">
                          <w:rPr>
                            <w:rFonts w:ascii="Cambria Math" w:eastAsia="Times New Roman" w:hAnsi="Cambria Math" w:cs="Arial"/>
                            <w:color w:val="000000" w:themeColor="text1"/>
                            <w:lang w:eastAsia="en-GB"/>
                          </w:rPr>
                          <m:t>P</m:t>
                        </w:ins>
                      </m:r>
                    </m:e>
                    <m:sub>
                      <m:r>
                        <w:ins w:id="743" w:author="Furl, Nicholas" w:date="2024-10-04T16:06:00Z" w16du:dateUtc="2024-10-04T15:06:00Z">
                          <w:rPr>
                            <w:rFonts w:ascii="Cambria Math" w:eastAsia="Times New Roman" w:hAnsi="Cambria Math" w:cs="Arial"/>
                            <w:color w:val="000000" w:themeColor="text1"/>
                            <w:lang w:eastAsia="en-GB"/>
                          </w:rPr>
                          <m:t>0</m:t>
                        </w:ins>
                      </m:r>
                    </m:sub>
                  </m:sSub>
                  <m:r>
                    <w:ins w:id="744" w:author="Furl, Nicholas" w:date="2024-10-04T16:07:00Z" w16du:dateUtc="2024-10-04T15:07:00Z">
                      <w:rPr>
                        <w:rFonts w:ascii="Cambria Math" w:eastAsia="Times New Roman" w:hAnsi="Cambria Math" w:cs="Arial"/>
                        <w:color w:val="000000" w:themeColor="text1"/>
                        <w:lang w:eastAsia="en-GB"/>
                      </w:rPr>
                      <m:t>(G)</m:t>
                    </w:ins>
                  </m:r>
                </m:num>
                <m:den>
                  <m:sSub>
                    <m:sSubPr>
                      <m:ctrlPr>
                        <w:ins w:id="745" w:author="Furl, Nicholas" w:date="2024-10-04T16:07:00Z" w16du:dateUtc="2024-10-04T15:07:00Z">
                          <w:rPr>
                            <w:rFonts w:ascii="Cambria Math" w:eastAsia="Times New Roman" w:hAnsi="Cambria Math" w:cs="Arial"/>
                            <w:i/>
                            <w:color w:val="000000" w:themeColor="text1"/>
                            <w:lang w:eastAsia="en-GB"/>
                          </w:rPr>
                        </w:ins>
                      </m:ctrlPr>
                    </m:sSubPr>
                    <m:e>
                      <m:r>
                        <w:ins w:id="746" w:author="Furl, Nicholas" w:date="2024-10-04T16:07:00Z" w16du:dateUtc="2024-10-04T15:07:00Z">
                          <w:rPr>
                            <w:rFonts w:ascii="Cambria Math" w:eastAsia="Times New Roman" w:hAnsi="Cambria Math" w:cs="Arial"/>
                            <w:color w:val="000000" w:themeColor="text1"/>
                            <w:lang w:eastAsia="en-GB"/>
                          </w:rPr>
                          <m:t>P</m:t>
                        </w:ins>
                      </m:r>
                    </m:e>
                    <m:sub>
                      <m:r>
                        <w:ins w:id="747" w:author="Furl, Nicholas" w:date="2024-10-04T16:07:00Z" w16du:dateUtc="2024-10-04T15:07:00Z">
                          <w:rPr>
                            <w:rFonts w:ascii="Cambria Math" w:eastAsia="Times New Roman" w:hAnsi="Cambria Math" w:cs="Arial"/>
                            <w:color w:val="000000" w:themeColor="text1"/>
                            <w:lang w:eastAsia="en-GB"/>
                          </w:rPr>
                          <m:t>0</m:t>
                        </w:ins>
                      </m:r>
                    </m:sub>
                  </m:sSub>
                  <m:r>
                    <w:ins w:id="748" w:author="Furl, Nicholas" w:date="2024-10-04T16:07:00Z" w16du:dateUtc="2024-10-04T15:07:00Z">
                      <w:rPr>
                        <w:rFonts w:ascii="Cambria Math" w:eastAsia="Times New Roman" w:hAnsi="Cambria Math" w:cs="Arial"/>
                        <w:color w:val="000000" w:themeColor="text1"/>
                        <w:lang w:eastAsia="en-GB"/>
                      </w:rPr>
                      <m:t>(G)</m:t>
                    </w:ins>
                  </m:r>
                </m:den>
              </m:f>
              <m:sSup>
                <m:sSupPr>
                  <m:ctrlPr>
                    <w:ins w:id="749" w:author="Furl, Nicholas" w:date="2024-10-04T16:05:00Z" w16du:dateUtc="2024-10-04T15:05:00Z">
                      <w:rPr>
                        <w:rFonts w:ascii="Cambria Math" w:eastAsia="Times New Roman" w:hAnsi="Cambria Math" w:cs="Arial"/>
                        <w:i/>
                        <w:color w:val="000000" w:themeColor="text1"/>
                        <w:lang w:eastAsia="en-GB"/>
                      </w:rPr>
                    </w:ins>
                  </m:ctrlPr>
                </m:sSupPr>
                <m:e>
                  <m:r>
                    <w:ins w:id="750" w:author="Furl, Nicholas" w:date="2024-10-04T16:05:00Z" w16du:dateUtc="2024-10-04T15:05:00Z">
                      <w:rPr>
                        <w:rFonts w:ascii="Cambria Math" w:eastAsia="Times New Roman" w:hAnsi="Cambria Math" w:cs="Arial"/>
                        <w:color w:val="000000" w:themeColor="text1"/>
                        <w:lang w:eastAsia="en-GB"/>
                      </w:rPr>
                      <m:t>(</m:t>
                    </w:ins>
                  </m:r>
                  <m:f>
                    <m:fPr>
                      <m:ctrlPr>
                        <w:ins w:id="751" w:author="Furl, Nicholas" w:date="2024-10-04T16:05:00Z" w16du:dateUtc="2024-10-04T15:05:00Z">
                          <w:rPr>
                            <w:rFonts w:ascii="Cambria Math" w:eastAsia="Times New Roman" w:hAnsi="Cambria Math" w:cs="Arial"/>
                            <w:i/>
                            <w:color w:val="000000" w:themeColor="text1"/>
                            <w:lang w:eastAsia="en-GB"/>
                          </w:rPr>
                        </w:ins>
                      </m:ctrlPr>
                    </m:fPr>
                    <m:num>
                      <m:r>
                        <w:ins w:id="752" w:author="Furl, Nicholas" w:date="2024-10-04T16:05:00Z" w16du:dateUtc="2024-10-04T15:05:00Z">
                          <w:rPr>
                            <w:rFonts w:ascii="Cambria Math" w:eastAsia="Times New Roman" w:hAnsi="Cambria Math" w:cs="Arial"/>
                            <w:color w:val="000000" w:themeColor="text1"/>
                            <w:lang w:eastAsia="en-GB"/>
                          </w:rPr>
                          <m:t>q</m:t>
                        </w:ins>
                      </m:r>
                    </m:num>
                    <m:den>
                      <m:r>
                        <w:ins w:id="753" w:author="Furl, Nicholas" w:date="2024-10-04T16:05:00Z" w16du:dateUtc="2024-10-04T15:05:00Z">
                          <w:rPr>
                            <w:rFonts w:ascii="Cambria Math" w:eastAsia="Times New Roman" w:hAnsi="Cambria Math" w:cs="Arial"/>
                            <w:color w:val="000000" w:themeColor="text1"/>
                            <w:lang w:eastAsia="en-GB"/>
                          </w:rPr>
                          <m:t>1-q</m:t>
                        </w:ins>
                      </m:r>
                    </m:den>
                  </m:f>
                  <m:r>
                    <w:ins w:id="754" w:author="Furl, Nicholas" w:date="2024-10-04T16:05:00Z" w16du:dateUtc="2024-10-04T15:05:00Z">
                      <w:rPr>
                        <w:rFonts w:ascii="Cambria Math" w:eastAsia="Times New Roman" w:hAnsi="Cambria Math" w:cs="Arial"/>
                        <w:color w:val="000000" w:themeColor="text1"/>
                        <w:lang w:eastAsia="en-GB"/>
                      </w:rPr>
                      <m:t>)</m:t>
                    </w:ins>
                  </m:r>
                </m:e>
                <m:sup>
                  <m:sSub>
                    <m:sSubPr>
                      <m:ctrlPr>
                        <w:ins w:id="755" w:author="Furl, Nicholas" w:date="2024-10-04T16:05:00Z" w16du:dateUtc="2024-10-04T15:05:00Z">
                          <w:rPr>
                            <w:rFonts w:ascii="Cambria Math" w:eastAsia="Times New Roman" w:hAnsi="Cambria Math" w:cs="Arial"/>
                            <w:i/>
                            <w:color w:val="000000" w:themeColor="text1"/>
                            <w:lang w:eastAsia="en-GB"/>
                          </w:rPr>
                        </w:ins>
                      </m:ctrlPr>
                    </m:sSubPr>
                    <m:e>
                      <m:r>
                        <w:ins w:id="756" w:author="Furl, Nicholas" w:date="2024-10-04T16:05:00Z" w16du:dateUtc="2024-10-04T15:05:00Z">
                          <w:rPr>
                            <w:rFonts w:ascii="Cambria Math" w:eastAsia="Times New Roman" w:hAnsi="Cambria Math" w:cs="Arial"/>
                            <w:color w:val="000000" w:themeColor="text1"/>
                            <w:lang w:eastAsia="en-GB"/>
                          </w:rPr>
                          <m:t>n</m:t>
                        </w:ins>
                      </m:r>
                    </m:e>
                    <m:sub>
                      <m:r>
                        <w:ins w:id="757" w:author="Furl, Nicholas" w:date="2024-10-04T16:05:00Z" w16du:dateUtc="2024-10-04T15:05:00Z">
                          <w:rPr>
                            <w:rFonts w:ascii="Cambria Math" w:eastAsia="Times New Roman" w:hAnsi="Cambria Math" w:cs="Arial"/>
                            <w:color w:val="000000" w:themeColor="text1"/>
                            <w:lang w:eastAsia="en-GB"/>
                          </w:rPr>
                          <m:t>c</m:t>
                        </w:ins>
                      </m:r>
                    </m:sub>
                  </m:sSub>
                  <m:r>
                    <w:ins w:id="758" w:author="Furl, Nicholas" w:date="2024-10-04T16:05:00Z" w16du:dateUtc="2024-10-04T15:05:00Z">
                      <w:rPr>
                        <w:rFonts w:ascii="Cambria Math" w:eastAsia="Times New Roman" w:hAnsi="Cambria Math" w:cs="Arial"/>
                        <w:color w:val="000000" w:themeColor="text1"/>
                        <w:lang w:eastAsia="en-GB"/>
                      </w:rPr>
                      <m:t>-2</m:t>
                    </w:ins>
                  </m:r>
                  <m:sSub>
                    <m:sSubPr>
                      <m:ctrlPr>
                        <w:ins w:id="759" w:author="Furl, Nicholas" w:date="2024-10-04T16:05:00Z" w16du:dateUtc="2024-10-04T15:05:00Z">
                          <w:rPr>
                            <w:rFonts w:ascii="Cambria Math" w:eastAsia="Times New Roman" w:hAnsi="Cambria Math" w:cs="Arial"/>
                            <w:i/>
                            <w:color w:val="000000" w:themeColor="text1"/>
                            <w:lang w:eastAsia="en-GB"/>
                          </w:rPr>
                        </w:ins>
                      </m:ctrlPr>
                    </m:sSubPr>
                    <m:e>
                      <m:r>
                        <w:ins w:id="760" w:author="Furl, Nicholas" w:date="2024-10-04T16:05:00Z" w16du:dateUtc="2024-10-04T15:05:00Z">
                          <w:rPr>
                            <w:rFonts w:ascii="Cambria Math" w:eastAsia="Times New Roman" w:hAnsi="Cambria Math" w:cs="Arial"/>
                            <w:color w:val="000000" w:themeColor="text1"/>
                            <w:lang w:eastAsia="en-GB"/>
                          </w:rPr>
                          <m:t>n</m:t>
                        </w:ins>
                      </m:r>
                    </m:e>
                    <m:sub>
                      <m:r>
                        <w:ins w:id="761" w:author="Furl, Nicholas" w:date="2024-10-04T16:05:00Z" w16du:dateUtc="2024-10-04T15:05:00Z">
                          <w:rPr>
                            <w:rFonts w:ascii="Cambria Math" w:eastAsia="Times New Roman" w:hAnsi="Cambria Math" w:cs="Arial"/>
                            <w:color w:val="000000" w:themeColor="text1"/>
                            <w:lang w:eastAsia="en-GB"/>
                          </w:rPr>
                          <m:t>g</m:t>
                        </w:ins>
                      </m:r>
                    </m:sub>
                  </m:sSub>
                </m:sup>
              </m:sSup>
            </m:den>
          </m:f>
        </m:oMath>
      </m:oMathPara>
    </w:p>
    <w:p w14:paraId="5E4E66BB" w14:textId="521E8BB9" w:rsidR="004E09F5" w:rsidDel="00053DC3" w:rsidRDefault="00616588" w:rsidP="00685A06">
      <w:pPr>
        <w:spacing w:before="100" w:after="0" w:line="480" w:lineRule="auto"/>
        <w:rPr>
          <w:del w:id="762" w:author="Furl, Nicholas" w:date="2024-10-03T16:42:00Z" w16du:dateUtc="2024-10-03T15:42:00Z"/>
          <w:rFonts w:ascii="Arial" w:eastAsia="Times New Roman" w:hAnsi="Arial" w:cs="Arial"/>
          <w:color w:val="000000" w:themeColor="text1"/>
          <w:lang w:eastAsia="en-GB"/>
        </w:rPr>
      </w:pPr>
      <w:ins w:id="763" w:author="Furl, Nicholas" w:date="2024-10-04T17:03:00Z" w16du:dateUtc="2024-10-04T16:03:00Z">
        <w:r>
          <w:rPr>
            <w:rFonts w:ascii="Arial" w:eastAsia="Times New Roman" w:hAnsi="Arial" w:cs="Arial"/>
            <w:color w:val="000000" w:themeColor="text1"/>
            <w:lang w:eastAsia="en-GB"/>
          </w:rPr>
          <w:t xml:space="preserve">Two free parameters were estimated for </w:t>
        </w:r>
      </w:ins>
      <m:oMath>
        <m:sSub>
          <m:sSubPr>
            <m:ctrlPr>
              <w:ins w:id="764" w:author="Furl, Nicholas" w:date="2024-10-04T17:03:00Z" w16du:dateUtc="2024-10-04T16:03:00Z">
                <w:rPr>
                  <w:rFonts w:ascii="Cambria Math" w:eastAsia="Times New Roman" w:hAnsi="Cambria Math" w:cs="Arial"/>
                  <w:i/>
                  <w:color w:val="000000" w:themeColor="text1"/>
                  <w:lang w:eastAsia="en-GB"/>
                </w:rPr>
              </w:ins>
            </m:ctrlPr>
          </m:sSubPr>
          <m:e>
            <m:r>
              <w:ins w:id="765" w:author="Furl, Nicholas" w:date="2024-10-04T17:03:00Z" w16du:dateUtc="2024-10-04T16:03:00Z">
                <w:rPr>
                  <w:rFonts w:ascii="Cambria Math" w:eastAsia="Times New Roman" w:hAnsi="Cambria Math" w:cs="Arial"/>
                  <w:color w:val="000000" w:themeColor="text1"/>
                  <w:lang w:eastAsia="en-GB"/>
                </w:rPr>
                <m:t>P</m:t>
              </w:ins>
            </m:r>
          </m:e>
          <m:sub>
            <m:r>
              <w:ins w:id="766" w:author="Furl, Nicholas" w:date="2024-10-04T17:03:00Z" w16du:dateUtc="2024-10-04T16:03:00Z">
                <w:rPr>
                  <w:rFonts w:ascii="Cambria Math" w:eastAsia="Times New Roman" w:hAnsi="Cambria Math" w:cs="Arial"/>
                  <w:color w:val="000000" w:themeColor="text1"/>
                  <w:lang w:eastAsia="en-GB"/>
                </w:rPr>
                <m:t>0</m:t>
              </w:ins>
            </m:r>
          </m:sub>
        </m:sSub>
        <m:r>
          <w:ins w:id="767" w:author="Furl, Nicholas" w:date="2024-10-04T17:03:00Z" w16du:dateUtc="2024-10-04T16:03:00Z">
            <w:rPr>
              <w:rFonts w:ascii="Cambria Math" w:eastAsia="Times New Roman" w:hAnsi="Cambria Math" w:cs="Arial"/>
              <w:color w:val="000000" w:themeColor="text1"/>
              <w:lang w:eastAsia="en-GB"/>
            </w:rPr>
            <m:t>(G)</m:t>
          </w:ins>
        </m:r>
      </m:oMath>
      <w:ins w:id="768" w:author="Furl, Nicholas" w:date="2024-10-04T17:03:00Z" w16du:dateUtc="2024-10-04T16:03:00Z">
        <w:r>
          <w:rPr>
            <w:rFonts w:ascii="Arial" w:eastAsia="Times New Roman" w:hAnsi="Arial" w:cs="Arial"/>
            <w:color w:val="000000" w:themeColor="text1"/>
            <w:lang w:eastAsia="en-GB"/>
          </w:rPr>
          <w:t>, one for each suspect</w:t>
        </w:r>
      </w:ins>
      <w:ins w:id="769" w:author="Furl, Nicholas" w:date="2024-10-04T17:05:00Z" w16du:dateUtc="2024-10-04T16:05:00Z">
        <w:r w:rsidR="00F01465">
          <w:rPr>
            <w:rFonts w:ascii="Arial" w:eastAsia="Times New Roman" w:hAnsi="Arial" w:cs="Arial"/>
            <w:color w:val="000000" w:themeColor="text1"/>
            <w:lang w:eastAsia="en-GB"/>
          </w:rPr>
          <w:t xml:space="preserve"> gender</w:t>
        </w:r>
      </w:ins>
      <w:ins w:id="770" w:author="Furl, Nicholas" w:date="2024-10-04T17:03:00Z" w16du:dateUtc="2024-10-04T16:03:00Z">
        <w:r>
          <w:rPr>
            <w:rFonts w:ascii="Arial" w:eastAsia="Times New Roman" w:hAnsi="Arial" w:cs="Arial"/>
            <w:color w:val="000000" w:themeColor="text1"/>
            <w:lang w:eastAsia="en-GB"/>
          </w:rPr>
          <w:t>.</w:t>
        </w:r>
        <w:r>
          <w:rPr>
            <w:rFonts w:ascii="Arial" w:eastAsia="Times New Roman" w:hAnsi="Arial" w:cs="Arial"/>
            <w:color w:val="000000" w:themeColor="text1"/>
            <w:lang w:eastAsia="en-GB"/>
          </w:rPr>
          <w:t xml:space="preserve"> </w:t>
        </w:r>
      </w:ins>
      <w:ins w:id="771" w:author="Furl, Nicholas" w:date="2024-10-05T11:22:00Z" w16du:dateUtc="2024-10-05T10:22:00Z">
        <w:r w:rsidR="008867A7">
          <w:rPr>
            <w:rFonts w:ascii="Arial" w:eastAsia="Times New Roman" w:hAnsi="Arial" w:cs="Arial"/>
            <w:color w:val="000000" w:themeColor="text1"/>
            <w:lang w:eastAsia="en-GB"/>
          </w:rPr>
          <w:t>During fitting, these parameters were initialised to their ground truth values of 50% and bounded between 0 and 100)</w:t>
        </w:r>
      </w:ins>
      <w:ins w:id="772" w:author="Furl, Nicholas" w:date="2024-10-05T11:23:00Z" w16du:dateUtc="2024-10-05T10:23:00Z">
        <w:r w:rsidR="008867A7">
          <w:rPr>
            <w:rFonts w:ascii="Arial" w:eastAsia="Times New Roman" w:hAnsi="Arial" w:cs="Arial"/>
            <w:color w:val="000000" w:themeColor="text1"/>
            <w:lang w:eastAsia="en-GB"/>
          </w:rPr>
          <w:t>.</w:t>
        </w:r>
      </w:ins>
      <w:ins w:id="773" w:author="Furl, Nicholas" w:date="2024-10-05T11:22:00Z" w16du:dateUtc="2024-10-05T10:22:00Z">
        <w:r w:rsidR="008867A7">
          <w:rPr>
            <w:rFonts w:ascii="Arial" w:eastAsia="Times New Roman" w:hAnsi="Arial" w:cs="Arial"/>
            <w:color w:val="000000" w:themeColor="text1"/>
            <w:lang w:eastAsia="en-GB"/>
          </w:rPr>
          <w:t xml:space="preserve"> </w:t>
        </w:r>
      </w:ins>
      <w:ins w:id="774" w:author="Furl, Nicholas" w:date="2024-10-04T16:09:00Z" w16du:dateUtc="2024-10-04T15:09:00Z">
        <w:r w:rsidR="00685A06">
          <w:rPr>
            <w:rFonts w:ascii="Arial" w:eastAsia="Times New Roman" w:hAnsi="Arial" w:cs="Arial"/>
            <w:color w:val="000000" w:themeColor="text1"/>
            <w:lang w:eastAsia="en-GB"/>
          </w:rPr>
          <w:t xml:space="preserve">In the </w:t>
        </w:r>
        <w:r w:rsidR="00685A06" w:rsidRPr="00CE6FB1">
          <w:rPr>
            <w:rFonts w:ascii="Arial" w:eastAsia="Times New Roman" w:hAnsi="Arial" w:cs="Arial"/>
            <w:i/>
            <w:iCs/>
            <w:color w:val="000000" w:themeColor="text1"/>
            <w:lang w:eastAsia="en-GB"/>
            <w:rPrChange w:id="775" w:author="Furl, Nicholas" w:date="2024-10-05T12:43:00Z" w16du:dateUtc="2024-10-05T11:43:00Z">
              <w:rPr>
                <w:rFonts w:ascii="Arial" w:eastAsia="Times New Roman" w:hAnsi="Arial" w:cs="Arial"/>
                <w:color w:val="000000" w:themeColor="text1"/>
                <w:lang w:eastAsia="en-GB"/>
              </w:rPr>
            </w:rPrChange>
          </w:rPr>
          <w:t>Primacy Model</w:t>
        </w:r>
        <w:r w:rsidR="00685A06">
          <w:rPr>
            <w:rFonts w:ascii="Arial" w:eastAsia="Times New Roman" w:hAnsi="Arial" w:cs="Arial"/>
            <w:color w:val="000000" w:themeColor="text1"/>
            <w:lang w:eastAsia="en-GB"/>
          </w:rPr>
          <w:t xml:space="preserve">, </w:t>
        </w:r>
      </w:ins>
      <m:oMath>
        <m:r>
          <w:ins w:id="776" w:author="Furl, Nicholas" w:date="2024-10-04T16:12:00Z" w16du:dateUtc="2024-10-04T15:12:00Z">
            <w:rPr>
              <w:rFonts w:ascii="Cambria Math" w:eastAsia="Times New Roman" w:hAnsi="Cambria Math" w:cs="Arial"/>
              <w:color w:val="000000" w:themeColor="text1"/>
              <w:lang w:eastAsia="en-GB"/>
            </w:rPr>
            <m:t>p(G,</m:t>
          </w:ins>
        </m:r>
        <m:sSub>
          <m:sSubPr>
            <m:ctrlPr>
              <w:ins w:id="777" w:author="Furl, Nicholas" w:date="2024-10-04T16:12:00Z" w16du:dateUtc="2024-10-04T15:12:00Z">
                <w:rPr>
                  <w:rFonts w:ascii="Cambria Math" w:eastAsia="Times New Roman" w:hAnsi="Cambria Math" w:cs="Arial"/>
                  <w:i/>
                  <w:color w:val="000000" w:themeColor="text1"/>
                  <w:lang w:eastAsia="en-GB"/>
                </w:rPr>
              </w:ins>
            </m:ctrlPr>
          </m:sSubPr>
          <m:e>
            <m:r>
              <w:ins w:id="778" w:author="Furl, Nicholas" w:date="2024-10-04T16:12:00Z" w16du:dateUtc="2024-10-04T15:12:00Z">
                <w:rPr>
                  <w:rFonts w:ascii="Cambria Math" w:eastAsia="Times New Roman" w:hAnsi="Cambria Math" w:cs="Arial"/>
                  <w:color w:val="000000" w:themeColor="text1"/>
                  <w:lang w:eastAsia="en-GB"/>
                </w:rPr>
                <m:t>n</m:t>
              </w:ins>
            </m:r>
          </m:e>
          <m:sub>
            <m:r>
              <w:ins w:id="779" w:author="Furl, Nicholas" w:date="2024-10-04T16:12:00Z" w16du:dateUtc="2024-10-04T15:12:00Z">
                <w:rPr>
                  <w:rFonts w:ascii="Cambria Math" w:eastAsia="Times New Roman" w:hAnsi="Cambria Math" w:cs="Arial"/>
                  <w:color w:val="000000" w:themeColor="text1"/>
                  <w:lang w:eastAsia="en-GB"/>
                </w:rPr>
                <m:t>g</m:t>
              </w:ins>
            </m:r>
          </m:sub>
        </m:sSub>
        <m:sSub>
          <m:sSubPr>
            <m:ctrlPr>
              <w:ins w:id="780" w:author="Furl, Nicholas" w:date="2024-10-04T16:12:00Z" w16du:dateUtc="2024-10-04T15:12:00Z">
                <w:rPr>
                  <w:rFonts w:ascii="Cambria Math" w:eastAsia="Times New Roman" w:hAnsi="Cambria Math" w:cs="Arial"/>
                  <w:i/>
                  <w:color w:val="000000" w:themeColor="text1"/>
                  <w:lang w:eastAsia="en-GB"/>
                </w:rPr>
              </w:ins>
            </m:ctrlPr>
          </m:sSubPr>
          <m:e>
            <m:r>
              <w:ins w:id="781" w:author="Furl, Nicholas" w:date="2024-10-04T16:12:00Z" w16du:dateUtc="2024-10-04T15:12:00Z">
                <w:rPr>
                  <w:rFonts w:ascii="Cambria Math" w:eastAsia="Times New Roman" w:hAnsi="Cambria Math" w:cs="Arial"/>
                  <w:color w:val="000000" w:themeColor="text1"/>
                  <w:lang w:eastAsia="en-GB"/>
                </w:rPr>
                <m:t>n</m:t>
              </w:ins>
            </m:r>
          </m:e>
          <m:sub>
            <m:r>
              <w:ins w:id="782" w:author="Furl, Nicholas" w:date="2024-10-04T16:12:00Z" w16du:dateUtc="2024-10-04T15:12:00Z">
                <w:rPr>
                  <w:rFonts w:ascii="Cambria Math" w:eastAsia="Times New Roman" w:hAnsi="Cambria Math" w:cs="Arial"/>
                  <w:color w:val="000000" w:themeColor="text1"/>
                  <w:lang w:eastAsia="en-GB"/>
                </w:rPr>
                <m:t>c</m:t>
              </w:ins>
            </m:r>
          </m:sub>
        </m:sSub>
        <m:r>
          <w:ins w:id="783" w:author="Furl, Nicholas" w:date="2024-10-04T16:12:00Z" w16du:dateUtc="2024-10-04T15:12:00Z">
            <w:rPr>
              <w:rFonts w:ascii="Cambria Math" w:eastAsia="Times New Roman" w:hAnsi="Cambria Math" w:cs="Arial"/>
              <w:color w:val="000000" w:themeColor="text1"/>
              <w:lang w:eastAsia="en-GB"/>
            </w:rPr>
            <m:t>)</m:t>
          </w:ins>
        </m:r>
      </m:oMath>
      <w:ins w:id="784" w:author="Furl, Nicholas" w:date="2024-10-04T16:12:00Z" w16du:dateUtc="2024-10-04T15:12:00Z">
        <w:r w:rsidR="00685A06">
          <w:rPr>
            <w:rFonts w:ascii="Arial" w:eastAsia="Times New Roman" w:hAnsi="Arial" w:cs="Arial"/>
            <w:color w:val="000000" w:themeColor="text1"/>
            <w:lang w:eastAsia="en-GB"/>
          </w:rPr>
          <w:t xml:space="preserve"> </w:t>
        </w:r>
      </w:ins>
      <w:ins w:id="785" w:author="Furl, Nicholas" w:date="2024-10-04T16:14:00Z" w16du:dateUtc="2024-10-04T15:14:00Z">
        <w:r w:rsidR="00685A06">
          <w:rPr>
            <w:rFonts w:ascii="Arial" w:eastAsia="Times New Roman" w:hAnsi="Arial" w:cs="Arial"/>
            <w:color w:val="000000" w:themeColor="text1"/>
            <w:lang w:eastAsia="en-GB"/>
          </w:rPr>
          <w:t>is</w:t>
        </w:r>
      </w:ins>
      <w:ins w:id="786" w:author="Furl, Nicholas" w:date="2024-10-04T16:12:00Z" w16du:dateUtc="2024-10-04T15:12:00Z">
        <w:r w:rsidR="00685A06">
          <w:rPr>
            <w:rFonts w:ascii="Arial" w:eastAsia="Times New Roman" w:hAnsi="Arial" w:cs="Arial"/>
            <w:color w:val="000000" w:themeColor="text1"/>
            <w:lang w:eastAsia="en-GB"/>
          </w:rPr>
          <w:t xml:space="preserve"> computed using only the first </w:t>
        </w:r>
        <w:r w:rsidR="00685A06" w:rsidRPr="00685A06">
          <w:rPr>
            <w:rFonts w:ascii="Arial" w:eastAsia="Times New Roman" w:hAnsi="Arial" w:cs="Arial"/>
            <w:i/>
            <w:iCs/>
            <w:color w:val="000000" w:themeColor="text1"/>
            <w:lang w:eastAsia="en-GB"/>
            <w:rPrChange w:id="787" w:author="Furl, Nicholas" w:date="2024-10-04T16:14:00Z" w16du:dateUtc="2024-10-04T15:14:00Z">
              <w:rPr>
                <w:rFonts w:ascii="Arial" w:eastAsia="Times New Roman" w:hAnsi="Arial" w:cs="Arial"/>
                <w:color w:val="000000" w:themeColor="text1"/>
                <w:lang w:eastAsia="en-GB"/>
              </w:rPr>
            </w:rPrChange>
          </w:rPr>
          <w:t>N</w:t>
        </w:r>
        <w:r w:rsidR="00685A06">
          <w:rPr>
            <w:rFonts w:ascii="Arial" w:eastAsia="Times New Roman" w:hAnsi="Arial" w:cs="Arial"/>
            <w:color w:val="000000" w:themeColor="text1"/>
            <w:lang w:eastAsia="en-GB"/>
          </w:rPr>
          <w:t xml:space="preserve"> samples and the current sample</w:t>
        </w:r>
      </w:ins>
      <w:ins w:id="788" w:author="Furl, Nicholas" w:date="2024-10-04T16:14:00Z" w16du:dateUtc="2024-10-04T15:14:00Z">
        <w:r w:rsidR="00685A06">
          <w:rPr>
            <w:rFonts w:ascii="Arial" w:eastAsia="Times New Roman" w:hAnsi="Arial" w:cs="Arial"/>
            <w:color w:val="000000" w:themeColor="text1"/>
            <w:lang w:eastAsia="en-GB"/>
          </w:rPr>
          <w:t xml:space="preserve"> under</w:t>
        </w:r>
      </w:ins>
      <w:ins w:id="789" w:author="Furl, Nicholas" w:date="2024-10-04T16:15:00Z" w16du:dateUtc="2024-10-04T15:15:00Z">
        <w:r w:rsidR="00685A06">
          <w:rPr>
            <w:rFonts w:ascii="Arial" w:eastAsia="Times New Roman" w:hAnsi="Arial" w:cs="Arial"/>
            <w:color w:val="000000" w:themeColor="text1"/>
            <w:lang w:eastAsia="en-GB"/>
          </w:rPr>
          <w:t xml:space="preserve"> consideration</w:t>
        </w:r>
      </w:ins>
      <w:ins w:id="790" w:author="Furl, Nicholas" w:date="2024-10-04T16:12:00Z" w16du:dateUtc="2024-10-04T15:12:00Z">
        <w:r w:rsidR="00685A06">
          <w:rPr>
            <w:rFonts w:ascii="Arial" w:eastAsia="Times New Roman" w:hAnsi="Arial" w:cs="Arial"/>
            <w:color w:val="000000" w:themeColor="text1"/>
            <w:lang w:eastAsia="en-GB"/>
          </w:rPr>
          <w:t xml:space="preserve">, with </w:t>
        </w:r>
        <w:r w:rsidR="00685A06" w:rsidRPr="00685A06">
          <w:rPr>
            <w:rFonts w:ascii="Arial" w:eastAsia="Times New Roman" w:hAnsi="Arial" w:cs="Arial"/>
            <w:i/>
            <w:iCs/>
            <w:color w:val="000000" w:themeColor="text1"/>
            <w:lang w:eastAsia="en-GB"/>
            <w:rPrChange w:id="791" w:author="Furl, Nicholas" w:date="2024-10-04T16:15:00Z" w16du:dateUtc="2024-10-04T15:15:00Z">
              <w:rPr>
                <w:rFonts w:ascii="Arial" w:eastAsia="Times New Roman" w:hAnsi="Arial" w:cs="Arial"/>
                <w:color w:val="000000" w:themeColor="text1"/>
                <w:lang w:eastAsia="en-GB"/>
              </w:rPr>
            </w:rPrChange>
          </w:rPr>
          <w:t>N</w:t>
        </w:r>
        <w:r w:rsidR="00685A06">
          <w:rPr>
            <w:rFonts w:ascii="Arial" w:eastAsia="Times New Roman" w:hAnsi="Arial" w:cs="Arial"/>
            <w:color w:val="000000" w:themeColor="text1"/>
            <w:lang w:eastAsia="en-GB"/>
          </w:rPr>
          <w:t xml:space="preserve"> treated as a free parameter</w:t>
        </w:r>
      </w:ins>
      <w:ins w:id="792" w:author="Furl, Nicholas" w:date="2024-10-05T11:23:00Z" w16du:dateUtc="2024-10-05T10:23:00Z">
        <w:r w:rsidR="00A7471E">
          <w:rPr>
            <w:rFonts w:ascii="Arial" w:eastAsia="Times New Roman" w:hAnsi="Arial" w:cs="Arial"/>
            <w:color w:val="000000" w:themeColor="text1"/>
            <w:lang w:eastAsia="en-GB"/>
          </w:rPr>
          <w:t xml:space="preserve"> (initialised to include the whole seque</w:t>
        </w:r>
      </w:ins>
      <w:ins w:id="793" w:author="Furl, Nicholas" w:date="2024-10-05T11:24:00Z" w16du:dateUtc="2024-10-05T10:24:00Z">
        <w:r w:rsidR="00A7471E">
          <w:rPr>
            <w:rFonts w:ascii="Arial" w:eastAsia="Times New Roman" w:hAnsi="Arial" w:cs="Arial"/>
            <w:color w:val="000000" w:themeColor="text1"/>
            <w:lang w:eastAsia="en-GB"/>
          </w:rPr>
          <w:t>nce</w:t>
        </w:r>
      </w:ins>
      <w:ins w:id="794" w:author="Furl, Nicholas" w:date="2024-10-05T15:02:00Z" w16du:dateUtc="2024-10-05T14:02:00Z">
        <w:r w:rsidR="00CF4C43">
          <w:rPr>
            <w:rFonts w:ascii="Arial" w:eastAsia="Times New Roman" w:hAnsi="Arial" w:cs="Arial"/>
            <w:color w:val="000000" w:themeColor="text1"/>
            <w:lang w:eastAsia="en-GB"/>
          </w:rPr>
          <w:t xml:space="preserve"> </w:t>
        </w:r>
      </w:ins>
      <w:ins w:id="795" w:author="Furl, Nicholas" w:date="2024-10-05T11:24:00Z" w16du:dateUtc="2024-10-05T10:24:00Z">
        <w:r w:rsidR="00A7471E">
          <w:rPr>
            <w:rFonts w:ascii="Arial" w:eastAsia="Times New Roman" w:hAnsi="Arial" w:cs="Arial"/>
            <w:color w:val="000000" w:themeColor="text1"/>
            <w:lang w:eastAsia="en-GB"/>
          </w:rPr>
          <w:t>and bounded between 1 and 10 evidence samples)</w:t>
        </w:r>
      </w:ins>
      <w:ins w:id="796" w:author="Furl, Nicholas" w:date="2024-10-04T16:12:00Z" w16du:dateUtc="2024-10-04T15:12:00Z">
        <w:r w:rsidR="00685A06">
          <w:rPr>
            <w:rFonts w:ascii="Arial" w:eastAsia="Times New Roman" w:hAnsi="Arial" w:cs="Arial"/>
            <w:color w:val="000000" w:themeColor="text1"/>
            <w:lang w:eastAsia="en-GB"/>
          </w:rPr>
          <w:t xml:space="preserve">. Such a model would embody a strategy where </w:t>
        </w:r>
      </w:ins>
      <w:ins w:id="797" w:author="Furl, Nicholas" w:date="2024-10-04T16:16:00Z" w16du:dateUtc="2024-10-04T15:16:00Z">
        <w:r w:rsidR="00685A06">
          <w:rPr>
            <w:rFonts w:ascii="Arial" w:eastAsia="Times New Roman" w:hAnsi="Arial" w:cs="Arial"/>
            <w:color w:val="000000" w:themeColor="text1"/>
            <w:lang w:eastAsia="en-GB"/>
          </w:rPr>
          <w:t xml:space="preserve">participants are disproportionately influenced by </w:t>
        </w:r>
      </w:ins>
      <w:ins w:id="798" w:author="Furl, Nicholas" w:date="2024-10-04T16:33:00Z" w16du:dateUtc="2024-10-04T15:33:00Z">
        <w:r w:rsidR="005B6B28">
          <w:rPr>
            <w:rFonts w:ascii="Arial" w:eastAsia="Times New Roman" w:hAnsi="Arial" w:cs="Arial"/>
            <w:color w:val="000000" w:themeColor="text1"/>
            <w:lang w:eastAsia="en-GB"/>
          </w:rPr>
          <w:t>the earliest evidence encountered</w:t>
        </w:r>
      </w:ins>
      <w:ins w:id="799" w:author="Furl, Nicholas" w:date="2024-10-04T16:18:00Z" w16du:dateUtc="2024-10-04T15:18:00Z">
        <w:r w:rsidR="00685A06">
          <w:rPr>
            <w:rFonts w:ascii="Arial" w:eastAsia="Times New Roman" w:hAnsi="Arial" w:cs="Arial"/>
            <w:color w:val="000000" w:themeColor="text1"/>
            <w:lang w:eastAsia="en-GB"/>
          </w:rPr>
          <w:t>, a strategy observed in forens</w:t>
        </w:r>
      </w:ins>
      <w:ins w:id="800" w:author="Furl, Nicholas" w:date="2024-10-04T16:19:00Z" w16du:dateUtc="2024-10-04T15:19:00Z">
        <w:r w:rsidR="00685A06">
          <w:rPr>
            <w:rFonts w:ascii="Arial" w:eastAsia="Times New Roman" w:hAnsi="Arial" w:cs="Arial"/>
            <w:color w:val="000000" w:themeColor="text1"/>
            <w:lang w:eastAsia="en-GB"/>
          </w:rPr>
          <w:t>ic settings (</w:t>
        </w:r>
        <w:r w:rsidR="00D85917">
          <w:rPr>
            <w:rFonts w:ascii="Arial" w:eastAsia="Times New Roman" w:hAnsi="Arial" w:cs="Arial"/>
            <w:color w:val="000000" w:themeColor="text1"/>
            <w:lang w:eastAsia="en-GB"/>
          </w:rPr>
          <w:t>Dror &amp; Kukucka, 2021)</w:t>
        </w:r>
      </w:ins>
      <w:ins w:id="801" w:author="Furl, Nicholas" w:date="2024-10-04T16:16:00Z" w16du:dateUtc="2024-10-04T15:16:00Z">
        <w:r w:rsidR="00685A06">
          <w:rPr>
            <w:rFonts w:ascii="Arial" w:eastAsia="Times New Roman" w:hAnsi="Arial" w:cs="Arial"/>
            <w:color w:val="000000" w:themeColor="text1"/>
            <w:lang w:eastAsia="en-GB"/>
          </w:rPr>
          <w:t xml:space="preserve">. In the </w:t>
        </w:r>
        <w:r w:rsidR="00685A06" w:rsidRPr="00CE6FB1">
          <w:rPr>
            <w:rFonts w:ascii="Arial" w:eastAsia="Times New Roman" w:hAnsi="Arial" w:cs="Arial"/>
            <w:i/>
            <w:iCs/>
            <w:color w:val="000000" w:themeColor="text1"/>
            <w:lang w:eastAsia="en-GB"/>
            <w:rPrChange w:id="802" w:author="Furl, Nicholas" w:date="2024-10-05T12:43:00Z" w16du:dateUtc="2024-10-05T11:43:00Z">
              <w:rPr>
                <w:rFonts w:ascii="Arial" w:eastAsia="Times New Roman" w:hAnsi="Arial" w:cs="Arial"/>
                <w:color w:val="000000" w:themeColor="text1"/>
                <w:lang w:eastAsia="en-GB"/>
              </w:rPr>
            </w:rPrChange>
          </w:rPr>
          <w:t>Recency</w:t>
        </w:r>
      </w:ins>
      <w:ins w:id="803" w:author="Furl, Nicholas" w:date="2024-10-04T16:17:00Z" w16du:dateUtc="2024-10-04T15:17:00Z">
        <w:r w:rsidR="00685A06" w:rsidRPr="00CE6FB1">
          <w:rPr>
            <w:rFonts w:ascii="Arial" w:eastAsia="Times New Roman" w:hAnsi="Arial" w:cs="Arial"/>
            <w:i/>
            <w:iCs/>
            <w:color w:val="000000" w:themeColor="text1"/>
            <w:lang w:eastAsia="en-GB"/>
            <w:rPrChange w:id="804" w:author="Furl, Nicholas" w:date="2024-10-05T12:43:00Z" w16du:dateUtc="2024-10-05T11:43:00Z">
              <w:rPr>
                <w:rFonts w:ascii="Arial" w:eastAsia="Times New Roman" w:hAnsi="Arial" w:cs="Arial"/>
                <w:color w:val="000000" w:themeColor="text1"/>
                <w:lang w:eastAsia="en-GB"/>
              </w:rPr>
            </w:rPrChange>
          </w:rPr>
          <w:t xml:space="preserve"> Model</w:t>
        </w:r>
        <w:r w:rsidR="00685A06">
          <w:rPr>
            <w:rFonts w:ascii="Arial" w:eastAsia="Times New Roman" w:hAnsi="Arial" w:cs="Arial"/>
            <w:color w:val="000000" w:themeColor="text1"/>
            <w:lang w:eastAsia="en-GB"/>
          </w:rPr>
          <w:t xml:space="preserve">, </w:t>
        </w:r>
      </w:ins>
      <w:ins w:id="805" w:author="Furl, Nicholas" w:date="2024-10-04T16:16:00Z" w16du:dateUtc="2024-10-04T15:16:00Z">
        <w:r w:rsidR="00685A06">
          <w:rPr>
            <w:rFonts w:ascii="Arial" w:eastAsia="Times New Roman" w:hAnsi="Arial" w:cs="Arial"/>
            <w:color w:val="000000" w:themeColor="text1"/>
            <w:lang w:eastAsia="en-GB"/>
          </w:rPr>
          <w:t xml:space="preserve"> </w:t>
        </w:r>
      </w:ins>
      <m:oMath>
        <m:r>
          <w:ins w:id="806" w:author="Furl, Nicholas" w:date="2024-10-04T16:17:00Z" w16du:dateUtc="2024-10-04T15:17:00Z">
            <w:rPr>
              <w:rFonts w:ascii="Cambria Math" w:eastAsia="Times New Roman" w:hAnsi="Cambria Math" w:cs="Arial"/>
              <w:color w:val="000000" w:themeColor="text1"/>
              <w:lang w:eastAsia="en-GB"/>
            </w:rPr>
            <m:t>p(G,</m:t>
          </w:ins>
        </m:r>
        <m:sSub>
          <m:sSubPr>
            <m:ctrlPr>
              <w:ins w:id="807" w:author="Furl, Nicholas" w:date="2024-10-04T16:17:00Z" w16du:dateUtc="2024-10-04T15:17:00Z">
                <w:rPr>
                  <w:rFonts w:ascii="Cambria Math" w:eastAsia="Times New Roman" w:hAnsi="Cambria Math" w:cs="Arial"/>
                  <w:i/>
                  <w:color w:val="000000" w:themeColor="text1"/>
                  <w:lang w:eastAsia="en-GB"/>
                </w:rPr>
              </w:ins>
            </m:ctrlPr>
          </m:sSubPr>
          <m:e>
            <m:r>
              <w:ins w:id="808" w:author="Furl, Nicholas" w:date="2024-10-04T16:17:00Z" w16du:dateUtc="2024-10-04T15:17:00Z">
                <w:rPr>
                  <w:rFonts w:ascii="Cambria Math" w:eastAsia="Times New Roman" w:hAnsi="Cambria Math" w:cs="Arial"/>
                  <w:color w:val="000000" w:themeColor="text1"/>
                  <w:lang w:eastAsia="en-GB"/>
                </w:rPr>
                <m:t>n</m:t>
              </w:ins>
            </m:r>
          </m:e>
          <m:sub>
            <m:r>
              <w:ins w:id="809" w:author="Furl, Nicholas" w:date="2024-10-04T16:17:00Z" w16du:dateUtc="2024-10-04T15:17:00Z">
                <w:rPr>
                  <w:rFonts w:ascii="Cambria Math" w:eastAsia="Times New Roman" w:hAnsi="Cambria Math" w:cs="Arial"/>
                  <w:color w:val="000000" w:themeColor="text1"/>
                  <w:lang w:eastAsia="en-GB"/>
                </w:rPr>
                <m:t>g</m:t>
              </w:ins>
            </m:r>
          </m:sub>
        </m:sSub>
        <m:sSub>
          <m:sSubPr>
            <m:ctrlPr>
              <w:ins w:id="810" w:author="Furl, Nicholas" w:date="2024-10-04T16:17:00Z" w16du:dateUtc="2024-10-04T15:17:00Z">
                <w:rPr>
                  <w:rFonts w:ascii="Cambria Math" w:eastAsia="Times New Roman" w:hAnsi="Cambria Math" w:cs="Arial"/>
                  <w:i/>
                  <w:color w:val="000000" w:themeColor="text1"/>
                  <w:lang w:eastAsia="en-GB"/>
                </w:rPr>
              </w:ins>
            </m:ctrlPr>
          </m:sSubPr>
          <m:e>
            <m:r>
              <w:ins w:id="811" w:author="Furl, Nicholas" w:date="2024-10-04T16:17:00Z" w16du:dateUtc="2024-10-04T15:17:00Z">
                <w:rPr>
                  <w:rFonts w:ascii="Cambria Math" w:eastAsia="Times New Roman" w:hAnsi="Cambria Math" w:cs="Arial"/>
                  <w:color w:val="000000" w:themeColor="text1"/>
                  <w:lang w:eastAsia="en-GB"/>
                </w:rPr>
                <m:t>n</m:t>
              </w:ins>
            </m:r>
          </m:e>
          <m:sub>
            <m:r>
              <w:ins w:id="812" w:author="Furl, Nicholas" w:date="2024-10-04T16:17:00Z" w16du:dateUtc="2024-10-04T15:17:00Z">
                <w:rPr>
                  <w:rFonts w:ascii="Cambria Math" w:eastAsia="Times New Roman" w:hAnsi="Cambria Math" w:cs="Arial"/>
                  <w:color w:val="000000" w:themeColor="text1"/>
                  <w:lang w:eastAsia="en-GB"/>
                </w:rPr>
                <m:t>c</m:t>
              </w:ins>
            </m:r>
          </m:sub>
        </m:sSub>
        <m:r>
          <w:ins w:id="813" w:author="Furl, Nicholas" w:date="2024-10-04T16:17:00Z" w16du:dateUtc="2024-10-04T15:17:00Z">
            <w:rPr>
              <w:rFonts w:ascii="Cambria Math" w:eastAsia="Times New Roman" w:hAnsi="Cambria Math" w:cs="Arial"/>
              <w:color w:val="000000" w:themeColor="text1"/>
              <w:lang w:eastAsia="en-GB"/>
            </w:rPr>
            <m:t>)</m:t>
          </w:ins>
        </m:r>
      </m:oMath>
      <w:ins w:id="814" w:author="Furl, Nicholas" w:date="2024-10-04T16:17:00Z" w16du:dateUtc="2024-10-04T15:17:00Z">
        <w:r w:rsidR="00685A06">
          <w:rPr>
            <w:rFonts w:ascii="Arial" w:eastAsia="Times New Roman" w:hAnsi="Arial" w:cs="Arial"/>
            <w:color w:val="000000" w:themeColor="text1"/>
            <w:lang w:eastAsia="en-GB"/>
          </w:rPr>
          <w:t xml:space="preserve"> is computed using only the most recent </w:t>
        </w:r>
        <w:r w:rsidR="00685A06" w:rsidRPr="00D85917">
          <w:rPr>
            <w:rFonts w:ascii="Arial" w:eastAsia="Times New Roman" w:hAnsi="Arial" w:cs="Arial"/>
            <w:i/>
            <w:iCs/>
            <w:color w:val="000000" w:themeColor="text1"/>
            <w:lang w:eastAsia="en-GB"/>
            <w:rPrChange w:id="815" w:author="Furl, Nicholas" w:date="2024-10-04T16:28:00Z" w16du:dateUtc="2024-10-04T15:28:00Z">
              <w:rPr>
                <w:rFonts w:ascii="Arial" w:eastAsia="Times New Roman" w:hAnsi="Arial" w:cs="Arial"/>
                <w:color w:val="000000" w:themeColor="text1"/>
                <w:lang w:eastAsia="en-GB"/>
              </w:rPr>
            </w:rPrChange>
          </w:rPr>
          <w:t>N</w:t>
        </w:r>
        <w:r w:rsidR="00685A06">
          <w:rPr>
            <w:rFonts w:ascii="Arial" w:eastAsia="Times New Roman" w:hAnsi="Arial" w:cs="Arial"/>
            <w:color w:val="000000" w:themeColor="text1"/>
            <w:lang w:eastAsia="en-GB"/>
          </w:rPr>
          <w:t xml:space="preserve"> samples and the current sample under consideration</w:t>
        </w:r>
      </w:ins>
      <w:ins w:id="816" w:author="Furl, Nicholas" w:date="2024-10-04T16:34:00Z" w16du:dateUtc="2024-10-04T15:34:00Z">
        <w:r w:rsidR="00C42202">
          <w:rPr>
            <w:rFonts w:ascii="Arial" w:eastAsia="Times New Roman" w:hAnsi="Arial" w:cs="Arial"/>
            <w:color w:val="000000" w:themeColor="text1"/>
            <w:lang w:eastAsia="en-GB"/>
          </w:rPr>
          <w:t xml:space="preserve">, with </w:t>
        </w:r>
        <w:r w:rsidR="00C42202" w:rsidRPr="00CF4C43">
          <w:rPr>
            <w:rFonts w:ascii="Arial" w:eastAsia="Times New Roman" w:hAnsi="Arial" w:cs="Arial"/>
            <w:i/>
            <w:iCs/>
            <w:color w:val="000000" w:themeColor="text1"/>
            <w:lang w:eastAsia="en-GB"/>
            <w:rPrChange w:id="817" w:author="Furl, Nicholas" w:date="2024-10-05T15:02:00Z" w16du:dateUtc="2024-10-05T14:02:00Z">
              <w:rPr>
                <w:rFonts w:ascii="Arial" w:eastAsia="Times New Roman" w:hAnsi="Arial" w:cs="Arial"/>
                <w:color w:val="000000" w:themeColor="text1"/>
                <w:lang w:eastAsia="en-GB"/>
              </w:rPr>
            </w:rPrChange>
          </w:rPr>
          <w:t>N</w:t>
        </w:r>
        <w:r w:rsidR="00C42202">
          <w:rPr>
            <w:rFonts w:ascii="Arial" w:eastAsia="Times New Roman" w:hAnsi="Arial" w:cs="Arial"/>
            <w:color w:val="000000" w:themeColor="text1"/>
            <w:lang w:eastAsia="en-GB"/>
          </w:rPr>
          <w:t xml:space="preserve"> treated as a free parameter</w:t>
        </w:r>
      </w:ins>
      <w:ins w:id="818" w:author="Furl, Nicholas" w:date="2024-10-05T11:24:00Z" w16du:dateUtc="2024-10-05T10:24:00Z">
        <w:r w:rsidR="00A7471E">
          <w:rPr>
            <w:rFonts w:ascii="Arial" w:eastAsia="Times New Roman" w:hAnsi="Arial" w:cs="Arial"/>
            <w:color w:val="000000" w:themeColor="text1"/>
            <w:lang w:eastAsia="en-GB"/>
          </w:rPr>
          <w:t xml:space="preserve"> </w:t>
        </w:r>
        <w:r w:rsidR="00A7471E">
          <w:rPr>
            <w:rFonts w:ascii="Arial" w:eastAsia="Times New Roman" w:hAnsi="Arial" w:cs="Arial"/>
            <w:color w:val="000000" w:themeColor="text1"/>
            <w:lang w:eastAsia="en-GB"/>
          </w:rPr>
          <w:t>(initialised to include the whole sequence and bounded between 1 and 10 evidence samples)</w:t>
        </w:r>
      </w:ins>
      <w:ins w:id="819" w:author="Furl, Nicholas" w:date="2024-10-04T16:17:00Z" w16du:dateUtc="2024-10-04T15:17:00Z">
        <w:r w:rsidR="00685A06">
          <w:rPr>
            <w:rFonts w:ascii="Arial" w:eastAsia="Times New Roman" w:hAnsi="Arial" w:cs="Arial"/>
            <w:color w:val="000000" w:themeColor="text1"/>
            <w:lang w:eastAsia="en-GB"/>
          </w:rPr>
          <w:t xml:space="preserve">. </w:t>
        </w:r>
      </w:ins>
      <w:ins w:id="820" w:author="Furl, Nicholas" w:date="2024-10-04T16:28:00Z" w16du:dateUtc="2024-10-04T15:28:00Z">
        <w:r w:rsidR="00D85917">
          <w:rPr>
            <w:rFonts w:ascii="Arial" w:eastAsia="Times New Roman" w:hAnsi="Arial" w:cs="Arial"/>
            <w:color w:val="000000" w:themeColor="text1"/>
            <w:lang w:eastAsia="en-GB"/>
          </w:rPr>
          <w:t>This model embodies a</w:t>
        </w:r>
      </w:ins>
      <w:ins w:id="821" w:author="Furl, Nicholas" w:date="2024-10-05T15:03:00Z" w16du:dateUtc="2024-10-05T14:03:00Z">
        <w:r w:rsidR="00EA0494">
          <w:rPr>
            <w:rFonts w:ascii="Arial" w:eastAsia="Times New Roman" w:hAnsi="Arial" w:cs="Arial"/>
            <w:color w:val="000000" w:themeColor="text1"/>
            <w:lang w:eastAsia="en-GB"/>
          </w:rPr>
          <w:t xml:space="preserve"> strategy where a</w:t>
        </w:r>
      </w:ins>
      <w:ins w:id="822" w:author="Furl, Nicholas" w:date="2024-10-04T16:28:00Z" w16du:dateUtc="2024-10-04T15:28:00Z">
        <w:r w:rsidR="00D85917">
          <w:rPr>
            <w:rFonts w:ascii="Arial" w:eastAsia="Times New Roman" w:hAnsi="Arial" w:cs="Arial"/>
            <w:color w:val="000000" w:themeColor="text1"/>
            <w:lang w:eastAsia="en-GB"/>
          </w:rPr>
          <w:t xml:space="preserve"> limited </w:t>
        </w:r>
      </w:ins>
      <w:ins w:id="823" w:author="Furl, Nicholas" w:date="2024-10-05T15:03:00Z" w16du:dateUtc="2024-10-05T14:03:00Z">
        <w:r w:rsidR="00EA0494">
          <w:rPr>
            <w:rFonts w:ascii="Arial" w:eastAsia="Times New Roman" w:hAnsi="Arial" w:cs="Arial"/>
            <w:color w:val="000000" w:themeColor="text1"/>
            <w:lang w:eastAsia="en-GB"/>
          </w:rPr>
          <w:t xml:space="preserve">number of evidence samples can be held in </w:t>
        </w:r>
      </w:ins>
      <w:ins w:id="824" w:author="Furl, Nicholas" w:date="2024-10-04T16:28:00Z" w16du:dateUtc="2024-10-04T15:28:00Z">
        <w:r w:rsidR="00D85917">
          <w:rPr>
            <w:rFonts w:ascii="Arial" w:eastAsia="Times New Roman" w:hAnsi="Arial" w:cs="Arial"/>
            <w:color w:val="000000" w:themeColor="text1"/>
            <w:lang w:eastAsia="en-GB"/>
          </w:rPr>
          <w:t>working memory</w:t>
        </w:r>
      </w:ins>
      <w:ins w:id="825" w:author="Furl, Nicholas" w:date="2024-10-04T16:29:00Z" w16du:dateUtc="2024-10-04T15:29:00Z">
        <w:r w:rsidR="00D85917">
          <w:rPr>
            <w:rFonts w:ascii="Arial" w:eastAsia="Times New Roman" w:hAnsi="Arial" w:cs="Arial"/>
            <w:color w:val="000000" w:themeColor="text1"/>
            <w:lang w:eastAsia="en-GB"/>
          </w:rPr>
          <w:t xml:space="preserve">. </w:t>
        </w:r>
      </w:ins>
      <w:ins w:id="826" w:author="Furl, Nicholas" w:date="2024-10-04T16:33:00Z" w16du:dateUtc="2024-10-04T15:33:00Z">
        <w:r w:rsidR="00C42202">
          <w:rPr>
            <w:rFonts w:ascii="Arial" w:eastAsia="Times New Roman" w:hAnsi="Arial" w:cs="Arial"/>
            <w:color w:val="000000" w:themeColor="text1"/>
            <w:lang w:eastAsia="en-GB"/>
          </w:rPr>
          <w:t>I</w:t>
        </w:r>
      </w:ins>
      <w:ins w:id="827" w:author="Furl, Nicholas" w:date="2024-10-04T16:34:00Z" w16du:dateUtc="2024-10-04T15:34:00Z">
        <w:r w:rsidR="00C42202">
          <w:rPr>
            <w:rFonts w:ascii="Arial" w:eastAsia="Times New Roman" w:hAnsi="Arial" w:cs="Arial"/>
            <w:color w:val="000000" w:themeColor="text1"/>
            <w:lang w:eastAsia="en-GB"/>
          </w:rPr>
          <w:t xml:space="preserve">n the </w:t>
        </w:r>
        <w:r w:rsidR="00C42202" w:rsidRPr="00CE6FB1">
          <w:rPr>
            <w:rFonts w:ascii="Arial" w:eastAsia="Times New Roman" w:hAnsi="Arial" w:cs="Arial"/>
            <w:i/>
            <w:iCs/>
            <w:color w:val="000000" w:themeColor="text1"/>
            <w:lang w:eastAsia="en-GB"/>
            <w:rPrChange w:id="828" w:author="Furl, Nicholas" w:date="2024-10-05T12:44:00Z" w16du:dateUtc="2024-10-05T11:44:00Z">
              <w:rPr>
                <w:rFonts w:ascii="Arial" w:eastAsia="Times New Roman" w:hAnsi="Arial" w:cs="Arial"/>
                <w:color w:val="000000" w:themeColor="text1"/>
                <w:lang w:eastAsia="en-GB"/>
              </w:rPr>
            </w:rPrChange>
          </w:rPr>
          <w:t xml:space="preserve">Split </w:t>
        </w:r>
      </w:ins>
      <w:ins w:id="829" w:author="Furl, Nicholas" w:date="2024-10-05T12:44:00Z" w16du:dateUtc="2024-10-05T11:44:00Z">
        <w:r w:rsidR="00CE6FB1" w:rsidRPr="00CE6FB1">
          <w:rPr>
            <w:rFonts w:ascii="Arial" w:eastAsia="Times New Roman" w:hAnsi="Arial" w:cs="Arial"/>
            <w:i/>
            <w:iCs/>
            <w:color w:val="000000" w:themeColor="text1"/>
            <w:lang w:eastAsia="en-GB"/>
            <w:rPrChange w:id="830" w:author="Furl, Nicholas" w:date="2024-10-05T12:44:00Z" w16du:dateUtc="2024-10-05T11:44:00Z">
              <w:rPr>
                <w:rFonts w:ascii="Arial" w:eastAsia="Times New Roman" w:hAnsi="Arial" w:cs="Arial"/>
                <w:color w:val="000000" w:themeColor="text1"/>
                <w:lang w:eastAsia="en-GB"/>
              </w:rPr>
            </w:rPrChange>
          </w:rPr>
          <w:t>M</w:t>
        </w:r>
      </w:ins>
      <w:ins w:id="831" w:author="Furl, Nicholas" w:date="2024-10-04T16:34:00Z" w16du:dateUtc="2024-10-04T15:34:00Z">
        <w:r w:rsidR="00C42202" w:rsidRPr="00CE6FB1">
          <w:rPr>
            <w:rFonts w:ascii="Arial" w:eastAsia="Times New Roman" w:hAnsi="Arial" w:cs="Arial"/>
            <w:i/>
            <w:iCs/>
            <w:color w:val="000000" w:themeColor="text1"/>
            <w:lang w:eastAsia="en-GB"/>
            <w:rPrChange w:id="832" w:author="Furl, Nicholas" w:date="2024-10-05T12:44:00Z" w16du:dateUtc="2024-10-05T11:44:00Z">
              <w:rPr>
                <w:rFonts w:ascii="Arial" w:eastAsia="Times New Roman" w:hAnsi="Arial" w:cs="Arial"/>
                <w:color w:val="000000" w:themeColor="text1"/>
                <w:lang w:eastAsia="en-GB"/>
              </w:rPr>
            </w:rPrChange>
          </w:rPr>
          <w:t>odel</w:t>
        </w:r>
        <w:r w:rsidR="00C42202">
          <w:rPr>
            <w:rFonts w:ascii="Arial" w:eastAsia="Times New Roman" w:hAnsi="Arial" w:cs="Arial"/>
            <w:color w:val="000000" w:themeColor="text1"/>
            <w:lang w:eastAsia="en-GB"/>
          </w:rPr>
          <w:t xml:space="preserve">, </w:t>
        </w:r>
      </w:ins>
      <w:ins w:id="833" w:author="Furl, Nicholas" w:date="2024-10-04T16:37:00Z" w16du:dateUtc="2024-10-04T15:37:00Z">
        <w:r w:rsidR="00C42202">
          <w:rPr>
            <w:rFonts w:ascii="Arial" w:eastAsia="Times New Roman" w:hAnsi="Arial" w:cs="Arial"/>
            <w:color w:val="000000" w:themeColor="text1"/>
            <w:lang w:eastAsia="en-GB"/>
          </w:rPr>
          <w:t xml:space="preserve">we treated </w:t>
        </w:r>
        <w:r w:rsidR="00C42202" w:rsidRPr="00F403A0">
          <w:rPr>
            <w:rFonts w:ascii="Arial" w:eastAsia="Times New Roman" w:hAnsi="Arial" w:cs="Arial"/>
            <w:i/>
            <w:iCs/>
            <w:color w:val="000000" w:themeColor="text1"/>
            <w:lang w:eastAsia="en-GB"/>
            <w:rPrChange w:id="834" w:author="Furl, Nicholas" w:date="2024-10-04T17:04:00Z" w16du:dateUtc="2024-10-04T16:04:00Z">
              <w:rPr>
                <w:rFonts w:ascii="Arial" w:eastAsia="Times New Roman" w:hAnsi="Arial" w:cs="Arial"/>
                <w:color w:val="000000" w:themeColor="text1"/>
                <w:lang w:eastAsia="en-GB"/>
              </w:rPr>
            </w:rPrChange>
          </w:rPr>
          <w:t>q</w:t>
        </w:r>
        <w:r w:rsidR="00C42202">
          <w:rPr>
            <w:rFonts w:ascii="Arial" w:eastAsia="Times New Roman" w:hAnsi="Arial" w:cs="Arial"/>
            <w:color w:val="000000" w:themeColor="text1"/>
            <w:lang w:eastAsia="en-GB"/>
          </w:rPr>
          <w:t xml:space="preserve"> </w:t>
        </w:r>
      </w:ins>
      <w:ins w:id="835" w:author="Furl, Nicholas" w:date="2024-10-06T09:37:00Z" w16du:dateUtc="2024-10-06T08:37:00Z">
        <w:r w:rsidR="00E67D88">
          <w:rPr>
            <w:rFonts w:ascii="Arial" w:eastAsia="Times New Roman" w:hAnsi="Arial" w:cs="Arial"/>
            <w:color w:val="000000" w:themeColor="text1"/>
            <w:lang w:eastAsia="en-GB"/>
          </w:rPr>
          <w:t>(i.e., the probability of the majority claim or the guilt / innocen</w:t>
        </w:r>
      </w:ins>
      <w:ins w:id="836" w:author="Furl, Nicholas" w:date="2024-10-06T09:38:00Z" w16du:dateUtc="2024-10-06T08:38:00Z">
        <w:r w:rsidR="00E67D88">
          <w:rPr>
            <w:rFonts w:ascii="Arial" w:eastAsia="Times New Roman" w:hAnsi="Arial" w:cs="Arial"/>
            <w:color w:val="000000" w:themeColor="text1"/>
            <w:lang w:eastAsia="en-GB"/>
          </w:rPr>
          <w:t xml:space="preserve">ce split) </w:t>
        </w:r>
      </w:ins>
      <w:ins w:id="837" w:author="Furl, Nicholas" w:date="2024-10-04T16:37:00Z" w16du:dateUtc="2024-10-04T15:37:00Z">
        <w:r w:rsidR="00C42202">
          <w:rPr>
            <w:rFonts w:ascii="Arial" w:eastAsia="Times New Roman" w:hAnsi="Arial" w:cs="Arial"/>
            <w:color w:val="000000" w:themeColor="text1"/>
            <w:lang w:eastAsia="en-GB"/>
          </w:rPr>
          <w:t xml:space="preserve">as a free parameter, </w:t>
        </w:r>
      </w:ins>
      <w:ins w:id="838" w:author="Furl, Nicholas" w:date="2024-10-04T16:38:00Z" w16du:dateUtc="2024-10-04T15:38:00Z">
        <w:r w:rsidR="00C42202">
          <w:rPr>
            <w:rFonts w:ascii="Arial" w:eastAsia="Times New Roman" w:hAnsi="Arial" w:cs="Arial"/>
            <w:color w:val="000000" w:themeColor="text1"/>
            <w:lang w:eastAsia="en-GB"/>
          </w:rPr>
          <w:t xml:space="preserve">in case participants </w:t>
        </w:r>
      </w:ins>
      <w:ins w:id="839" w:author="Furl, Nicholas" w:date="2024-10-06T09:35:00Z" w16du:dateUtc="2024-10-06T08:35:00Z">
        <w:r w:rsidR="00E67D88">
          <w:rPr>
            <w:rFonts w:ascii="Arial" w:eastAsia="Times New Roman" w:hAnsi="Arial" w:cs="Arial"/>
            <w:color w:val="000000" w:themeColor="text1"/>
            <w:lang w:eastAsia="en-GB"/>
          </w:rPr>
          <w:t xml:space="preserve">in practice </w:t>
        </w:r>
      </w:ins>
      <w:ins w:id="840" w:author="Furl, Nicholas" w:date="2024-10-05T15:03:00Z" w16du:dateUtc="2024-10-05T14:03:00Z">
        <w:r w:rsidR="00152533">
          <w:rPr>
            <w:rFonts w:ascii="Arial" w:eastAsia="Times New Roman" w:hAnsi="Arial" w:cs="Arial"/>
            <w:color w:val="000000" w:themeColor="text1"/>
            <w:lang w:eastAsia="en-GB"/>
          </w:rPr>
          <w:t xml:space="preserve">use a </w:t>
        </w:r>
      </w:ins>
      <w:ins w:id="841" w:author="Furl, Nicholas" w:date="2024-10-06T09:35:00Z" w16du:dateUtc="2024-10-06T08:35:00Z">
        <w:r w:rsidR="00E67D88">
          <w:rPr>
            <w:rFonts w:ascii="Arial" w:eastAsia="Times New Roman" w:hAnsi="Arial" w:cs="Arial"/>
            <w:color w:val="000000" w:themeColor="text1"/>
            <w:lang w:eastAsia="en-GB"/>
          </w:rPr>
          <w:t>higher probability of guilt / innocence</w:t>
        </w:r>
      </w:ins>
      <w:ins w:id="842" w:author="Furl, Nicholas" w:date="2024-10-06T09:36:00Z" w16du:dateUtc="2024-10-06T08:36:00Z">
        <w:r w:rsidR="00E67D88">
          <w:rPr>
            <w:rFonts w:ascii="Arial" w:eastAsia="Times New Roman" w:hAnsi="Arial" w:cs="Arial"/>
            <w:color w:val="000000" w:themeColor="text1"/>
            <w:lang w:eastAsia="en-GB"/>
          </w:rPr>
          <w:t xml:space="preserve"> </w:t>
        </w:r>
      </w:ins>
      <w:ins w:id="843" w:author="Furl, Nicholas" w:date="2024-10-05T15:03:00Z" w16du:dateUtc="2024-10-05T14:03:00Z">
        <w:r w:rsidR="00152533">
          <w:rPr>
            <w:rFonts w:ascii="Arial" w:eastAsia="Times New Roman" w:hAnsi="Arial" w:cs="Arial"/>
            <w:color w:val="000000" w:themeColor="text1"/>
            <w:lang w:eastAsia="en-GB"/>
          </w:rPr>
          <w:t>than</w:t>
        </w:r>
      </w:ins>
      <w:ins w:id="844" w:author="Furl, Nicholas" w:date="2024-10-04T16:39:00Z" w16du:dateUtc="2024-10-04T15:39:00Z">
        <w:r w:rsidR="00C42202">
          <w:rPr>
            <w:rFonts w:ascii="Arial" w:eastAsia="Times New Roman" w:hAnsi="Arial" w:cs="Arial"/>
            <w:color w:val="000000" w:themeColor="text1"/>
            <w:lang w:eastAsia="en-GB"/>
          </w:rPr>
          <w:t xml:space="preserve"> instructed</w:t>
        </w:r>
      </w:ins>
      <w:ins w:id="845" w:author="Furl, Nicholas" w:date="2024-10-06T09:38:00Z" w16du:dateUtc="2024-10-06T08:38:00Z">
        <w:r w:rsidR="00E67D88">
          <w:rPr>
            <w:rFonts w:ascii="Arial" w:eastAsia="Times New Roman" w:hAnsi="Arial" w:cs="Arial"/>
            <w:color w:val="000000" w:themeColor="text1"/>
            <w:lang w:eastAsia="en-GB"/>
          </w:rPr>
          <w:t>.</w:t>
        </w:r>
      </w:ins>
      <w:ins w:id="846" w:author="Furl, Nicholas" w:date="2024-10-04T16:39:00Z" w16du:dateUtc="2024-10-04T15:39:00Z">
        <w:r w:rsidR="00C42202">
          <w:rPr>
            <w:rFonts w:ascii="Arial" w:eastAsia="Times New Roman" w:hAnsi="Arial" w:cs="Arial"/>
            <w:color w:val="000000" w:themeColor="text1"/>
            <w:lang w:eastAsia="en-GB"/>
          </w:rPr>
          <w:t xml:space="preserve"> </w:t>
        </w:r>
      </w:ins>
      <w:ins w:id="847" w:author="Furl, Nicholas" w:date="2024-10-06T09:38:00Z" w16du:dateUtc="2024-10-06T08:38:00Z">
        <w:r w:rsidR="00E67D88">
          <w:rPr>
            <w:rFonts w:ascii="Arial" w:eastAsia="Times New Roman" w:hAnsi="Arial" w:cs="Arial"/>
            <w:color w:val="000000" w:themeColor="text1"/>
            <w:lang w:eastAsia="en-GB"/>
          </w:rPr>
          <w:t>O</w:t>
        </w:r>
      </w:ins>
      <w:ins w:id="848" w:author="Furl, Nicholas" w:date="2024-10-04T16:37:00Z" w16du:dateUtc="2024-10-04T15:37:00Z">
        <w:r w:rsidR="00C42202">
          <w:rPr>
            <w:rFonts w:ascii="Arial" w:eastAsia="Times New Roman" w:hAnsi="Arial" w:cs="Arial"/>
            <w:color w:val="000000" w:themeColor="text1"/>
            <w:lang w:eastAsia="en-GB"/>
          </w:rPr>
          <w:t>ur simulation</w:t>
        </w:r>
      </w:ins>
      <w:ins w:id="849" w:author="Furl, Nicholas" w:date="2024-10-04T16:38:00Z" w16du:dateUtc="2024-10-04T15:38:00Z">
        <w:r w:rsidR="00C42202">
          <w:rPr>
            <w:rFonts w:ascii="Arial" w:eastAsia="Times New Roman" w:hAnsi="Arial" w:cs="Arial"/>
            <w:color w:val="000000" w:themeColor="text1"/>
            <w:lang w:eastAsia="en-GB"/>
          </w:rPr>
          <w:t xml:space="preserve">s show that </w:t>
        </w:r>
      </w:ins>
      <w:ins w:id="850" w:author="Furl, Nicholas" w:date="2024-10-04T16:39:00Z" w16du:dateUtc="2024-10-04T15:39:00Z">
        <w:r w:rsidR="00C42202">
          <w:rPr>
            <w:rFonts w:ascii="Arial" w:eastAsia="Times New Roman" w:hAnsi="Arial" w:cs="Arial"/>
            <w:color w:val="000000" w:themeColor="text1"/>
            <w:lang w:eastAsia="en-GB"/>
          </w:rPr>
          <w:t xml:space="preserve">larger </w:t>
        </w:r>
        <w:r w:rsidR="00C42202" w:rsidRPr="00F403A0">
          <w:rPr>
            <w:rFonts w:ascii="Arial" w:eastAsia="Times New Roman" w:hAnsi="Arial" w:cs="Arial"/>
            <w:i/>
            <w:iCs/>
            <w:color w:val="000000" w:themeColor="text1"/>
            <w:lang w:eastAsia="en-GB"/>
            <w:rPrChange w:id="851" w:author="Furl, Nicholas" w:date="2024-10-04T17:04:00Z" w16du:dateUtc="2024-10-04T16:04:00Z">
              <w:rPr>
                <w:rFonts w:ascii="Arial" w:eastAsia="Times New Roman" w:hAnsi="Arial" w:cs="Arial"/>
                <w:color w:val="000000" w:themeColor="text1"/>
                <w:lang w:eastAsia="en-GB"/>
              </w:rPr>
            </w:rPrChange>
          </w:rPr>
          <w:t>q</w:t>
        </w:r>
        <w:r w:rsidR="00C42202">
          <w:rPr>
            <w:rFonts w:ascii="Arial" w:eastAsia="Times New Roman" w:hAnsi="Arial" w:cs="Arial"/>
            <w:color w:val="000000" w:themeColor="text1"/>
            <w:lang w:eastAsia="en-GB"/>
          </w:rPr>
          <w:t xml:space="preserve"> leads to greater sensitivity to disconfirmatory evidence</w:t>
        </w:r>
      </w:ins>
      <w:ins w:id="852" w:author="Furl, Nicholas" w:date="2024-10-06T09:38:00Z" w16du:dateUtc="2024-10-06T08:38:00Z">
        <w:r w:rsidR="00E67D88">
          <w:rPr>
            <w:rFonts w:ascii="Arial" w:eastAsia="Times New Roman" w:hAnsi="Arial" w:cs="Arial"/>
            <w:color w:val="000000" w:themeColor="text1"/>
            <w:lang w:eastAsia="en-GB"/>
          </w:rPr>
          <w:t>. C</w:t>
        </w:r>
      </w:ins>
      <w:ins w:id="853" w:author="Furl, Nicholas" w:date="2024-10-04T16:39:00Z" w16du:dateUtc="2024-10-04T15:39:00Z">
        <w:r w:rsidR="00C42202">
          <w:rPr>
            <w:rFonts w:ascii="Arial" w:eastAsia="Times New Roman" w:hAnsi="Arial" w:cs="Arial"/>
            <w:color w:val="000000" w:themeColor="text1"/>
            <w:lang w:eastAsia="en-GB"/>
          </w:rPr>
          <w:t>ompar</w:t>
        </w:r>
      </w:ins>
      <w:ins w:id="854" w:author="Furl, Nicholas" w:date="2024-10-04T16:40:00Z" w16du:dateUtc="2024-10-04T15:40:00Z">
        <w:r w:rsidR="00C42202">
          <w:rPr>
            <w:rFonts w:ascii="Arial" w:eastAsia="Times New Roman" w:hAnsi="Arial" w:cs="Arial"/>
            <w:color w:val="000000" w:themeColor="text1"/>
            <w:lang w:eastAsia="en-GB"/>
          </w:rPr>
          <w:t xml:space="preserve">e blue lines </w:t>
        </w:r>
      </w:ins>
      <w:ins w:id="855" w:author="Furl, Nicholas" w:date="2024-10-04T16:41:00Z" w16du:dateUtc="2024-10-04T15:41:00Z">
        <w:r w:rsidR="00C42202">
          <w:rPr>
            <w:rFonts w:ascii="Arial" w:eastAsia="Times New Roman" w:hAnsi="Arial" w:cs="Arial"/>
            <w:color w:val="000000" w:themeColor="text1"/>
            <w:lang w:eastAsia="en-GB"/>
          </w:rPr>
          <w:t xml:space="preserve">for the ground truth computations </w:t>
        </w:r>
      </w:ins>
      <w:ins w:id="856" w:author="Furl, Nicholas" w:date="2024-10-04T16:40:00Z" w16du:dateUtc="2024-10-04T15:40:00Z">
        <w:r w:rsidR="00C42202">
          <w:rPr>
            <w:rFonts w:ascii="Arial" w:eastAsia="Times New Roman" w:hAnsi="Arial" w:cs="Arial"/>
            <w:color w:val="000000" w:themeColor="text1"/>
            <w:lang w:eastAsia="en-GB"/>
          </w:rPr>
          <w:t xml:space="preserve">in lower panels of Figures 2 and 4, where </w:t>
        </w:r>
      </w:ins>
      <w:ins w:id="857" w:author="Furl, Nicholas" w:date="2024-10-04T16:41:00Z" w16du:dateUtc="2024-10-04T15:41:00Z">
        <w:r w:rsidR="00C42202">
          <w:rPr>
            <w:rFonts w:ascii="Arial" w:eastAsia="Times New Roman" w:hAnsi="Arial" w:cs="Arial"/>
            <w:color w:val="000000" w:themeColor="text1"/>
            <w:lang w:eastAsia="en-GB"/>
          </w:rPr>
          <w:t>the</w:t>
        </w:r>
      </w:ins>
      <w:ins w:id="858" w:author="Furl, Nicholas" w:date="2024-10-04T16:40:00Z" w16du:dateUtc="2024-10-04T15:40:00Z">
        <w:r w:rsidR="00C42202">
          <w:rPr>
            <w:rFonts w:ascii="Arial" w:eastAsia="Times New Roman" w:hAnsi="Arial" w:cs="Arial"/>
            <w:color w:val="000000" w:themeColor="text1"/>
            <w:lang w:eastAsia="en-GB"/>
          </w:rPr>
          <w:t xml:space="preserve"> .6 split </w:t>
        </w:r>
      </w:ins>
      <w:ins w:id="859" w:author="Furl, Nicholas" w:date="2024-10-04T16:41:00Z" w16du:dateUtc="2024-10-04T15:41:00Z">
        <w:r w:rsidR="00C42202">
          <w:rPr>
            <w:rFonts w:ascii="Arial" w:eastAsia="Times New Roman" w:hAnsi="Arial" w:cs="Arial"/>
            <w:color w:val="000000" w:themeColor="text1"/>
            <w:lang w:eastAsia="en-GB"/>
          </w:rPr>
          <w:t xml:space="preserve">in Experiment 1 visibly </w:t>
        </w:r>
      </w:ins>
      <w:ins w:id="860" w:author="Furl, Nicholas" w:date="2024-10-04T16:40:00Z" w16du:dateUtc="2024-10-04T15:40:00Z">
        <w:r w:rsidR="00C42202">
          <w:rPr>
            <w:rFonts w:ascii="Arial" w:eastAsia="Times New Roman" w:hAnsi="Arial" w:cs="Arial"/>
            <w:color w:val="000000" w:themeColor="text1"/>
            <w:lang w:eastAsia="en-GB"/>
          </w:rPr>
          <w:t>shows less sensitivity to disconfirmator</w:t>
        </w:r>
      </w:ins>
      <w:ins w:id="861" w:author="Furl, Nicholas" w:date="2024-10-04T16:41:00Z" w16du:dateUtc="2024-10-04T15:41:00Z">
        <w:r w:rsidR="00C42202">
          <w:rPr>
            <w:rFonts w:ascii="Arial" w:eastAsia="Times New Roman" w:hAnsi="Arial" w:cs="Arial"/>
            <w:color w:val="000000" w:themeColor="text1"/>
            <w:lang w:eastAsia="en-GB"/>
          </w:rPr>
          <w:t>y evidence than the .7 split in Experiment 2</w:t>
        </w:r>
      </w:ins>
      <w:ins w:id="862" w:author="Furl, Nicholas" w:date="2024-10-04T16:42:00Z" w16du:dateUtc="2024-10-04T15:42:00Z">
        <w:r w:rsidR="00053DC3">
          <w:rPr>
            <w:rFonts w:ascii="Arial" w:eastAsia="Times New Roman" w:hAnsi="Arial" w:cs="Arial"/>
            <w:color w:val="000000" w:themeColor="text1"/>
            <w:lang w:eastAsia="en-GB"/>
          </w:rPr>
          <w:t>.</w:t>
        </w:r>
      </w:ins>
      <w:ins w:id="863" w:author="Furl, Nicholas" w:date="2024-10-04T16:58:00Z" w16du:dateUtc="2024-10-04T15:58:00Z">
        <w:r w:rsidR="006F6563">
          <w:rPr>
            <w:rFonts w:ascii="Arial" w:eastAsia="Times New Roman" w:hAnsi="Arial" w:cs="Arial"/>
            <w:color w:val="000000" w:themeColor="text1"/>
            <w:lang w:eastAsia="en-GB"/>
          </w:rPr>
          <w:t xml:space="preserve"> </w:t>
        </w:r>
      </w:ins>
      <w:ins w:id="864" w:author="Furl, Nicholas" w:date="2024-10-05T11:24:00Z" w16du:dateUtc="2024-10-05T10:24:00Z">
        <w:r w:rsidR="00A7471E">
          <w:rPr>
            <w:rFonts w:ascii="Arial" w:eastAsia="Times New Roman" w:hAnsi="Arial" w:cs="Arial"/>
            <w:color w:val="000000" w:themeColor="text1"/>
            <w:lang w:eastAsia="en-GB"/>
          </w:rPr>
          <w:t>The free</w:t>
        </w:r>
      </w:ins>
      <w:ins w:id="865" w:author="Furl, Nicholas" w:date="2024-10-05T11:25:00Z" w16du:dateUtc="2024-10-05T10:25:00Z">
        <w:r w:rsidR="00A7471E">
          <w:rPr>
            <w:rFonts w:ascii="Arial" w:eastAsia="Times New Roman" w:hAnsi="Arial" w:cs="Arial"/>
            <w:color w:val="000000" w:themeColor="text1"/>
            <w:lang w:eastAsia="en-GB"/>
          </w:rPr>
          <w:t xml:space="preserve"> parameter </w:t>
        </w:r>
        <w:r w:rsidR="00A7471E" w:rsidRPr="00231A0F">
          <w:rPr>
            <w:rFonts w:ascii="Arial" w:eastAsia="Times New Roman" w:hAnsi="Arial" w:cs="Arial"/>
            <w:i/>
            <w:iCs/>
            <w:color w:val="000000" w:themeColor="text1"/>
            <w:lang w:eastAsia="en-GB"/>
            <w:rPrChange w:id="866" w:author="Furl, Nicholas" w:date="2024-10-05T12:44:00Z" w16du:dateUtc="2024-10-05T11:44:00Z">
              <w:rPr>
                <w:rFonts w:ascii="Arial" w:eastAsia="Times New Roman" w:hAnsi="Arial" w:cs="Arial"/>
                <w:color w:val="000000" w:themeColor="text1"/>
                <w:lang w:eastAsia="en-GB"/>
              </w:rPr>
            </w:rPrChange>
          </w:rPr>
          <w:t>q</w:t>
        </w:r>
        <w:r w:rsidR="00A7471E">
          <w:rPr>
            <w:rFonts w:ascii="Arial" w:eastAsia="Times New Roman" w:hAnsi="Arial" w:cs="Arial"/>
            <w:color w:val="000000" w:themeColor="text1"/>
            <w:lang w:eastAsia="en-GB"/>
          </w:rPr>
          <w:t xml:space="preserve"> was initialised to its ground truth value of .7 and bounded between 0 and 1. </w:t>
        </w:r>
      </w:ins>
      <w:ins w:id="867" w:author="Furl, Nicholas" w:date="2024-10-04T17:06:00Z" w16du:dateUtc="2024-10-04T16:06:00Z">
        <w:r w:rsidR="0000367D">
          <w:rPr>
            <w:rFonts w:ascii="Arial" w:eastAsia="Times New Roman" w:hAnsi="Arial" w:cs="Arial"/>
            <w:color w:val="000000" w:themeColor="text1"/>
            <w:lang w:eastAsia="en-GB"/>
          </w:rPr>
          <w:t xml:space="preserve">Decision noise for these three models was modelled </w:t>
        </w:r>
      </w:ins>
      <w:ins w:id="868" w:author="Furl, Nicholas" w:date="2024-10-04T17:08:00Z" w16du:dateUtc="2024-10-04T16:08:00Z">
        <w:r w:rsidR="0000367D">
          <w:rPr>
            <w:rFonts w:ascii="Arial" w:eastAsia="Times New Roman" w:hAnsi="Arial" w:cs="Arial"/>
            <w:color w:val="000000" w:themeColor="text1"/>
            <w:lang w:eastAsia="en-GB"/>
          </w:rPr>
          <w:t xml:space="preserve">using a regression with </w:t>
        </w:r>
      </w:ins>
      <w:ins w:id="869" w:author="Furl, Nicholas" w:date="2024-10-05T11:26:00Z" w16du:dateUtc="2024-10-05T10:26:00Z">
        <w:r w:rsidR="00D3289D">
          <w:rPr>
            <w:rFonts w:ascii="Arial" w:eastAsia="Times New Roman" w:hAnsi="Arial" w:cs="Arial"/>
            <w:color w:val="000000" w:themeColor="text1"/>
            <w:lang w:eastAsia="en-GB"/>
          </w:rPr>
          <w:t xml:space="preserve">free parameters </w:t>
        </w:r>
      </w:ins>
      <w:ins w:id="870" w:author="Furl, Nicholas" w:date="2024-10-04T17:08:00Z" w16du:dateUtc="2024-10-04T16:08:00Z">
        <w:r w:rsidR="0000367D">
          <w:rPr>
            <w:rFonts w:ascii="Arial" w:eastAsia="Times New Roman" w:hAnsi="Arial" w:cs="Arial"/>
            <w:color w:val="000000" w:themeColor="text1"/>
            <w:lang w:eastAsia="en-GB"/>
          </w:rPr>
          <w:t xml:space="preserve">intercept </w:t>
        </w:r>
      </w:ins>
      <w:ins w:id="871" w:author="Furl, Nicholas" w:date="2024-10-05T11:25:00Z" w16du:dateUtc="2024-10-05T10:25:00Z">
        <w:r w:rsidR="00A7471E">
          <w:rPr>
            <w:rFonts w:ascii="Arial" w:eastAsia="Times New Roman" w:hAnsi="Arial" w:cs="Arial"/>
            <w:color w:val="000000" w:themeColor="text1"/>
            <w:lang w:eastAsia="en-GB"/>
          </w:rPr>
          <w:t xml:space="preserve">(initialised to 0 and bounded between </w:t>
        </w:r>
      </w:ins>
      <w:ins w:id="872" w:author="Furl, Nicholas" w:date="2024-10-05T11:26:00Z" w16du:dateUtc="2024-10-05T10:26:00Z">
        <w:r w:rsidR="00A7471E">
          <w:rPr>
            <w:rFonts w:ascii="Arial" w:eastAsia="Times New Roman" w:hAnsi="Arial" w:cs="Arial"/>
            <w:color w:val="000000" w:themeColor="text1"/>
            <w:lang w:eastAsia="en-GB"/>
          </w:rPr>
          <w:t xml:space="preserve">0 and 1) </w:t>
        </w:r>
      </w:ins>
      <w:ins w:id="873" w:author="Furl, Nicholas" w:date="2024-10-04T17:08:00Z" w16du:dateUtc="2024-10-04T16:08:00Z">
        <w:r w:rsidR="0000367D">
          <w:rPr>
            <w:rFonts w:ascii="Arial" w:eastAsia="Times New Roman" w:hAnsi="Arial" w:cs="Arial"/>
            <w:color w:val="000000" w:themeColor="text1"/>
            <w:lang w:eastAsia="en-GB"/>
          </w:rPr>
          <w:t xml:space="preserve">and slope </w:t>
        </w:r>
      </w:ins>
      <w:ins w:id="874" w:author="Furl, Nicholas" w:date="2024-10-05T11:26:00Z" w16du:dateUtc="2024-10-05T10:26:00Z">
        <w:r w:rsidR="00A7471E">
          <w:rPr>
            <w:rFonts w:ascii="Arial" w:eastAsia="Times New Roman" w:hAnsi="Arial" w:cs="Arial"/>
            <w:color w:val="000000" w:themeColor="text1"/>
            <w:lang w:eastAsia="en-GB"/>
          </w:rPr>
          <w:t>(initialised to 1 and bounded between 0 and 1)</w:t>
        </w:r>
      </w:ins>
      <w:ins w:id="875" w:author="Furl, Nicholas" w:date="2024-10-04T17:08:00Z" w16du:dateUtc="2024-10-04T16:08:00Z">
        <w:r w:rsidR="0000367D">
          <w:rPr>
            <w:rFonts w:ascii="Arial" w:eastAsia="Times New Roman" w:hAnsi="Arial" w:cs="Arial"/>
            <w:color w:val="000000" w:themeColor="text1"/>
            <w:lang w:eastAsia="en-GB"/>
          </w:rPr>
          <w:t>.</w:t>
        </w:r>
      </w:ins>
      <w:ins w:id="876" w:author="Furl, Nicholas" w:date="2024-10-04T17:07:00Z" w16du:dateUtc="2024-10-04T16:07:00Z">
        <w:r w:rsidR="0000367D">
          <w:rPr>
            <w:rFonts w:ascii="Arial" w:eastAsia="Times New Roman" w:hAnsi="Arial" w:cs="Arial"/>
            <w:color w:val="000000" w:themeColor="text1"/>
            <w:lang w:eastAsia="en-GB"/>
          </w:rPr>
          <w:t xml:space="preserve"> </w:t>
        </w:r>
      </w:ins>
    </w:p>
    <w:p w14:paraId="77D932B3" w14:textId="2227ABD8" w:rsidR="00053DC3" w:rsidRDefault="00053DC3" w:rsidP="00053DC3">
      <w:pPr>
        <w:spacing w:before="100" w:after="0" w:line="480" w:lineRule="auto"/>
        <w:rPr>
          <w:ins w:id="877" w:author="Furl, Nicholas" w:date="2024-10-04T16:42:00Z" w16du:dateUtc="2024-10-04T15:42:00Z"/>
          <w:rFonts w:ascii="Arial" w:eastAsia="Times New Roman" w:hAnsi="Arial" w:cs="Arial"/>
          <w:color w:val="000000" w:themeColor="text1"/>
          <w:lang w:eastAsia="en-GB"/>
        </w:rPr>
      </w:pPr>
    </w:p>
    <w:p w14:paraId="7B0D42E6" w14:textId="76812D52" w:rsidR="00B14E30" w:rsidRDefault="00053DC3" w:rsidP="00053DC3">
      <w:pPr>
        <w:spacing w:before="100" w:after="0" w:line="480" w:lineRule="auto"/>
        <w:rPr>
          <w:ins w:id="878" w:author="Furl, Nicholas" w:date="2024-10-05T11:30:00Z" w16du:dateUtc="2024-10-05T10:30:00Z"/>
          <w:rFonts w:ascii="Arial" w:eastAsia="Times New Roman" w:hAnsi="Arial" w:cs="Arial"/>
          <w:color w:val="000000" w:themeColor="text1"/>
          <w:lang w:eastAsia="en-GB"/>
        </w:rPr>
      </w:pPr>
      <w:ins w:id="879" w:author="Furl, Nicholas" w:date="2024-10-04T16:42:00Z" w16du:dateUtc="2024-10-04T15:42:00Z">
        <w:r>
          <w:rPr>
            <w:rFonts w:ascii="Arial" w:eastAsia="Times New Roman" w:hAnsi="Arial" w:cs="Arial"/>
            <w:color w:val="000000" w:themeColor="text1"/>
            <w:lang w:eastAsia="en-GB"/>
          </w:rPr>
          <w:lastRenderedPageBreak/>
          <w:tab/>
          <w:t xml:space="preserve">The </w:t>
        </w:r>
      </w:ins>
      <w:ins w:id="880" w:author="Furl, Nicholas" w:date="2024-10-05T12:43:00Z" w16du:dateUtc="2024-10-05T11:43:00Z">
        <w:r w:rsidR="00CE6FB1">
          <w:rPr>
            <w:rFonts w:ascii="Arial" w:eastAsia="Times New Roman" w:hAnsi="Arial" w:cs="Arial"/>
            <w:i/>
            <w:iCs/>
            <w:color w:val="000000" w:themeColor="text1"/>
            <w:lang w:eastAsia="en-GB"/>
          </w:rPr>
          <w:t>D</w:t>
        </w:r>
      </w:ins>
      <w:ins w:id="881" w:author="Furl, Nicholas" w:date="2024-10-04T16:53:00Z" w16du:dateUtc="2024-10-04T15:53:00Z">
        <w:r w:rsidR="006F6563" w:rsidRPr="00CE6FB1">
          <w:rPr>
            <w:rFonts w:ascii="Arial" w:eastAsia="Times New Roman" w:hAnsi="Arial" w:cs="Arial"/>
            <w:i/>
            <w:iCs/>
            <w:color w:val="000000" w:themeColor="text1"/>
            <w:lang w:eastAsia="en-GB"/>
            <w:rPrChange w:id="882" w:author="Furl, Nicholas" w:date="2024-10-05T12:43:00Z" w16du:dateUtc="2024-10-05T11:43:00Z">
              <w:rPr>
                <w:rFonts w:ascii="Arial" w:eastAsia="Times New Roman" w:hAnsi="Arial" w:cs="Arial"/>
                <w:color w:val="000000" w:themeColor="text1"/>
                <w:lang w:eastAsia="en-GB"/>
              </w:rPr>
            </w:rPrChange>
          </w:rPr>
          <w:t xml:space="preserve">elta </w:t>
        </w:r>
      </w:ins>
      <w:ins w:id="883" w:author="Furl, Nicholas" w:date="2024-10-05T12:43:00Z" w16du:dateUtc="2024-10-05T11:43:00Z">
        <w:r w:rsidR="00CE6FB1">
          <w:rPr>
            <w:rFonts w:ascii="Arial" w:eastAsia="Times New Roman" w:hAnsi="Arial" w:cs="Arial"/>
            <w:i/>
            <w:iCs/>
            <w:color w:val="000000" w:themeColor="text1"/>
            <w:lang w:eastAsia="en-GB"/>
          </w:rPr>
          <w:t>M</w:t>
        </w:r>
      </w:ins>
      <w:ins w:id="884" w:author="Furl, Nicholas" w:date="2024-10-04T16:55:00Z" w16du:dateUtc="2024-10-04T15:55:00Z">
        <w:r w:rsidR="006F6563" w:rsidRPr="00CE6FB1">
          <w:rPr>
            <w:rFonts w:ascii="Arial" w:eastAsia="Times New Roman" w:hAnsi="Arial" w:cs="Arial"/>
            <w:i/>
            <w:iCs/>
            <w:color w:val="000000" w:themeColor="text1"/>
            <w:lang w:eastAsia="en-GB"/>
            <w:rPrChange w:id="885" w:author="Furl, Nicholas" w:date="2024-10-05T12:43:00Z" w16du:dateUtc="2024-10-05T11:43:00Z">
              <w:rPr>
                <w:rFonts w:ascii="Arial" w:eastAsia="Times New Roman" w:hAnsi="Arial" w:cs="Arial"/>
                <w:color w:val="000000" w:themeColor="text1"/>
                <w:lang w:eastAsia="en-GB"/>
              </w:rPr>
            </w:rPrChange>
          </w:rPr>
          <w:t>odel</w:t>
        </w:r>
        <w:r w:rsidR="006F6563">
          <w:rPr>
            <w:rFonts w:ascii="Arial" w:eastAsia="Times New Roman" w:hAnsi="Arial" w:cs="Arial"/>
            <w:color w:val="000000" w:themeColor="text1"/>
            <w:lang w:eastAsia="en-GB"/>
          </w:rPr>
          <w:t xml:space="preserve"> </w:t>
        </w:r>
      </w:ins>
      <w:ins w:id="886" w:author="Furl, Nicholas" w:date="2024-10-04T16:53:00Z" w16du:dateUtc="2024-10-04T15:53:00Z">
        <w:r w:rsidR="006F6563" w:rsidRPr="006F6563">
          <w:rPr>
            <w:rFonts w:ascii="Arial" w:eastAsia="Times New Roman" w:hAnsi="Arial" w:cs="Arial"/>
            <w:color w:val="000000" w:themeColor="text1"/>
            <w:lang w:eastAsia="en-GB"/>
          </w:rPr>
          <w:t xml:space="preserve">captures how an observer might incrementally update their estimate of the probability of drawing a bead of a certain colour (or of a guilt/innocent testimony), following each new observation. </w:t>
        </w:r>
      </w:ins>
      <w:ins w:id="887" w:author="Furl, Nicholas" w:date="2024-10-05T11:49:00Z" w16du:dateUtc="2024-10-05T10:49:00Z">
        <w:r w:rsidR="001030CE">
          <w:rPr>
            <w:rFonts w:ascii="Arial" w:eastAsia="Times New Roman" w:hAnsi="Arial" w:cs="Arial"/>
            <w:color w:val="000000" w:themeColor="text1"/>
            <w:lang w:eastAsia="en-GB"/>
          </w:rPr>
          <w:t xml:space="preserve">The probability update </w:t>
        </w:r>
      </w:ins>
      <w:ins w:id="888" w:author="Furl, Nicholas" w:date="2024-10-05T14:22:00Z" w16du:dateUtc="2024-10-05T13:22:00Z">
        <w:r w:rsidR="00483F14">
          <w:rPr>
            <w:rFonts w:ascii="Arial" w:eastAsia="Times New Roman" w:hAnsi="Arial" w:cs="Arial"/>
            <w:color w:val="000000" w:themeColor="text1"/>
            <w:lang w:eastAsia="en-GB"/>
          </w:rPr>
          <w:t xml:space="preserve">for the evidence sample </w:t>
        </w:r>
        <w:r w:rsidR="00483F14" w:rsidRPr="00483F14">
          <w:rPr>
            <w:rFonts w:ascii="Arial" w:eastAsia="Times New Roman" w:hAnsi="Arial" w:cs="Arial"/>
            <w:i/>
            <w:iCs/>
            <w:color w:val="000000" w:themeColor="text1"/>
            <w:lang w:eastAsia="en-GB"/>
            <w:rPrChange w:id="889" w:author="Furl, Nicholas" w:date="2024-10-05T14:22:00Z" w16du:dateUtc="2024-10-05T13:22:00Z">
              <w:rPr>
                <w:rFonts w:ascii="Arial" w:eastAsia="Times New Roman" w:hAnsi="Arial" w:cs="Arial"/>
                <w:color w:val="000000" w:themeColor="text1"/>
                <w:lang w:eastAsia="en-GB"/>
              </w:rPr>
            </w:rPrChange>
          </w:rPr>
          <w:t>t</w:t>
        </w:r>
        <w:r w:rsidR="00483F14">
          <w:rPr>
            <w:rFonts w:ascii="Arial" w:eastAsia="Times New Roman" w:hAnsi="Arial" w:cs="Arial"/>
            <w:color w:val="000000" w:themeColor="text1"/>
            <w:lang w:eastAsia="en-GB"/>
          </w:rPr>
          <w:t xml:space="preserve"> </w:t>
        </w:r>
      </w:ins>
      <w:ins w:id="890" w:author="Furl, Nicholas" w:date="2024-10-05T11:49:00Z" w16du:dateUtc="2024-10-05T10:49:00Z">
        <w:r w:rsidR="001030CE">
          <w:rPr>
            <w:rFonts w:ascii="Arial" w:eastAsia="Times New Roman" w:hAnsi="Arial" w:cs="Arial"/>
            <w:color w:val="000000" w:themeColor="text1"/>
            <w:lang w:eastAsia="en-GB"/>
          </w:rPr>
          <w:t>is given by:</w:t>
        </w:r>
      </w:ins>
      <w:ins w:id="891" w:author="Furl, Nicholas" w:date="2024-10-05T11:30:00Z" w16du:dateUtc="2024-10-05T10:30:00Z">
        <w:r w:rsidR="00B14E30">
          <w:rPr>
            <w:rFonts w:ascii="Arial" w:eastAsia="Times New Roman" w:hAnsi="Arial" w:cs="Arial"/>
            <w:color w:val="000000" w:themeColor="text1"/>
            <w:lang w:eastAsia="en-GB"/>
          </w:rPr>
          <w:t xml:space="preserve"> </w:t>
        </w:r>
      </w:ins>
    </w:p>
    <w:p w14:paraId="7DB412A4" w14:textId="0FCA567F" w:rsidR="00B14E30" w:rsidRDefault="00B14E30" w:rsidP="00053DC3">
      <w:pPr>
        <w:spacing w:before="100" w:after="0" w:line="480" w:lineRule="auto"/>
        <w:rPr>
          <w:ins w:id="892" w:author="Furl, Nicholas" w:date="2024-10-05T11:30:00Z" w16du:dateUtc="2024-10-05T10:30:00Z"/>
          <w:rFonts w:ascii="Arial" w:eastAsia="Times New Roman" w:hAnsi="Arial" w:cs="Arial"/>
          <w:color w:val="000000" w:themeColor="text1"/>
          <w:lang w:eastAsia="en-GB"/>
        </w:rPr>
      </w:pPr>
      <m:oMathPara>
        <m:oMath>
          <m:sSub>
            <m:sSubPr>
              <m:ctrlPr>
                <w:ins w:id="893" w:author="Furl, Nicholas" w:date="2024-10-05T11:36:00Z" w16du:dateUtc="2024-10-05T10:36:00Z">
                  <w:rPr>
                    <w:rFonts w:ascii="Cambria Math" w:eastAsia="Times New Roman" w:hAnsi="Cambria Math" w:cs="Arial"/>
                    <w:i/>
                    <w:color w:val="000000" w:themeColor="text1"/>
                    <w:lang w:eastAsia="en-GB"/>
                  </w:rPr>
                </w:ins>
              </m:ctrlPr>
            </m:sSubPr>
            <m:e>
              <m:acc>
                <m:accPr>
                  <m:ctrlPr>
                    <w:ins w:id="894" w:author="Furl, Nicholas" w:date="2024-10-05T11:45:00Z" w16du:dateUtc="2024-10-05T10:45:00Z">
                      <w:rPr>
                        <w:rFonts w:ascii="Cambria Math" w:eastAsia="Times New Roman" w:hAnsi="Cambria Math" w:cs="Arial"/>
                        <w:i/>
                        <w:color w:val="000000" w:themeColor="text1"/>
                        <w:lang w:eastAsia="en-GB"/>
                      </w:rPr>
                    </w:ins>
                  </m:ctrlPr>
                </m:accPr>
                <m:e>
                  <m:r>
                    <w:ins w:id="895" w:author="Furl, Nicholas" w:date="2024-10-05T11:45:00Z" w16du:dateUtc="2024-10-05T10:45:00Z">
                      <w:rPr>
                        <w:rFonts w:ascii="Cambria Math" w:eastAsia="Times New Roman" w:hAnsi="Cambria Math" w:cs="Arial"/>
                        <w:color w:val="000000" w:themeColor="text1"/>
                        <w:lang w:eastAsia="en-GB"/>
                      </w:rPr>
                      <m:t>p</m:t>
                    </w:ins>
                  </m:r>
                </m:e>
              </m:acc>
            </m:e>
            <m:sub>
              <m:r>
                <w:ins w:id="896" w:author="Furl, Nicholas" w:date="2024-10-05T14:21:00Z" w16du:dateUtc="2024-10-05T13:21:00Z">
                  <w:rPr>
                    <w:rFonts w:ascii="Cambria Math" w:eastAsia="Times New Roman" w:hAnsi="Cambria Math" w:cs="Arial"/>
                    <w:color w:val="000000" w:themeColor="text1"/>
                    <w:lang w:eastAsia="en-GB"/>
                  </w:rPr>
                  <m:t>t</m:t>
                </w:ins>
              </m:r>
            </m:sub>
          </m:sSub>
          <m:r>
            <w:ins w:id="897" w:author="Furl, Nicholas" w:date="2024-10-05T11:45:00Z" w16du:dateUtc="2024-10-05T10:45:00Z">
              <w:rPr>
                <w:rFonts w:ascii="Cambria Math" w:eastAsia="Times New Roman" w:hAnsi="Cambria Math" w:cs="Arial"/>
                <w:color w:val="000000" w:themeColor="text1"/>
                <w:lang w:eastAsia="en-GB"/>
              </w:rPr>
              <m:t>=</m:t>
            </w:ins>
          </m:r>
          <m:r>
            <w:ins w:id="898" w:author="Furl, Nicholas" w:date="2024-10-05T11:46:00Z" w16du:dateUtc="2024-10-05T10:46:00Z">
              <w:rPr>
                <w:rFonts w:ascii="Cambria Math" w:eastAsia="Times New Roman" w:hAnsi="Cambria Math" w:cs="Arial"/>
                <w:color w:val="000000" w:themeColor="text1"/>
                <w:lang w:eastAsia="en-GB"/>
              </w:rPr>
              <m:t xml:space="preserve"> </m:t>
            </w:ins>
          </m:r>
          <m:sSub>
            <m:sSubPr>
              <m:ctrlPr>
                <w:ins w:id="899" w:author="Furl, Nicholas" w:date="2024-10-05T11:46:00Z" w16du:dateUtc="2024-10-05T10:46:00Z">
                  <w:rPr>
                    <w:rFonts w:ascii="Cambria Math" w:eastAsia="Times New Roman" w:hAnsi="Cambria Math" w:cs="Arial"/>
                    <w:i/>
                    <w:color w:val="000000" w:themeColor="text1"/>
                    <w:lang w:eastAsia="en-GB"/>
                  </w:rPr>
                </w:ins>
              </m:ctrlPr>
            </m:sSubPr>
            <m:e>
              <m:acc>
                <m:accPr>
                  <m:ctrlPr>
                    <w:ins w:id="900" w:author="Furl, Nicholas" w:date="2024-10-05T11:46:00Z" w16du:dateUtc="2024-10-05T10:46:00Z">
                      <w:rPr>
                        <w:rFonts w:ascii="Cambria Math" w:eastAsia="Times New Roman" w:hAnsi="Cambria Math" w:cs="Arial"/>
                        <w:i/>
                        <w:color w:val="000000" w:themeColor="text1"/>
                        <w:lang w:eastAsia="en-GB"/>
                      </w:rPr>
                    </w:ins>
                  </m:ctrlPr>
                </m:accPr>
                <m:e>
                  <m:r>
                    <w:ins w:id="901" w:author="Furl, Nicholas" w:date="2024-10-05T11:46:00Z" w16du:dateUtc="2024-10-05T10:46:00Z">
                      <w:rPr>
                        <w:rFonts w:ascii="Cambria Math" w:eastAsia="Times New Roman" w:hAnsi="Cambria Math" w:cs="Arial"/>
                        <w:color w:val="000000" w:themeColor="text1"/>
                        <w:lang w:eastAsia="en-GB"/>
                      </w:rPr>
                      <m:t>p</m:t>
                    </w:ins>
                  </m:r>
                </m:e>
              </m:acc>
            </m:e>
            <m:sub>
              <m:r>
                <w:ins w:id="902" w:author="Furl, Nicholas" w:date="2024-10-05T14:21:00Z" w16du:dateUtc="2024-10-05T13:21:00Z">
                  <w:rPr>
                    <w:rFonts w:ascii="Cambria Math" w:eastAsia="Times New Roman" w:hAnsi="Cambria Math" w:cs="Arial"/>
                    <w:color w:val="000000" w:themeColor="text1"/>
                    <w:lang w:eastAsia="en-GB"/>
                  </w:rPr>
                  <m:t>t</m:t>
                </w:ins>
              </m:r>
              <m:r>
                <w:ins w:id="903" w:author="Furl, Nicholas" w:date="2024-10-05T11:47:00Z" w16du:dateUtc="2024-10-05T10:47:00Z">
                  <w:rPr>
                    <w:rFonts w:ascii="Cambria Math" w:eastAsia="Times New Roman" w:hAnsi="Cambria Math" w:cs="Arial"/>
                    <w:color w:val="000000" w:themeColor="text1"/>
                    <w:lang w:eastAsia="en-GB"/>
                  </w:rPr>
                  <m:t>-1</m:t>
                </w:ins>
              </m:r>
            </m:sub>
          </m:sSub>
          <m:r>
            <w:ins w:id="904" w:author="Furl, Nicholas" w:date="2024-10-05T11:47:00Z" w16du:dateUtc="2024-10-05T10:47:00Z">
              <w:rPr>
                <w:rFonts w:ascii="Cambria Math" w:eastAsia="Times New Roman" w:hAnsi="Cambria Math" w:cs="Arial"/>
                <w:color w:val="000000" w:themeColor="text1"/>
                <w:lang w:eastAsia="en-GB"/>
              </w:rPr>
              <m:t>+ α(</m:t>
            </w:ins>
          </m:r>
          <m:sSub>
            <m:sSubPr>
              <m:ctrlPr>
                <w:ins w:id="905" w:author="Furl, Nicholas" w:date="2024-10-05T11:47:00Z" w16du:dateUtc="2024-10-05T10:47:00Z">
                  <w:rPr>
                    <w:rFonts w:ascii="Cambria Math" w:eastAsia="Times New Roman" w:hAnsi="Cambria Math" w:cs="Arial"/>
                    <w:i/>
                    <w:color w:val="000000" w:themeColor="text1"/>
                    <w:lang w:eastAsia="en-GB"/>
                  </w:rPr>
                </w:ins>
              </m:ctrlPr>
            </m:sSubPr>
            <m:e>
              <m:r>
                <w:ins w:id="906" w:author="Furl, Nicholas" w:date="2024-10-05T11:47:00Z" w16du:dateUtc="2024-10-05T10:47:00Z">
                  <w:rPr>
                    <w:rFonts w:ascii="Cambria Math" w:eastAsia="Times New Roman" w:hAnsi="Cambria Math" w:cs="Arial"/>
                    <w:color w:val="000000" w:themeColor="text1"/>
                    <w:lang w:eastAsia="en-GB"/>
                  </w:rPr>
                  <m:t>d</m:t>
                </w:ins>
              </m:r>
            </m:e>
            <m:sub>
              <m:r>
                <w:ins w:id="907" w:author="Furl, Nicholas" w:date="2024-10-05T14:21:00Z" w16du:dateUtc="2024-10-05T13:21:00Z">
                  <w:rPr>
                    <w:rFonts w:ascii="Cambria Math" w:eastAsia="Times New Roman" w:hAnsi="Cambria Math" w:cs="Arial"/>
                    <w:color w:val="000000" w:themeColor="text1"/>
                    <w:lang w:eastAsia="en-GB"/>
                  </w:rPr>
                  <m:t>t</m:t>
                </w:ins>
              </m:r>
            </m:sub>
          </m:sSub>
          <m:r>
            <w:ins w:id="908" w:author="Furl, Nicholas" w:date="2024-10-05T11:48:00Z" w16du:dateUtc="2024-10-05T10:48:00Z">
              <w:rPr>
                <w:rFonts w:ascii="Cambria Math" w:eastAsia="Times New Roman" w:hAnsi="Cambria Math" w:cs="Arial"/>
                <w:color w:val="000000" w:themeColor="text1"/>
                <w:lang w:eastAsia="en-GB"/>
              </w:rPr>
              <m:t xml:space="preserve">- </m:t>
            </w:ins>
          </m:r>
          <m:sSub>
            <m:sSubPr>
              <m:ctrlPr>
                <w:ins w:id="909" w:author="Furl, Nicholas" w:date="2024-10-05T11:48:00Z" w16du:dateUtc="2024-10-05T10:48:00Z">
                  <w:rPr>
                    <w:rFonts w:ascii="Cambria Math" w:eastAsia="Times New Roman" w:hAnsi="Cambria Math" w:cs="Arial"/>
                    <w:i/>
                    <w:color w:val="000000" w:themeColor="text1"/>
                    <w:lang w:eastAsia="en-GB"/>
                  </w:rPr>
                </w:ins>
              </m:ctrlPr>
            </m:sSubPr>
            <m:e>
              <m:acc>
                <m:accPr>
                  <m:ctrlPr>
                    <w:ins w:id="910" w:author="Furl, Nicholas" w:date="2024-10-05T11:48:00Z" w16du:dateUtc="2024-10-05T10:48:00Z">
                      <w:rPr>
                        <w:rFonts w:ascii="Cambria Math" w:eastAsia="Times New Roman" w:hAnsi="Cambria Math" w:cs="Arial"/>
                        <w:i/>
                        <w:color w:val="000000" w:themeColor="text1"/>
                        <w:lang w:eastAsia="en-GB"/>
                      </w:rPr>
                    </w:ins>
                  </m:ctrlPr>
                </m:accPr>
                <m:e>
                  <m:r>
                    <w:ins w:id="911" w:author="Furl, Nicholas" w:date="2024-10-05T11:48:00Z" w16du:dateUtc="2024-10-05T10:48:00Z">
                      <w:rPr>
                        <w:rFonts w:ascii="Cambria Math" w:eastAsia="Times New Roman" w:hAnsi="Cambria Math" w:cs="Arial"/>
                        <w:color w:val="000000" w:themeColor="text1"/>
                        <w:lang w:eastAsia="en-GB"/>
                      </w:rPr>
                      <m:t>p</m:t>
                    </w:ins>
                  </m:r>
                </m:e>
              </m:acc>
            </m:e>
            <m:sub>
              <m:r>
                <w:ins w:id="912" w:author="Furl, Nicholas" w:date="2024-10-05T14:21:00Z" w16du:dateUtc="2024-10-05T13:21:00Z">
                  <w:rPr>
                    <w:rFonts w:ascii="Cambria Math" w:eastAsia="Times New Roman" w:hAnsi="Cambria Math" w:cs="Arial"/>
                    <w:color w:val="000000" w:themeColor="text1"/>
                    <w:lang w:eastAsia="en-GB"/>
                  </w:rPr>
                  <m:t>t</m:t>
                </w:ins>
              </m:r>
              <m:r>
                <w:ins w:id="913" w:author="Furl, Nicholas" w:date="2024-10-05T11:48:00Z" w16du:dateUtc="2024-10-05T10:48:00Z">
                  <w:rPr>
                    <w:rFonts w:ascii="Cambria Math" w:eastAsia="Times New Roman" w:hAnsi="Cambria Math" w:cs="Arial"/>
                    <w:color w:val="000000" w:themeColor="text1"/>
                    <w:lang w:eastAsia="en-GB"/>
                  </w:rPr>
                  <m:t>-1</m:t>
                </w:ins>
              </m:r>
            </m:sub>
          </m:sSub>
          <m:r>
            <w:ins w:id="914" w:author="Furl, Nicholas" w:date="2024-10-05T11:48:00Z" w16du:dateUtc="2024-10-05T10:48:00Z">
              <w:rPr>
                <w:rFonts w:ascii="Cambria Math" w:eastAsia="Times New Roman" w:hAnsi="Cambria Math" w:cs="Arial"/>
                <w:color w:val="000000" w:themeColor="text1"/>
                <w:lang w:eastAsia="en-GB"/>
              </w:rPr>
              <m:t>)</m:t>
            </w:ins>
          </m:r>
        </m:oMath>
      </m:oMathPara>
    </w:p>
    <w:p w14:paraId="3A3677EA" w14:textId="2088EEF9" w:rsidR="001030CE" w:rsidRDefault="001030CE" w:rsidP="00053DC3">
      <w:pPr>
        <w:spacing w:before="100" w:after="0" w:line="480" w:lineRule="auto"/>
        <w:rPr>
          <w:ins w:id="915" w:author="Furl, Nicholas" w:date="2024-10-05T11:50:00Z" w16du:dateUtc="2024-10-05T10:50:00Z"/>
          <w:rFonts w:ascii="Arial" w:eastAsia="Times New Roman" w:hAnsi="Arial" w:cs="Arial"/>
          <w:color w:val="000000" w:themeColor="text1"/>
          <w:lang w:eastAsia="en-GB"/>
        </w:rPr>
      </w:pPr>
      <w:ins w:id="916" w:author="Furl, Nicholas" w:date="2024-10-05T11:49:00Z" w16du:dateUtc="2024-10-05T10:49:00Z">
        <w:r>
          <w:rPr>
            <w:rFonts w:ascii="Arial" w:eastAsia="Times New Roman" w:hAnsi="Arial" w:cs="Arial"/>
            <w:color w:val="000000" w:themeColor="text1"/>
            <w:lang w:eastAsia="en-GB"/>
          </w:rPr>
          <w:t xml:space="preserve">Where </w:t>
        </w:r>
      </w:ins>
      <m:oMath>
        <m:sSub>
          <m:sSubPr>
            <m:ctrlPr>
              <w:ins w:id="917" w:author="Furl, Nicholas" w:date="2024-10-05T11:49:00Z" w16du:dateUtc="2024-10-05T10:49:00Z">
                <w:rPr>
                  <w:rFonts w:ascii="Cambria Math" w:eastAsia="Times New Roman" w:hAnsi="Cambria Math" w:cs="Arial"/>
                  <w:i/>
                  <w:color w:val="000000" w:themeColor="text1"/>
                  <w:lang w:eastAsia="en-GB"/>
                </w:rPr>
              </w:ins>
            </m:ctrlPr>
          </m:sSubPr>
          <m:e>
            <m:r>
              <w:ins w:id="918" w:author="Furl, Nicholas" w:date="2024-10-05T11:49:00Z" w16du:dateUtc="2024-10-05T10:49:00Z">
                <w:rPr>
                  <w:rFonts w:ascii="Cambria Math" w:eastAsia="Times New Roman" w:hAnsi="Cambria Math" w:cs="Arial"/>
                  <w:color w:val="000000" w:themeColor="text1"/>
                  <w:lang w:eastAsia="en-GB"/>
                </w:rPr>
                <m:t>d</m:t>
              </w:ins>
            </m:r>
          </m:e>
          <m:sub>
            <m:r>
              <w:ins w:id="919" w:author="Furl, Nicholas" w:date="2024-10-05T14:22:00Z" w16du:dateUtc="2024-10-05T13:22:00Z">
                <w:rPr>
                  <w:rFonts w:ascii="Cambria Math" w:eastAsia="Times New Roman" w:hAnsi="Cambria Math" w:cs="Arial"/>
                  <w:color w:val="000000" w:themeColor="text1"/>
                  <w:lang w:eastAsia="en-GB"/>
                </w:rPr>
                <m:t>t</m:t>
              </w:ins>
            </m:r>
          </m:sub>
        </m:sSub>
        <m:r>
          <w:ins w:id="920" w:author="Furl, Nicholas" w:date="2024-10-05T14:22:00Z" w16du:dateUtc="2024-10-05T13:22:00Z">
            <w:rPr>
              <w:rFonts w:ascii="Cambria Math" w:eastAsia="Times New Roman" w:hAnsi="Cambria Math" w:cs="Arial"/>
              <w:color w:val="000000" w:themeColor="text1"/>
              <w:lang w:eastAsia="en-GB"/>
            </w:rPr>
            <m:t xml:space="preserve"> </m:t>
          </w:ins>
        </m:r>
      </m:oMath>
      <w:ins w:id="921" w:author="Furl, Nicholas" w:date="2024-10-05T11:50:00Z" w16du:dateUtc="2024-10-05T10:50:00Z">
        <w:r>
          <w:rPr>
            <w:rFonts w:ascii="Arial" w:eastAsia="Times New Roman" w:hAnsi="Arial" w:cs="Arial"/>
            <w:color w:val="000000" w:themeColor="text1"/>
            <w:lang w:eastAsia="en-GB"/>
          </w:rPr>
          <w:t>i</w:t>
        </w:r>
        <w:proofErr w:type="spellStart"/>
        <w:r>
          <w:rPr>
            <w:rFonts w:ascii="Arial" w:eastAsia="Times New Roman" w:hAnsi="Arial" w:cs="Arial"/>
            <w:color w:val="000000" w:themeColor="text1"/>
            <w:lang w:eastAsia="en-GB"/>
          </w:rPr>
          <w:t>ndicates</w:t>
        </w:r>
        <w:proofErr w:type="spellEnd"/>
        <w:r>
          <w:rPr>
            <w:rFonts w:ascii="Arial" w:eastAsia="Times New Roman" w:hAnsi="Arial" w:cs="Arial"/>
            <w:color w:val="000000" w:themeColor="text1"/>
            <w:lang w:eastAsia="en-GB"/>
          </w:rPr>
          <w:t xml:space="preserve"> (with a 1) whether the </w:t>
        </w:r>
      </w:ins>
      <w:proofErr w:type="spellStart"/>
      <w:ins w:id="922" w:author="Furl, Nicholas" w:date="2024-10-05T14:22:00Z" w16du:dateUtc="2024-10-05T13:22:00Z">
        <w:r w:rsidR="00483F14" w:rsidRPr="00483F14">
          <w:rPr>
            <w:rFonts w:ascii="Arial" w:eastAsia="Times New Roman" w:hAnsi="Arial" w:cs="Arial"/>
            <w:i/>
            <w:iCs/>
            <w:color w:val="000000" w:themeColor="text1"/>
            <w:lang w:eastAsia="en-GB"/>
            <w:rPrChange w:id="923" w:author="Furl, Nicholas" w:date="2024-10-05T14:22:00Z" w16du:dateUtc="2024-10-05T13:22:00Z">
              <w:rPr>
                <w:rFonts w:ascii="Arial" w:eastAsia="Times New Roman" w:hAnsi="Arial" w:cs="Arial"/>
                <w:color w:val="000000" w:themeColor="text1"/>
                <w:lang w:eastAsia="en-GB"/>
              </w:rPr>
            </w:rPrChange>
          </w:rPr>
          <w:t>t</w:t>
        </w:r>
        <w:r w:rsidR="00483F14">
          <w:rPr>
            <w:rFonts w:ascii="Arial" w:eastAsia="Times New Roman" w:hAnsi="Arial" w:cs="Arial"/>
            <w:color w:val="000000" w:themeColor="text1"/>
            <w:lang w:eastAsia="en-GB"/>
          </w:rPr>
          <w:t>th</w:t>
        </w:r>
      </w:ins>
      <w:proofErr w:type="spellEnd"/>
      <w:ins w:id="924" w:author="Furl, Nicholas" w:date="2024-10-05T11:50:00Z" w16du:dateUtc="2024-10-05T10:50:00Z">
        <w:r>
          <w:rPr>
            <w:rFonts w:ascii="Arial" w:eastAsia="Times New Roman" w:hAnsi="Arial" w:cs="Arial"/>
            <w:color w:val="000000" w:themeColor="text1"/>
            <w:lang w:eastAsia="en-GB"/>
          </w:rPr>
          <w:t xml:space="preserve"> claim is guilty (and 0 if innocent)</w:t>
        </w:r>
      </w:ins>
      <w:ins w:id="925" w:author="Furl, Nicholas" w:date="2024-10-05T11:53:00Z" w16du:dateUtc="2024-10-05T10:53:00Z">
        <w:r w:rsidR="003E1A7F">
          <w:rPr>
            <w:rFonts w:ascii="Arial" w:eastAsia="Times New Roman" w:hAnsi="Arial" w:cs="Arial"/>
            <w:color w:val="000000" w:themeColor="text1"/>
            <w:lang w:eastAsia="en-GB"/>
          </w:rPr>
          <w:t>.</w:t>
        </w:r>
      </w:ins>
      <w:ins w:id="926" w:author="Furl, Nicholas" w:date="2024-10-05T11:50:00Z" w16du:dateUtc="2024-10-05T10:50:00Z">
        <w:r>
          <w:rPr>
            <w:rFonts w:ascii="Arial" w:eastAsia="Times New Roman" w:hAnsi="Arial" w:cs="Arial"/>
            <w:color w:val="000000" w:themeColor="text1"/>
            <w:lang w:eastAsia="en-GB"/>
          </w:rPr>
          <w:t xml:space="preserve"> Then:</w:t>
        </w:r>
      </w:ins>
    </w:p>
    <w:p w14:paraId="2AE42242" w14:textId="28C651F5" w:rsidR="001030CE" w:rsidRDefault="00786A5C" w:rsidP="00053DC3">
      <w:pPr>
        <w:spacing w:before="100" w:after="0" w:line="480" w:lineRule="auto"/>
        <w:rPr>
          <w:ins w:id="927" w:author="Furl, Nicholas" w:date="2024-10-05T11:49:00Z" w16du:dateUtc="2024-10-05T10:49:00Z"/>
          <w:rFonts w:ascii="Arial" w:eastAsia="Times New Roman" w:hAnsi="Arial" w:cs="Arial"/>
          <w:color w:val="000000" w:themeColor="text1"/>
          <w:lang w:eastAsia="en-GB"/>
        </w:rPr>
      </w:pPr>
      <m:oMathPara>
        <m:oMath>
          <m:r>
            <w:ins w:id="928" w:author="Furl, Nicholas" w:date="2024-10-05T11:51:00Z" w16du:dateUtc="2024-10-05T10:51:00Z">
              <w:rPr>
                <w:rFonts w:ascii="Cambria Math" w:eastAsia="Times New Roman" w:hAnsi="Cambria Math" w:cs="Arial"/>
                <w:color w:val="000000" w:themeColor="text1"/>
                <w:lang w:eastAsia="en-GB"/>
              </w:rPr>
              <m:t>p</m:t>
            </w:ins>
          </m:r>
          <m:d>
            <m:dPr>
              <m:ctrlPr>
                <w:ins w:id="929" w:author="Furl, Nicholas" w:date="2024-10-05T11:51:00Z" w16du:dateUtc="2024-10-05T10:51:00Z">
                  <w:rPr>
                    <w:rFonts w:ascii="Cambria Math" w:eastAsia="Times New Roman" w:hAnsi="Cambria Math" w:cs="Arial"/>
                    <w:i/>
                    <w:color w:val="000000" w:themeColor="text1"/>
                    <w:lang w:eastAsia="en-GB"/>
                  </w:rPr>
                </w:ins>
              </m:ctrlPr>
            </m:dPr>
            <m:e>
              <m:r>
                <w:ins w:id="930" w:author="Furl, Nicholas" w:date="2024-10-05T11:51:00Z" w16du:dateUtc="2024-10-05T10:51:00Z">
                  <w:rPr>
                    <w:rFonts w:ascii="Cambria Math" w:eastAsia="Times New Roman" w:hAnsi="Cambria Math" w:cs="Arial"/>
                    <w:color w:val="000000" w:themeColor="text1"/>
                    <w:lang w:eastAsia="en-GB"/>
                  </w:rPr>
                  <m:t>G</m:t>
                </w:ins>
              </m:r>
            </m:e>
          </m:d>
          <m:r>
            <w:ins w:id="931" w:author="Furl, Nicholas" w:date="2024-10-05T11:51:00Z" w16du:dateUtc="2024-10-05T10:51:00Z">
              <w:rPr>
                <w:rFonts w:ascii="Cambria Math" w:eastAsia="Times New Roman" w:hAnsi="Cambria Math" w:cs="Arial"/>
                <w:color w:val="000000" w:themeColor="text1"/>
                <w:lang w:eastAsia="en-GB"/>
              </w:rPr>
              <m:t xml:space="preserve">= </m:t>
            </w:ins>
          </m:r>
          <m:f>
            <m:fPr>
              <m:ctrlPr>
                <w:ins w:id="932" w:author="Furl, Nicholas" w:date="2024-10-05T11:51:00Z" w16du:dateUtc="2024-10-05T10:51:00Z">
                  <w:rPr>
                    <w:rFonts w:ascii="Cambria Math" w:eastAsia="Times New Roman" w:hAnsi="Cambria Math" w:cs="Arial"/>
                    <w:i/>
                    <w:color w:val="000000" w:themeColor="text1"/>
                    <w:lang w:eastAsia="en-GB"/>
                  </w:rPr>
                </w:ins>
              </m:ctrlPr>
            </m:fPr>
            <m:num>
              <m:sSup>
                <m:sSupPr>
                  <m:ctrlPr>
                    <w:ins w:id="933" w:author="Furl, Nicholas" w:date="2024-10-05T11:52:00Z" w16du:dateUtc="2024-10-05T10:52:00Z">
                      <w:rPr>
                        <w:rFonts w:ascii="Cambria Math" w:eastAsia="Times New Roman" w:hAnsi="Cambria Math" w:cs="Arial"/>
                        <w:i/>
                        <w:color w:val="000000" w:themeColor="text1"/>
                        <w:lang w:eastAsia="en-GB"/>
                      </w:rPr>
                    </w:ins>
                  </m:ctrlPr>
                </m:sSupPr>
                <m:e>
                  <m:r>
                    <w:ins w:id="934" w:author="Furl, Nicholas" w:date="2024-10-05T11:52:00Z" w16du:dateUtc="2024-10-05T10:52:00Z">
                      <w:rPr>
                        <w:rFonts w:ascii="Cambria Math" w:eastAsia="Times New Roman" w:hAnsi="Cambria Math" w:cs="Arial"/>
                        <w:color w:val="000000" w:themeColor="text1"/>
                        <w:lang w:eastAsia="en-GB"/>
                      </w:rPr>
                      <m:t>e</m:t>
                    </w:ins>
                  </m:r>
                </m:e>
                <m:sup>
                  <m:r>
                    <w:ins w:id="935" w:author="Furl, Nicholas" w:date="2024-10-05T11:52:00Z" w16du:dateUtc="2024-10-05T10:52:00Z">
                      <w:rPr>
                        <w:rFonts w:ascii="Cambria Math" w:eastAsia="Times New Roman" w:hAnsi="Cambria Math" w:cs="Arial"/>
                        <w:color w:val="000000" w:themeColor="text1"/>
                        <w:lang w:eastAsia="en-GB"/>
                      </w:rPr>
                      <m:t>β</m:t>
                    </w:ins>
                  </m:r>
                  <m:sSub>
                    <m:sSubPr>
                      <m:ctrlPr>
                        <w:ins w:id="936" w:author="Furl, Nicholas" w:date="2024-10-05T11:52:00Z" w16du:dateUtc="2024-10-05T10:52:00Z">
                          <w:rPr>
                            <w:rFonts w:ascii="Cambria Math" w:eastAsia="Times New Roman" w:hAnsi="Cambria Math" w:cs="Arial"/>
                            <w:i/>
                            <w:color w:val="000000" w:themeColor="text1"/>
                            <w:lang w:eastAsia="en-GB"/>
                          </w:rPr>
                        </w:ins>
                      </m:ctrlPr>
                    </m:sSubPr>
                    <m:e>
                      <m:acc>
                        <m:accPr>
                          <m:ctrlPr>
                            <w:ins w:id="937" w:author="Furl, Nicholas" w:date="2024-10-05T11:52:00Z" w16du:dateUtc="2024-10-05T10:52:00Z">
                              <w:rPr>
                                <w:rFonts w:ascii="Cambria Math" w:eastAsia="Times New Roman" w:hAnsi="Cambria Math" w:cs="Arial"/>
                                <w:i/>
                                <w:color w:val="000000" w:themeColor="text1"/>
                                <w:lang w:eastAsia="en-GB"/>
                              </w:rPr>
                            </w:ins>
                          </m:ctrlPr>
                        </m:accPr>
                        <m:e>
                          <m:r>
                            <w:ins w:id="938" w:author="Furl, Nicholas" w:date="2024-10-05T11:52:00Z" w16du:dateUtc="2024-10-05T10:52:00Z">
                              <w:rPr>
                                <w:rFonts w:ascii="Cambria Math" w:eastAsia="Times New Roman" w:hAnsi="Cambria Math" w:cs="Arial"/>
                                <w:color w:val="000000" w:themeColor="text1"/>
                                <w:lang w:eastAsia="en-GB"/>
                              </w:rPr>
                              <m:t>p</m:t>
                            </w:ins>
                          </m:r>
                        </m:e>
                      </m:acc>
                    </m:e>
                    <m:sub>
                      <m:r>
                        <w:ins w:id="939" w:author="Furl, Nicholas" w:date="2024-10-05T14:21:00Z" w16du:dateUtc="2024-10-05T13:21:00Z">
                          <w:rPr>
                            <w:rFonts w:ascii="Cambria Math" w:eastAsia="Times New Roman" w:hAnsi="Cambria Math" w:cs="Arial"/>
                            <w:color w:val="000000" w:themeColor="text1"/>
                            <w:lang w:eastAsia="en-GB"/>
                          </w:rPr>
                          <m:t>t</m:t>
                        </w:ins>
                      </m:r>
                    </m:sub>
                  </m:sSub>
                </m:sup>
              </m:sSup>
            </m:num>
            <m:den>
              <m:sSup>
                <m:sSupPr>
                  <m:ctrlPr>
                    <w:ins w:id="940" w:author="Furl, Nicholas" w:date="2024-10-05T11:52:00Z" w16du:dateUtc="2024-10-05T10:52:00Z">
                      <w:rPr>
                        <w:rFonts w:ascii="Cambria Math" w:eastAsia="Times New Roman" w:hAnsi="Cambria Math" w:cs="Arial"/>
                        <w:i/>
                        <w:color w:val="000000" w:themeColor="text1"/>
                        <w:lang w:eastAsia="en-GB"/>
                      </w:rPr>
                    </w:ins>
                  </m:ctrlPr>
                </m:sSupPr>
                <m:e>
                  <m:r>
                    <w:ins w:id="941" w:author="Furl, Nicholas" w:date="2024-10-05T11:52:00Z" w16du:dateUtc="2024-10-05T10:52:00Z">
                      <w:rPr>
                        <w:rFonts w:ascii="Cambria Math" w:eastAsia="Times New Roman" w:hAnsi="Cambria Math" w:cs="Arial"/>
                        <w:color w:val="000000" w:themeColor="text1"/>
                        <w:lang w:eastAsia="en-GB"/>
                      </w:rPr>
                      <m:t>e</m:t>
                    </w:ins>
                  </m:r>
                </m:e>
                <m:sup>
                  <m:r>
                    <w:ins w:id="942" w:author="Furl, Nicholas" w:date="2024-10-05T11:52:00Z" w16du:dateUtc="2024-10-05T10:52:00Z">
                      <w:rPr>
                        <w:rFonts w:ascii="Cambria Math" w:eastAsia="Times New Roman" w:hAnsi="Cambria Math" w:cs="Arial"/>
                        <w:color w:val="000000" w:themeColor="text1"/>
                        <w:lang w:eastAsia="en-GB"/>
                      </w:rPr>
                      <m:t>β</m:t>
                    </w:ins>
                  </m:r>
                  <m:sSub>
                    <m:sSubPr>
                      <m:ctrlPr>
                        <w:ins w:id="943" w:author="Furl, Nicholas" w:date="2024-10-05T11:52:00Z" w16du:dateUtc="2024-10-05T10:52:00Z">
                          <w:rPr>
                            <w:rFonts w:ascii="Cambria Math" w:eastAsia="Times New Roman" w:hAnsi="Cambria Math" w:cs="Arial"/>
                            <w:i/>
                            <w:color w:val="000000" w:themeColor="text1"/>
                            <w:lang w:eastAsia="en-GB"/>
                          </w:rPr>
                        </w:ins>
                      </m:ctrlPr>
                    </m:sSubPr>
                    <m:e>
                      <m:acc>
                        <m:accPr>
                          <m:ctrlPr>
                            <w:ins w:id="944" w:author="Furl, Nicholas" w:date="2024-10-05T11:52:00Z" w16du:dateUtc="2024-10-05T10:52:00Z">
                              <w:rPr>
                                <w:rFonts w:ascii="Cambria Math" w:eastAsia="Times New Roman" w:hAnsi="Cambria Math" w:cs="Arial"/>
                                <w:i/>
                                <w:color w:val="000000" w:themeColor="text1"/>
                                <w:lang w:eastAsia="en-GB"/>
                              </w:rPr>
                            </w:ins>
                          </m:ctrlPr>
                        </m:accPr>
                        <m:e>
                          <m:r>
                            <w:ins w:id="945" w:author="Furl, Nicholas" w:date="2024-10-05T11:52:00Z" w16du:dateUtc="2024-10-05T10:52:00Z">
                              <w:rPr>
                                <w:rFonts w:ascii="Cambria Math" w:eastAsia="Times New Roman" w:hAnsi="Cambria Math" w:cs="Arial"/>
                                <w:color w:val="000000" w:themeColor="text1"/>
                                <w:lang w:eastAsia="en-GB"/>
                              </w:rPr>
                              <m:t>p</m:t>
                            </w:ins>
                          </m:r>
                        </m:e>
                      </m:acc>
                    </m:e>
                    <m:sub>
                      <m:r>
                        <w:ins w:id="946" w:author="Furl, Nicholas" w:date="2024-10-05T14:21:00Z" w16du:dateUtc="2024-10-05T13:21:00Z">
                          <w:rPr>
                            <w:rFonts w:ascii="Cambria Math" w:eastAsia="Times New Roman" w:hAnsi="Cambria Math" w:cs="Arial"/>
                            <w:color w:val="000000" w:themeColor="text1"/>
                            <w:lang w:eastAsia="en-GB"/>
                          </w:rPr>
                          <m:t>t</m:t>
                        </w:ins>
                      </m:r>
                    </m:sub>
                  </m:sSub>
                </m:sup>
              </m:sSup>
              <m:r>
                <w:ins w:id="947" w:author="Furl, Nicholas" w:date="2024-10-05T11:52:00Z" w16du:dateUtc="2024-10-05T10:52:00Z">
                  <w:rPr>
                    <w:rFonts w:ascii="Cambria Math" w:eastAsia="Times New Roman" w:hAnsi="Cambria Math" w:cs="Arial"/>
                    <w:color w:val="000000" w:themeColor="text1"/>
                    <w:lang w:eastAsia="en-GB"/>
                  </w:rPr>
                  <m:t xml:space="preserve">+ </m:t>
                </w:ins>
              </m:r>
              <m:sSup>
                <m:sSupPr>
                  <m:ctrlPr>
                    <w:ins w:id="948" w:author="Furl, Nicholas" w:date="2024-10-05T11:52:00Z" w16du:dateUtc="2024-10-05T10:52:00Z">
                      <w:rPr>
                        <w:rFonts w:ascii="Cambria Math" w:eastAsia="Times New Roman" w:hAnsi="Cambria Math" w:cs="Arial"/>
                        <w:i/>
                        <w:color w:val="000000" w:themeColor="text1"/>
                        <w:lang w:eastAsia="en-GB"/>
                      </w:rPr>
                    </w:ins>
                  </m:ctrlPr>
                </m:sSupPr>
                <m:e>
                  <m:r>
                    <w:ins w:id="949" w:author="Furl, Nicholas" w:date="2024-10-05T11:52:00Z" w16du:dateUtc="2024-10-05T10:52:00Z">
                      <w:rPr>
                        <w:rFonts w:ascii="Cambria Math" w:eastAsia="Times New Roman" w:hAnsi="Cambria Math" w:cs="Arial"/>
                        <w:color w:val="000000" w:themeColor="text1"/>
                        <w:lang w:eastAsia="en-GB"/>
                      </w:rPr>
                      <m:t>e</m:t>
                    </w:ins>
                  </m:r>
                </m:e>
                <m:sup>
                  <m:r>
                    <w:ins w:id="950" w:author="Furl, Nicholas" w:date="2024-10-05T11:52:00Z" w16du:dateUtc="2024-10-05T10:52:00Z">
                      <w:rPr>
                        <w:rFonts w:ascii="Cambria Math" w:eastAsia="Times New Roman" w:hAnsi="Cambria Math" w:cs="Arial"/>
                        <w:color w:val="000000" w:themeColor="text1"/>
                        <w:lang w:eastAsia="en-GB"/>
                      </w:rPr>
                      <m:t>β</m:t>
                    </w:ins>
                  </m:r>
                  <m:r>
                    <w:ins w:id="951" w:author="Furl, Nicholas" w:date="2024-10-05T11:52:00Z" w16du:dateUtc="2024-10-05T10:52:00Z">
                      <w:rPr>
                        <w:rFonts w:ascii="Cambria Math" w:eastAsia="Times New Roman" w:hAnsi="Cambria Math" w:cs="Arial"/>
                        <w:color w:val="000000" w:themeColor="text1"/>
                        <w:lang w:eastAsia="en-GB"/>
                      </w:rPr>
                      <m:t xml:space="preserve">(1- </m:t>
                    </w:ins>
                  </m:r>
                  <m:sSub>
                    <m:sSubPr>
                      <m:ctrlPr>
                        <w:ins w:id="952" w:author="Furl, Nicholas" w:date="2024-10-05T11:52:00Z" w16du:dateUtc="2024-10-05T10:52:00Z">
                          <w:rPr>
                            <w:rFonts w:ascii="Cambria Math" w:eastAsia="Times New Roman" w:hAnsi="Cambria Math" w:cs="Arial"/>
                            <w:i/>
                            <w:color w:val="000000" w:themeColor="text1"/>
                            <w:lang w:eastAsia="en-GB"/>
                          </w:rPr>
                        </w:ins>
                      </m:ctrlPr>
                    </m:sSubPr>
                    <m:e>
                      <m:acc>
                        <m:accPr>
                          <m:ctrlPr>
                            <w:ins w:id="953" w:author="Furl, Nicholas" w:date="2024-10-05T11:52:00Z" w16du:dateUtc="2024-10-05T10:52:00Z">
                              <w:rPr>
                                <w:rFonts w:ascii="Cambria Math" w:eastAsia="Times New Roman" w:hAnsi="Cambria Math" w:cs="Arial"/>
                                <w:i/>
                                <w:color w:val="000000" w:themeColor="text1"/>
                                <w:lang w:eastAsia="en-GB"/>
                              </w:rPr>
                            </w:ins>
                          </m:ctrlPr>
                        </m:accPr>
                        <m:e>
                          <m:r>
                            <w:ins w:id="954" w:author="Furl, Nicholas" w:date="2024-10-05T11:52:00Z" w16du:dateUtc="2024-10-05T10:52:00Z">
                              <w:rPr>
                                <w:rFonts w:ascii="Cambria Math" w:eastAsia="Times New Roman" w:hAnsi="Cambria Math" w:cs="Arial"/>
                                <w:color w:val="000000" w:themeColor="text1"/>
                                <w:lang w:eastAsia="en-GB"/>
                              </w:rPr>
                              <m:t>p</m:t>
                            </w:ins>
                          </m:r>
                        </m:e>
                      </m:acc>
                    </m:e>
                    <m:sub>
                      <m:r>
                        <w:ins w:id="955" w:author="Furl, Nicholas" w:date="2024-10-05T14:21:00Z" w16du:dateUtc="2024-10-05T13:21:00Z">
                          <w:rPr>
                            <w:rFonts w:ascii="Cambria Math" w:eastAsia="Times New Roman" w:hAnsi="Cambria Math" w:cs="Arial"/>
                            <w:color w:val="000000" w:themeColor="text1"/>
                            <w:lang w:eastAsia="en-GB"/>
                          </w:rPr>
                          <m:t>t</m:t>
                        </w:ins>
                      </m:r>
                    </m:sub>
                  </m:sSub>
                  <m:r>
                    <w:ins w:id="956" w:author="Furl, Nicholas" w:date="2024-10-05T11:52:00Z" w16du:dateUtc="2024-10-05T10:52:00Z">
                      <w:rPr>
                        <w:rFonts w:ascii="Cambria Math" w:eastAsia="Times New Roman" w:hAnsi="Cambria Math" w:cs="Arial"/>
                        <w:color w:val="000000" w:themeColor="text1"/>
                        <w:lang w:eastAsia="en-GB"/>
                      </w:rPr>
                      <m:t>)</m:t>
                    </w:ins>
                  </m:r>
                </m:sup>
              </m:sSup>
            </m:den>
          </m:f>
        </m:oMath>
      </m:oMathPara>
    </w:p>
    <w:p w14:paraId="008E5094" w14:textId="3D225784" w:rsidR="004C0DC3" w:rsidRDefault="00A45D4A" w:rsidP="00053DC3">
      <w:pPr>
        <w:spacing w:before="100" w:after="0" w:line="480" w:lineRule="auto"/>
        <w:rPr>
          <w:ins w:id="957" w:author="Furl, Nicholas" w:date="2024-10-05T11:54:00Z" w16du:dateUtc="2024-10-05T10:54:00Z"/>
          <w:rFonts w:ascii="Arial" w:eastAsia="Times New Roman" w:hAnsi="Arial" w:cs="Arial"/>
          <w:color w:val="000000" w:themeColor="text1"/>
          <w:lang w:eastAsia="en-GB"/>
        </w:rPr>
      </w:pPr>
      <w:ins w:id="958" w:author="Furl, Nicholas" w:date="2024-10-05T12:34:00Z" w16du:dateUtc="2024-10-05T11:34:00Z">
        <w:r>
          <w:rPr>
            <w:rFonts w:ascii="Arial" w:eastAsia="Times New Roman" w:hAnsi="Arial" w:cs="Arial"/>
            <w:color w:val="000000" w:themeColor="text1"/>
            <w:lang w:eastAsia="en-GB"/>
          </w:rPr>
          <w:t xml:space="preserve">The free parameter </w:t>
        </w:r>
      </w:ins>
      <w:ins w:id="959" w:author="Furl, Nicholas" w:date="2024-10-05T12:33:00Z" w16du:dateUtc="2024-10-05T11:33:00Z">
        <w:r w:rsidRPr="001B7968">
          <w:rPr>
            <w:rFonts w:ascii="Arial" w:eastAsia="Times New Roman" w:hAnsi="Arial" w:cs="Arial"/>
            <w:i/>
            <w:iCs/>
            <w:color w:val="000000" w:themeColor="text1"/>
            <w:lang w:eastAsia="en-GB"/>
            <w:rPrChange w:id="960" w:author="Furl, Nicholas" w:date="2024-10-05T12:39:00Z" w16du:dateUtc="2024-10-05T11:39:00Z">
              <w:rPr>
                <w:rFonts w:ascii="Arial" w:eastAsia="Times New Roman" w:hAnsi="Arial" w:cs="Arial"/>
                <w:color w:val="000000" w:themeColor="text1"/>
                <w:lang w:eastAsia="en-GB"/>
              </w:rPr>
            </w:rPrChange>
          </w:rPr>
          <w:t>α</w:t>
        </w:r>
        <w:r>
          <w:rPr>
            <w:rFonts w:ascii="Arial" w:eastAsia="Times New Roman" w:hAnsi="Arial" w:cs="Arial"/>
            <w:color w:val="000000" w:themeColor="text1"/>
            <w:lang w:eastAsia="en-GB"/>
          </w:rPr>
          <w:t xml:space="preserve"> is the learning rate</w:t>
        </w:r>
      </w:ins>
      <w:ins w:id="961" w:author="Furl, Nicholas" w:date="2024-10-05T12:34:00Z" w16du:dateUtc="2024-10-05T11:34:00Z">
        <w:r>
          <w:rPr>
            <w:rFonts w:ascii="Arial" w:eastAsia="Times New Roman" w:hAnsi="Arial" w:cs="Arial"/>
            <w:color w:val="000000" w:themeColor="text1"/>
            <w:lang w:eastAsia="en-GB"/>
          </w:rPr>
          <w:t>,</w:t>
        </w:r>
        <w:r w:rsidRPr="00A45D4A">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which controls </w:t>
        </w:r>
        <w:r w:rsidRPr="006F6563">
          <w:rPr>
            <w:rFonts w:ascii="Arial" w:eastAsia="Times New Roman" w:hAnsi="Arial" w:cs="Arial"/>
            <w:color w:val="000000" w:themeColor="text1"/>
            <w:lang w:eastAsia="en-GB"/>
          </w:rPr>
          <w:t>how responsive is the participant to new information</w:t>
        </w:r>
      </w:ins>
      <w:ins w:id="962" w:author="Furl, Nicholas" w:date="2024-10-05T12:36:00Z" w16du:dateUtc="2024-10-05T11:36:00Z">
        <w:r w:rsidR="001F0525">
          <w:rPr>
            <w:rFonts w:ascii="Arial" w:eastAsia="Times New Roman" w:hAnsi="Arial" w:cs="Arial"/>
            <w:color w:val="000000" w:themeColor="text1"/>
            <w:lang w:eastAsia="en-GB"/>
          </w:rPr>
          <w:t xml:space="preserve"> (initialised to .5 and bounded between 0 and 1)</w:t>
        </w:r>
      </w:ins>
      <w:ins w:id="963" w:author="Furl, Nicholas" w:date="2024-10-05T12:34:00Z" w16du:dateUtc="2024-10-05T11:34:00Z">
        <w:r>
          <w:rPr>
            <w:rFonts w:ascii="Arial" w:eastAsia="Times New Roman" w:hAnsi="Arial" w:cs="Arial"/>
            <w:color w:val="000000" w:themeColor="text1"/>
            <w:lang w:eastAsia="en-GB"/>
          </w:rPr>
          <w:t>. The free parameter,</w:t>
        </w:r>
      </w:ins>
      <w:ins w:id="964" w:author="Furl, Nicholas" w:date="2024-10-05T12:33:00Z" w16du:dateUtc="2024-10-05T11:33:00Z">
        <w:r>
          <w:rPr>
            <w:rFonts w:ascii="Arial" w:eastAsia="Times New Roman" w:hAnsi="Arial" w:cs="Arial"/>
            <w:color w:val="000000" w:themeColor="text1"/>
            <w:lang w:eastAsia="en-GB"/>
          </w:rPr>
          <w:t xml:space="preserve"> </w:t>
        </w:r>
      </w:ins>
      <w:ins w:id="965" w:author="Furl, Nicholas" w:date="2024-10-05T11:54:00Z" w16du:dateUtc="2024-10-05T10:54:00Z">
        <w:r w:rsidR="004C0DC3" w:rsidRPr="004C0DC3">
          <w:rPr>
            <w:rFonts w:ascii="Arial" w:eastAsia="Times New Roman" w:hAnsi="Arial" w:cs="Arial"/>
            <w:i/>
            <w:iCs/>
            <w:color w:val="000000" w:themeColor="text1"/>
            <w:lang w:eastAsia="en-GB"/>
            <w:rPrChange w:id="966" w:author="Furl, Nicholas" w:date="2024-10-05T11:55:00Z" w16du:dateUtc="2024-10-05T10:55:00Z">
              <w:rPr>
                <w:rFonts w:ascii="Arial" w:eastAsia="Times New Roman" w:hAnsi="Arial" w:cs="Arial"/>
                <w:color w:val="000000" w:themeColor="text1"/>
                <w:lang w:eastAsia="en-GB"/>
              </w:rPr>
            </w:rPrChange>
          </w:rPr>
          <w:t>β</w:t>
        </w:r>
        <w:r w:rsidR="004C0DC3" w:rsidRPr="004C0DC3">
          <w:rPr>
            <w:rFonts w:ascii="Arial" w:eastAsia="Times New Roman" w:hAnsi="Arial" w:cs="Arial"/>
            <w:color w:val="000000" w:themeColor="text1"/>
            <w:lang w:eastAsia="en-GB"/>
          </w:rPr>
          <w:t xml:space="preserve"> </w:t>
        </w:r>
        <w:r w:rsidR="004C0DC3">
          <w:rPr>
            <w:rFonts w:ascii="Arial" w:eastAsia="Times New Roman" w:hAnsi="Arial" w:cs="Arial"/>
            <w:color w:val="000000" w:themeColor="text1"/>
            <w:lang w:eastAsia="en-GB"/>
          </w:rPr>
          <w:t xml:space="preserve">is the </w:t>
        </w:r>
      </w:ins>
      <w:ins w:id="967" w:author="Furl, Nicholas" w:date="2024-10-05T11:55:00Z" w16du:dateUtc="2024-10-05T10:55:00Z">
        <w:r w:rsidR="004C0DC3">
          <w:rPr>
            <w:rFonts w:ascii="Arial" w:eastAsia="Times New Roman" w:hAnsi="Arial" w:cs="Arial"/>
            <w:color w:val="000000" w:themeColor="text1"/>
            <w:lang w:eastAsia="en-GB"/>
          </w:rPr>
          <w:t xml:space="preserve">slope </w:t>
        </w:r>
      </w:ins>
      <w:ins w:id="968" w:author="Furl, Nicholas" w:date="2024-10-05T11:54:00Z" w16du:dateUtc="2024-10-05T10:54:00Z">
        <w:r w:rsidR="004C0DC3" w:rsidRPr="004C0DC3">
          <w:rPr>
            <w:rFonts w:ascii="Arial" w:eastAsia="Times New Roman" w:hAnsi="Arial" w:cs="Arial"/>
            <w:color w:val="000000" w:themeColor="text1"/>
            <w:lang w:eastAsia="en-GB"/>
          </w:rPr>
          <w:t xml:space="preserve">of the </w:t>
        </w:r>
        <w:proofErr w:type="spellStart"/>
        <w:r w:rsidR="004C0DC3" w:rsidRPr="004C0DC3">
          <w:rPr>
            <w:rFonts w:ascii="Arial" w:eastAsia="Times New Roman" w:hAnsi="Arial" w:cs="Arial"/>
            <w:color w:val="000000" w:themeColor="text1"/>
            <w:lang w:eastAsia="en-GB"/>
          </w:rPr>
          <w:t>Softmax</w:t>
        </w:r>
        <w:proofErr w:type="spellEnd"/>
        <w:r w:rsidR="004C0DC3" w:rsidRPr="004C0DC3">
          <w:rPr>
            <w:rFonts w:ascii="Arial" w:eastAsia="Times New Roman" w:hAnsi="Arial" w:cs="Arial"/>
            <w:color w:val="000000" w:themeColor="text1"/>
            <w:lang w:eastAsia="en-GB"/>
          </w:rPr>
          <w:t xml:space="preserve"> function, which controls how decisively the participants differentiate between the guilty/innocent choice options</w:t>
        </w:r>
      </w:ins>
      <w:ins w:id="969" w:author="Furl, Nicholas" w:date="2024-10-05T12:37:00Z" w16du:dateUtc="2024-10-05T11:37:00Z">
        <w:r w:rsidR="001F0525">
          <w:rPr>
            <w:rFonts w:ascii="Arial" w:eastAsia="Times New Roman" w:hAnsi="Arial" w:cs="Arial"/>
            <w:color w:val="000000" w:themeColor="text1"/>
            <w:lang w:eastAsia="en-GB"/>
          </w:rPr>
          <w:t xml:space="preserve"> </w:t>
        </w:r>
        <w:r w:rsidR="001F0525">
          <w:rPr>
            <w:rFonts w:ascii="Arial" w:eastAsia="Times New Roman" w:hAnsi="Arial" w:cs="Arial"/>
            <w:color w:val="000000" w:themeColor="text1"/>
            <w:lang w:eastAsia="en-GB"/>
          </w:rPr>
          <w:t xml:space="preserve">(initialised to </w:t>
        </w:r>
        <w:r w:rsidR="001F0525">
          <w:rPr>
            <w:rFonts w:ascii="Arial" w:eastAsia="Times New Roman" w:hAnsi="Arial" w:cs="Arial"/>
            <w:color w:val="000000" w:themeColor="text1"/>
            <w:lang w:eastAsia="en-GB"/>
          </w:rPr>
          <w:t>1</w:t>
        </w:r>
        <w:r w:rsidR="001F0525">
          <w:rPr>
            <w:rFonts w:ascii="Arial" w:eastAsia="Times New Roman" w:hAnsi="Arial" w:cs="Arial"/>
            <w:color w:val="000000" w:themeColor="text1"/>
            <w:lang w:eastAsia="en-GB"/>
          </w:rPr>
          <w:t xml:space="preserve"> and bounded between 0 and </w:t>
        </w:r>
        <w:r w:rsidR="001F0525">
          <w:rPr>
            <w:rFonts w:ascii="Arial" w:eastAsia="Times New Roman" w:hAnsi="Arial" w:cs="Arial"/>
            <w:color w:val="000000" w:themeColor="text1"/>
            <w:lang w:eastAsia="en-GB"/>
          </w:rPr>
          <w:t>Inf</w:t>
        </w:r>
        <w:r w:rsidR="001F0525">
          <w:rPr>
            <w:rFonts w:ascii="Arial" w:eastAsia="Times New Roman" w:hAnsi="Arial" w:cs="Arial"/>
            <w:color w:val="000000" w:themeColor="text1"/>
            <w:lang w:eastAsia="en-GB"/>
          </w:rPr>
          <w:t>)</w:t>
        </w:r>
      </w:ins>
      <w:ins w:id="970" w:author="Furl, Nicholas" w:date="2024-10-05T11:55:00Z" w16du:dateUtc="2024-10-05T10:55:00Z">
        <w:r w:rsidR="004C0DC3">
          <w:rPr>
            <w:rFonts w:ascii="Arial" w:eastAsia="Times New Roman" w:hAnsi="Arial" w:cs="Arial"/>
            <w:color w:val="000000" w:themeColor="text1"/>
            <w:lang w:eastAsia="en-GB"/>
          </w:rPr>
          <w:t>.</w:t>
        </w:r>
      </w:ins>
    </w:p>
    <w:p w14:paraId="40ECCDE1" w14:textId="5A60691B" w:rsidR="00053DC3" w:rsidRPr="00D61CE1" w:rsidRDefault="00C04E08" w:rsidP="004C0DC3">
      <w:pPr>
        <w:spacing w:before="100" w:after="0" w:line="480" w:lineRule="auto"/>
        <w:ind w:firstLine="720"/>
        <w:rPr>
          <w:ins w:id="971" w:author="Furl, Nicholas" w:date="2024-10-04T16:42:00Z" w16du:dateUtc="2024-10-04T15:42:00Z"/>
          <w:rFonts w:ascii="Arial" w:eastAsia="Times New Roman" w:hAnsi="Arial" w:cs="Arial"/>
          <w:color w:val="000000" w:themeColor="text1"/>
          <w:lang w:eastAsia="en-GB"/>
        </w:rPr>
        <w:pPrChange w:id="972" w:author="Furl, Nicholas" w:date="2024-10-05T11:55:00Z" w16du:dateUtc="2024-10-05T10:55:00Z">
          <w:pPr>
            <w:spacing w:before="100" w:after="0" w:line="480" w:lineRule="auto"/>
          </w:pPr>
        </w:pPrChange>
      </w:pPr>
      <w:ins w:id="973" w:author="Furl, Nicholas" w:date="2024-10-05T11:48:00Z" w16du:dateUtc="2024-10-05T10:48:00Z">
        <w:r>
          <w:rPr>
            <w:rFonts w:ascii="Arial" w:eastAsia="Times New Roman" w:hAnsi="Arial" w:cs="Arial"/>
            <w:color w:val="000000" w:themeColor="text1"/>
            <w:lang w:eastAsia="en-GB"/>
          </w:rPr>
          <w:t xml:space="preserve">Thus, </w:t>
        </w:r>
      </w:ins>
      <w:ins w:id="974" w:author="Furl, Nicholas" w:date="2024-10-05T11:55:00Z" w16du:dateUtc="2024-10-05T10:55:00Z">
        <w:r w:rsidR="004C0DC3">
          <w:rPr>
            <w:rFonts w:ascii="Arial" w:eastAsia="Times New Roman" w:hAnsi="Arial" w:cs="Arial"/>
            <w:color w:val="000000" w:themeColor="text1"/>
            <w:lang w:eastAsia="en-GB"/>
          </w:rPr>
          <w:t xml:space="preserve">in the delta model, </w:t>
        </w:r>
      </w:ins>
      <w:ins w:id="975" w:author="Furl, Nicholas" w:date="2024-10-05T11:48:00Z" w16du:dateUtc="2024-10-05T10:48:00Z">
        <w:r>
          <w:rPr>
            <w:rFonts w:ascii="Arial" w:eastAsia="Times New Roman" w:hAnsi="Arial" w:cs="Arial"/>
            <w:color w:val="000000" w:themeColor="text1"/>
            <w:lang w:eastAsia="en-GB"/>
          </w:rPr>
          <w:t>probability u</w:t>
        </w:r>
      </w:ins>
      <w:ins w:id="976" w:author="Furl, Nicholas" w:date="2024-10-04T16:53:00Z" w16du:dateUtc="2024-10-04T15:53:00Z">
        <w:r w:rsidR="006F6563" w:rsidRPr="006F6563">
          <w:rPr>
            <w:rFonts w:ascii="Arial" w:eastAsia="Times New Roman" w:hAnsi="Arial" w:cs="Arial"/>
            <w:color w:val="000000" w:themeColor="text1"/>
            <w:lang w:eastAsia="en-GB"/>
          </w:rPr>
          <w:t xml:space="preserve">pdates are made proportionally to the prediction error, that is the difference between what was expected and what was observed. Unlike the Bayesian </w:t>
        </w:r>
      </w:ins>
      <w:ins w:id="977" w:author="Furl, Nicholas" w:date="2024-10-04T16:55:00Z" w16du:dateUtc="2024-10-04T15:55:00Z">
        <w:r w:rsidR="006F6563">
          <w:rPr>
            <w:rFonts w:ascii="Arial" w:eastAsia="Times New Roman" w:hAnsi="Arial" w:cs="Arial"/>
            <w:color w:val="000000" w:themeColor="text1"/>
            <w:lang w:eastAsia="en-GB"/>
          </w:rPr>
          <w:t>grou</w:t>
        </w:r>
      </w:ins>
      <w:ins w:id="978" w:author="Furl, Nicholas" w:date="2024-10-04T16:56:00Z" w16du:dateUtc="2024-10-04T15:56:00Z">
        <w:r w:rsidR="006F6563">
          <w:rPr>
            <w:rFonts w:ascii="Arial" w:eastAsia="Times New Roman" w:hAnsi="Arial" w:cs="Arial"/>
            <w:color w:val="000000" w:themeColor="text1"/>
            <w:lang w:eastAsia="en-GB"/>
          </w:rPr>
          <w:t>nd truth computation</w:t>
        </w:r>
      </w:ins>
      <w:ins w:id="979" w:author="Furl, Nicholas" w:date="2024-10-04T16:53:00Z" w16du:dateUtc="2024-10-04T15:53:00Z">
        <w:r w:rsidR="006F6563" w:rsidRPr="006F6563">
          <w:rPr>
            <w:rFonts w:ascii="Arial" w:eastAsia="Times New Roman" w:hAnsi="Arial" w:cs="Arial"/>
            <w:color w:val="000000" w:themeColor="text1"/>
            <w:lang w:eastAsia="en-GB"/>
          </w:rPr>
          <w:t xml:space="preserve">, which requires more complex calculations and memory of the entire sequence, the delta rule model only requires updating a single estimate, so </w:t>
        </w:r>
      </w:ins>
      <w:ins w:id="980" w:author="Furl, Nicholas" w:date="2024-10-05T15:05:00Z" w16du:dateUtc="2024-10-05T14:05:00Z">
        <w:r w:rsidR="000E416D">
          <w:rPr>
            <w:rFonts w:ascii="Arial" w:eastAsia="Times New Roman" w:hAnsi="Arial" w:cs="Arial"/>
            <w:color w:val="000000" w:themeColor="text1"/>
            <w:lang w:eastAsia="en-GB"/>
          </w:rPr>
          <w:t>it is</w:t>
        </w:r>
      </w:ins>
      <w:ins w:id="981" w:author="Furl, Nicholas" w:date="2024-10-04T16:53:00Z" w16du:dateUtc="2024-10-04T15:53:00Z">
        <w:r w:rsidR="006F6563" w:rsidRPr="006F6563">
          <w:rPr>
            <w:rFonts w:ascii="Arial" w:eastAsia="Times New Roman" w:hAnsi="Arial" w:cs="Arial"/>
            <w:color w:val="000000" w:themeColor="text1"/>
            <w:lang w:eastAsia="en-GB"/>
          </w:rPr>
          <w:t xml:space="preserve"> computationally simpler and might be seen as more biologically plausible. </w:t>
        </w:r>
      </w:ins>
      <w:ins w:id="982" w:author="Furl, Nicholas" w:date="2024-10-04T17:05:00Z" w16du:dateUtc="2024-10-04T16:05:00Z">
        <w:r w:rsidR="00F01465">
          <w:rPr>
            <w:rFonts w:ascii="Arial" w:eastAsia="Times New Roman" w:hAnsi="Arial" w:cs="Arial"/>
            <w:color w:val="000000" w:themeColor="text1"/>
            <w:lang w:eastAsia="en-GB"/>
          </w:rPr>
          <w:t xml:space="preserve">Like the other three models, </w:t>
        </w:r>
      </w:ins>
      <w:ins w:id="983" w:author="Furl, Nicholas" w:date="2024-10-04T17:06:00Z" w16du:dateUtc="2024-10-04T16:06:00Z">
        <w:r w:rsidR="0000367D">
          <w:rPr>
            <w:rFonts w:ascii="Arial" w:eastAsia="Times New Roman" w:hAnsi="Arial" w:cs="Arial"/>
            <w:color w:val="000000" w:themeColor="text1"/>
            <w:lang w:eastAsia="en-GB"/>
          </w:rPr>
          <w:t>the delta model’s</w:t>
        </w:r>
      </w:ins>
      <w:ins w:id="984" w:author="Furl, Nicholas" w:date="2024-10-04T16:56:00Z" w16du:dateUtc="2024-10-04T15:56:00Z">
        <w:r w:rsidR="006F6563">
          <w:rPr>
            <w:rFonts w:ascii="Arial" w:eastAsia="Times New Roman" w:hAnsi="Arial" w:cs="Arial"/>
            <w:color w:val="000000" w:themeColor="text1"/>
            <w:lang w:eastAsia="en-GB"/>
          </w:rPr>
          <w:t xml:space="preserve"> free </w:t>
        </w:r>
      </w:ins>
      <w:ins w:id="985" w:author="Furl, Nicholas" w:date="2024-10-04T16:53:00Z" w16du:dateUtc="2024-10-04T15:53:00Z">
        <w:r w:rsidR="006F6563" w:rsidRPr="006F6563">
          <w:rPr>
            <w:rFonts w:ascii="Arial" w:eastAsia="Times New Roman" w:hAnsi="Arial" w:cs="Arial"/>
            <w:color w:val="000000" w:themeColor="text1"/>
            <w:lang w:eastAsia="en-GB"/>
          </w:rPr>
          <w:t>parameters</w:t>
        </w:r>
      </w:ins>
      <w:ins w:id="986" w:author="Furl, Nicholas" w:date="2024-10-04T16:56:00Z" w16du:dateUtc="2024-10-04T15:56:00Z">
        <w:r w:rsidR="006F6563">
          <w:rPr>
            <w:rFonts w:ascii="Arial" w:eastAsia="Times New Roman" w:hAnsi="Arial" w:cs="Arial"/>
            <w:color w:val="000000" w:themeColor="text1"/>
            <w:lang w:eastAsia="en-GB"/>
          </w:rPr>
          <w:t xml:space="preserve"> include </w:t>
        </w:r>
      </w:ins>
      <w:ins w:id="987" w:author="Furl, Nicholas" w:date="2024-10-04T17:05:00Z" w16du:dateUtc="2024-10-04T16:05:00Z">
        <w:r w:rsidR="00F01465">
          <w:rPr>
            <w:rFonts w:ascii="Arial" w:eastAsia="Times New Roman" w:hAnsi="Arial" w:cs="Arial"/>
            <w:color w:val="000000" w:themeColor="text1"/>
            <w:lang w:eastAsia="en-GB"/>
          </w:rPr>
          <w:t>separate</w:t>
        </w:r>
      </w:ins>
      <w:ins w:id="988" w:author="Furl, Nicholas" w:date="2024-10-04T16:53:00Z" w16du:dateUtc="2024-10-04T15:53:00Z">
        <w:r w:rsidR="006F6563" w:rsidRPr="006F6563">
          <w:rPr>
            <w:rFonts w:ascii="Arial" w:eastAsia="Times New Roman" w:hAnsi="Arial" w:cs="Arial"/>
            <w:color w:val="000000" w:themeColor="text1"/>
            <w:lang w:eastAsia="en-GB"/>
          </w:rPr>
          <w:t xml:space="preserve"> </w:t>
        </w:r>
      </w:ins>
      <w:ins w:id="989" w:author="Furl, Nicholas" w:date="2024-10-04T16:56:00Z" w16du:dateUtc="2024-10-04T15:56:00Z">
        <w:r w:rsidR="006F6563">
          <w:rPr>
            <w:rFonts w:ascii="Arial" w:eastAsia="Times New Roman" w:hAnsi="Arial" w:cs="Arial"/>
            <w:color w:val="000000" w:themeColor="text1"/>
            <w:lang w:eastAsia="en-GB"/>
          </w:rPr>
          <w:t xml:space="preserve">prior </w:t>
        </w:r>
      </w:ins>
      <w:ins w:id="990" w:author="Furl, Nicholas" w:date="2024-10-05T16:00:00Z" w16du:dateUtc="2024-10-05T15:00:00Z">
        <w:r w:rsidR="00D34D64">
          <w:rPr>
            <w:rFonts w:ascii="Arial" w:eastAsia="Times New Roman" w:hAnsi="Arial" w:cs="Arial"/>
            <w:color w:val="000000" w:themeColor="text1"/>
            <w:lang w:eastAsia="en-GB"/>
          </w:rPr>
          <w:t>probability</w:t>
        </w:r>
      </w:ins>
      <w:ins w:id="991" w:author="Furl, Nicholas" w:date="2024-10-04T17:05:00Z" w16du:dateUtc="2024-10-04T16:05:00Z">
        <w:r w:rsidR="00F01465">
          <w:rPr>
            <w:rFonts w:ascii="Arial" w:eastAsia="Times New Roman" w:hAnsi="Arial" w:cs="Arial"/>
            <w:color w:val="000000" w:themeColor="text1"/>
            <w:lang w:eastAsia="en-GB"/>
          </w:rPr>
          <w:t xml:space="preserve"> </w:t>
        </w:r>
      </w:ins>
      <w:ins w:id="992" w:author="Furl, Nicholas" w:date="2024-10-05T16:00:00Z" w16du:dateUtc="2024-10-05T15:00:00Z">
        <w:r w:rsidR="00D34D64">
          <w:rPr>
            <w:rFonts w:ascii="Arial" w:eastAsia="Times New Roman" w:hAnsi="Arial" w:cs="Arial"/>
            <w:color w:val="000000" w:themeColor="text1"/>
            <w:lang w:eastAsia="en-GB"/>
          </w:rPr>
          <w:t xml:space="preserve">parameters </w:t>
        </w:r>
      </w:ins>
      <w:ins w:id="993" w:author="Furl, Nicholas" w:date="2024-10-04T17:05:00Z" w16du:dateUtc="2024-10-04T16:05:00Z">
        <w:r w:rsidR="00F01465">
          <w:rPr>
            <w:rFonts w:ascii="Arial" w:eastAsia="Times New Roman" w:hAnsi="Arial" w:cs="Arial"/>
            <w:color w:val="000000" w:themeColor="text1"/>
            <w:lang w:eastAsia="en-GB"/>
          </w:rPr>
          <w:t>for each suspect gender</w:t>
        </w:r>
      </w:ins>
      <w:ins w:id="994" w:author="Furl, Nicholas" w:date="2024-10-05T12:35:00Z" w16du:dateUtc="2024-10-05T11:35:00Z">
        <w:r w:rsidR="00930B6A">
          <w:rPr>
            <w:rFonts w:ascii="Arial" w:eastAsia="Times New Roman" w:hAnsi="Arial" w:cs="Arial"/>
            <w:color w:val="000000" w:themeColor="text1"/>
            <w:lang w:eastAsia="en-GB"/>
          </w:rPr>
          <w:t xml:space="preserve"> (i.e., the initial values of </w:t>
        </w:r>
      </w:ins>
      <m:oMath>
        <m:sSub>
          <m:sSubPr>
            <m:ctrlPr>
              <w:ins w:id="995" w:author="Furl, Nicholas" w:date="2024-10-05T12:35:00Z" w16du:dateUtc="2024-10-05T11:35:00Z">
                <w:rPr>
                  <w:rFonts w:ascii="Cambria Math" w:eastAsia="Times New Roman" w:hAnsi="Cambria Math" w:cs="Arial"/>
                  <w:i/>
                  <w:color w:val="000000" w:themeColor="text1"/>
                  <w:lang w:eastAsia="en-GB"/>
                </w:rPr>
              </w:ins>
            </m:ctrlPr>
          </m:sSubPr>
          <m:e>
            <m:acc>
              <m:accPr>
                <m:ctrlPr>
                  <w:ins w:id="996" w:author="Furl, Nicholas" w:date="2024-10-05T12:35:00Z" w16du:dateUtc="2024-10-05T11:35:00Z">
                    <w:rPr>
                      <w:rFonts w:ascii="Cambria Math" w:eastAsia="Times New Roman" w:hAnsi="Cambria Math" w:cs="Arial"/>
                      <w:i/>
                      <w:color w:val="000000" w:themeColor="text1"/>
                      <w:lang w:eastAsia="en-GB"/>
                    </w:rPr>
                  </w:ins>
                </m:ctrlPr>
              </m:accPr>
              <m:e>
                <m:r>
                  <w:ins w:id="997" w:author="Furl, Nicholas" w:date="2024-10-05T12:35:00Z" w16du:dateUtc="2024-10-05T11:35:00Z">
                    <w:rPr>
                      <w:rFonts w:ascii="Cambria Math" w:eastAsia="Times New Roman" w:hAnsi="Cambria Math" w:cs="Arial"/>
                      <w:color w:val="000000" w:themeColor="text1"/>
                      <w:lang w:eastAsia="en-GB"/>
                    </w:rPr>
                    <m:t>p</m:t>
                  </w:ins>
                </m:r>
              </m:e>
            </m:acc>
          </m:e>
          <m:sub>
            <m:sSub>
              <m:sSubPr>
                <m:ctrlPr>
                  <w:ins w:id="998" w:author="Furl, Nicholas" w:date="2024-10-05T12:35:00Z" w16du:dateUtc="2024-10-05T11:35:00Z">
                    <w:rPr>
                      <w:rFonts w:ascii="Cambria Math" w:eastAsia="Times New Roman" w:hAnsi="Cambria Math" w:cs="Arial"/>
                      <w:i/>
                      <w:color w:val="000000" w:themeColor="text1"/>
                      <w:lang w:eastAsia="en-GB"/>
                    </w:rPr>
                  </w:ins>
                </m:ctrlPr>
              </m:sSubPr>
              <m:e>
                <m:r>
                  <w:ins w:id="999" w:author="Furl, Nicholas" w:date="2024-10-05T15:06:00Z" w16du:dateUtc="2024-10-05T14:06:00Z">
                    <w:rPr>
                      <w:rFonts w:ascii="Cambria Math" w:eastAsia="Times New Roman" w:hAnsi="Cambria Math" w:cs="Arial"/>
                      <w:color w:val="000000" w:themeColor="text1"/>
                      <w:lang w:eastAsia="en-GB"/>
                    </w:rPr>
                    <m:t>t</m:t>
                  </w:ins>
                </m:r>
              </m:e>
              <m:sub/>
            </m:sSub>
          </m:sub>
        </m:sSub>
      </m:oMath>
      <w:ins w:id="1000" w:author="Furl, Nicholas" w:date="2024-10-05T12:35:00Z" w16du:dateUtc="2024-10-05T11:35:00Z">
        <w:r w:rsidR="00930B6A">
          <w:rPr>
            <w:rFonts w:ascii="Arial" w:eastAsia="Times New Roman" w:hAnsi="Arial" w:cs="Arial"/>
            <w:color w:val="000000" w:themeColor="text1"/>
            <w:lang w:eastAsia="en-GB"/>
          </w:rPr>
          <w:t xml:space="preserve"> before any claims are processed)</w:t>
        </w:r>
      </w:ins>
      <w:ins w:id="1001" w:author="Furl, Nicholas" w:date="2024-10-04T17:05:00Z" w16du:dateUtc="2024-10-04T16:05:00Z">
        <w:r w:rsidR="00F01465">
          <w:rPr>
            <w:rFonts w:ascii="Arial" w:eastAsia="Times New Roman" w:hAnsi="Arial" w:cs="Arial"/>
            <w:color w:val="000000" w:themeColor="text1"/>
            <w:lang w:eastAsia="en-GB"/>
          </w:rPr>
          <w:t>.</w:t>
        </w:r>
      </w:ins>
      <w:ins w:id="1002" w:author="Furl, Nicholas" w:date="2024-10-04T17:09:00Z" w16du:dateUtc="2024-10-04T16:09:00Z">
        <w:r w:rsidR="0000367D">
          <w:rPr>
            <w:rFonts w:ascii="Arial" w:eastAsia="Times New Roman" w:hAnsi="Arial" w:cs="Arial"/>
            <w:color w:val="000000" w:themeColor="text1"/>
            <w:lang w:eastAsia="en-GB"/>
          </w:rPr>
          <w:t xml:space="preserve"> </w:t>
        </w:r>
      </w:ins>
    </w:p>
    <w:p w14:paraId="21A0A8B9" w14:textId="03784F4D" w:rsidR="0022279E" w:rsidRPr="00D61CE1" w:rsidRDefault="0022279E" w:rsidP="00314841">
      <w:pPr>
        <w:spacing w:before="100" w:after="0" w:line="480" w:lineRule="auto"/>
        <w:ind w:firstLine="720"/>
        <w:pPrChange w:id="1003" w:author="Furl, Nicholas" w:date="2024-10-04T17:12:00Z" w16du:dateUtc="2024-10-04T16:12:00Z">
          <w:pPr/>
        </w:pPrChange>
      </w:pPr>
      <w:del w:id="1004" w:author="Furl, Nicholas" w:date="2024-10-03T16:42:00Z" w16du:dateUtc="2024-10-03T15:42:00Z">
        <w:r w:rsidRPr="00D61CE1" w:rsidDel="00276389">
          <w:br w:type="page"/>
        </w:r>
      </w:del>
    </w:p>
    <w:tbl>
      <w:tblPr>
        <w:tblW w:w="0" w:type="auto"/>
        <w:tblCellMar>
          <w:top w:w="15" w:type="dxa"/>
          <w:left w:w="15" w:type="dxa"/>
          <w:bottom w:w="15" w:type="dxa"/>
          <w:right w:w="15" w:type="dxa"/>
        </w:tblCellMar>
        <w:tblLook w:val="04A0" w:firstRow="1" w:lastRow="0" w:firstColumn="1" w:lastColumn="0" w:noHBand="0" w:noVBand="1"/>
      </w:tblPr>
      <w:tblGrid>
        <w:gridCol w:w="5026"/>
        <w:gridCol w:w="995"/>
        <w:gridCol w:w="1582"/>
        <w:gridCol w:w="1403"/>
      </w:tblGrid>
      <w:tr w:rsidR="00285574" w:rsidRPr="00D61CE1" w:rsidDel="00276389" w14:paraId="68C2F64D" w14:textId="6611A09C" w:rsidTr="004E09F5">
        <w:trPr>
          <w:del w:id="1005" w:author="Furl, Nicholas" w:date="2024-10-03T16:41:00Z" w16du:dateUtc="2024-10-03T15:41:00Z"/>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00C7F233" w14:textId="61764AE6" w:rsidR="004E09F5" w:rsidRPr="00D61CE1" w:rsidDel="00276389" w:rsidRDefault="004E09F5" w:rsidP="00E147C8">
            <w:pPr>
              <w:spacing w:before="100" w:after="0" w:line="240" w:lineRule="auto"/>
              <w:rPr>
                <w:del w:id="1006" w:author="Furl, Nicholas" w:date="2024-10-03T16:41:00Z" w16du:dateUtc="2024-10-03T15:41:00Z"/>
                <w:rFonts w:ascii="Arial" w:eastAsia="Times New Roman" w:hAnsi="Arial" w:cs="Arial"/>
                <w:color w:val="000000" w:themeColor="text1"/>
                <w:lang w:eastAsia="en-GB"/>
              </w:rPr>
            </w:pPr>
            <w:del w:id="1007" w:author="Furl, Nicholas" w:date="2024-10-03T16:41:00Z" w16du:dateUtc="2024-10-03T15:41:00Z">
              <w:r w:rsidRPr="00D61CE1" w:rsidDel="00276389">
                <w:rPr>
                  <w:rFonts w:ascii="Arial" w:eastAsia="Times New Roman" w:hAnsi="Arial" w:cs="Arial"/>
                  <w:b/>
                  <w:bCs/>
                  <w:color w:val="000000" w:themeColor="text1"/>
                  <w:lang w:eastAsia="en-GB"/>
                </w:rPr>
                <w:delText>Table 1</w:delText>
              </w:r>
            </w:del>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11A32EF9" w14:textId="12244F7F" w:rsidR="004E09F5" w:rsidRPr="00D61CE1" w:rsidDel="00276389" w:rsidRDefault="004E09F5" w:rsidP="00E147C8">
            <w:pPr>
              <w:spacing w:before="100" w:after="0" w:line="240" w:lineRule="auto"/>
              <w:rPr>
                <w:del w:id="1008" w:author="Furl, Nicholas" w:date="2024-10-03T16:41:00Z" w16du:dateUtc="2024-10-03T15:41:00Z"/>
                <w:rFonts w:ascii="Arial" w:eastAsia="Times New Roman" w:hAnsi="Arial" w:cs="Arial"/>
                <w:color w:val="000000" w:themeColor="text1"/>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3C4DD2E3" w14:textId="160A6ADE" w:rsidR="004E09F5" w:rsidRPr="00D61CE1" w:rsidDel="00276389" w:rsidRDefault="004E09F5" w:rsidP="00E147C8">
            <w:pPr>
              <w:spacing w:before="100" w:after="0" w:line="240" w:lineRule="auto"/>
              <w:rPr>
                <w:del w:id="1009" w:author="Furl, Nicholas" w:date="2024-10-03T16:41:00Z" w16du:dateUtc="2024-10-03T15:41:00Z"/>
                <w:rFonts w:ascii="Arial" w:eastAsia="Times New Roman" w:hAnsi="Arial" w:cs="Arial"/>
                <w:color w:val="000000" w:themeColor="text1"/>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10A017EF" w14:textId="28B2952D" w:rsidR="004E09F5" w:rsidRPr="00D61CE1" w:rsidDel="00276389" w:rsidRDefault="004E09F5" w:rsidP="00E147C8">
            <w:pPr>
              <w:spacing w:before="100" w:after="0" w:line="240" w:lineRule="auto"/>
              <w:rPr>
                <w:del w:id="1010" w:author="Furl, Nicholas" w:date="2024-10-03T16:41:00Z" w16du:dateUtc="2024-10-03T15:41:00Z"/>
                <w:rFonts w:ascii="Arial" w:eastAsia="Times New Roman" w:hAnsi="Arial" w:cs="Arial"/>
                <w:color w:val="000000" w:themeColor="text1"/>
                <w:lang w:eastAsia="en-GB"/>
              </w:rPr>
            </w:pPr>
          </w:p>
        </w:tc>
      </w:tr>
      <w:tr w:rsidR="00285574" w:rsidRPr="00D61CE1" w:rsidDel="00276389" w14:paraId="1BB97792" w14:textId="4D5EEB45" w:rsidTr="004E09F5">
        <w:trPr>
          <w:del w:id="1011" w:author="Furl, Nicholas" w:date="2024-10-03T16:41:00Z" w16du:dateUtc="2024-10-03T15:41:00Z"/>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1A6FD6F2" w14:textId="600FB76C" w:rsidR="004E09F5" w:rsidRPr="00D61CE1" w:rsidDel="00276389" w:rsidRDefault="004E09F5" w:rsidP="00001B6D">
            <w:pPr>
              <w:spacing w:before="100" w:after="0" w:line="240" w:lineRule="auto"/>
              <w:rPr>
                <w:del w:id="1012" w:author="Furl, Nicholas" w:date="2024-10-03T16:41:00Z" w16du:dateUtc="2024-10-03T15:41:00Z"/>
                <w:rFonts w:ascii="Arial" w:eastAsia="Times New Roman" w:hAnsi="Arial" w:cs="Arial"/>
                <w:color w:val="000000" w:themeColor="text1"/>
                <w:lang w:eastAsia="en-GB"/>
              </w:rPr>
            </w:pPr>
            <w:del w:id="1013" w:author="Furl, Nicholas" w:date="2024-10-03T16:41:00Z" w16du:dateUtc="2024-10-03T15:41:00Z">
              <w:r w:rsidRPr="00D61CE1" w:rsidDel="00276389">
                <w:rPr>
                  <w:rFonts w:ascii="Arial" w:eastAsia="Times New Roman" w:hAnsi="Arial" w:cs="Arial"/>
                  <w:i/>
                  <w:iCs/>
                  <w:color w:val="000000" w:themeColor="text1"/>
                  <w:lang w:eastAsia="en-GB"/>
                </w:rPr>
                <w:delText>Characteristics of the scenarios</w:delText>
              </w:r>
            </w:del>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4F95B5C4" w14:textId="55FC9707" w:rsidR="004E09F5" w:rsidRPr="00D61CE1" w:rsidDel="00276389" w:rsidRDefault="004E09F5" w:rsidP="00E147C8">
            <w:pPr>
              <w:spacing w:before="100" w:after="0" w:line="240" w:lineRule="auto"/>
              <w:rPr>
                <w:del w:id="1014" w:author="Furl, Nicholas" w:date="2024-10-03T16:41:00Z" w16du:dateUtc="2024-10-03T15:41:00Z"/>
                <w:rFonts w:ascii="Arial" w:eastAsia="Times New Roman" w:hAnsi="Arial" w:cs="Arial"/>
                <w:color w:val="000000" w:themeColor="text1"/>
                <w:lang w:eastAsia="en-GB"/>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3D6AEE5B" w14:textId="563ADDDB" w:rsidR="004E09F5" w:rsidRPr="00D61CE1" w:rsidDel="00276389" w:rsidRDefault="004E09F5" w:rsidP="00E147C8">
            <w:pPr>
              <w:spacing w:before="100" w:after="0" w:line="240" w:lineRule="auto"/>
              <w:rPr>
                <w:del w:id="1015" w:author="Furl, Nicholas" w:date="2024-10-03T16:41:00Z" w16du:dateUtc="2024-10-03T15:41:00Z"/>
                <w:rFonts w:ascii="Arial" w:eastAsia="Times New Roman" w:hAnsi="Arial" w:cs="Arial"/>
                <w:color w:val="000000" w:themeColor="text1"/>
                <w:lang w:eastAsia="en-GB"/>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4A46DDD8" w14:textId="2B5DED22" w:rsidR="004E09F5" w:rsidRPr="00D61CE1" w:rsidDel="00276389" w:rsidRDefault="004E09F5" w:rsidP="00E147C8">
            <w:pPr>
              <w:spacing w:before="100" w:after="0" w:line="240" w:lineRule="auto"/>
              <w:rPr>
                <w:del w:id="1016" w:author="Furl, Nicholas" w:date="2024-10-03T16:41:00Z" w16du:dateUtc="2024-10-03T15:41:00Z"/>
                <w:rFonts w:ascii="Arial" w:eastAsia="Times New Roman" w:hAnsi="Arial" w:cs="Arial"/>
                <w:color w:val="000000" w:themeColor="text1"/>
                <w:lang w:eastAsia="en-GB"/>
              </w:rPr>
            </w:pPr>
          </w:p>
        </w:tc>
      </w:tr>
      <w:tr w:rsidR="00285574" w:rsidRPr="00D61CE1" w:rsidDel="00276389" w14:paraId="71D2B54D" w14:textId="174FD3B0" w:rsidTr="004E09F5">
        <w:trPr>
          <w:del w:id="1017" w:author="Furl, Nicholas" w:date="2024-10-03T16:41:00Z" w16du:dateUtc="2024-10-03T15:41:00Z"/>
        </w:trPr>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352CD62F" w14:textId="222C452E" w:rsidR="004E09F5" w:rsidRPr="00D61CE1" w:rsidDel="00276389" w:rsidRDefault="00001B6D" w:rsidP="00E147C8">
            <w:pPr>
              <w:spacing w:before="100" w:after="0" w:line="240" w:lineRule="auto"/>
              <w:jc w:val="center"/>
              <w:rPr>
                <w:del w:id="1018" w:author="Furl, Nicholas" w:date="2024-10-03T16:41:00Z" w16du:dateUtc="2024-10-03T15:41:00Z"/>
                <w:rFonts w:ascii="Arial" w:eastAsia="Times New Roman" w:hAnsi="Arial" w:cs="Arial"/>
                <w:color w:val="000000" w:themeColor="text1"/>
                <w:lang w:eastAsia="en-GB"/>
              </w:rPr>
            </w:pPr>
            <w:del w:id="1019" w:author="Furl, Nicholas" w:date="2024-10-03T16:41:00Z" w16du:dateUtc="2024-10-03T15:41:00Z">
              <w:r w:rsidDel="00276389">
                <w:rPr>
                  <w:rFonts w:ascii="Arial" w:eastAsia="Times New Roman" w:hAnsi="Arial" w:cs="Arial"/>
                  <w:color w:val="000000" w:themeColor="text1"/>
                  <w:lang w:eastAsia="en-GB"/>
                </w:rPr>
                <w:delText>S</w:delText>
              </w:r>
              <w:r w:rsidR="004E09F5" w:rsidRPr="00D61CE1" w:rsidDel="00276389">
                <w:rPr>
                  <w:rFonts w:ascii="Arial" w:eastAsia="Times New Roman" w:hAnsi="Arial" w:cs="Arial"/>
                  <w:color w:val="000000" w:themeColor="text1"/>
                  <w:lang w:eastAsia="en-GB"/>
                </w:rPr>
                <w:delText>cenario</w:delText>
              </w:r>
            </w:del>
          </w:p>
        </w:tc>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1421A11E" w14:textId="5CB3F739" w:rsidR="004E09F5" w:rsidRPr="00D61CE1" w:rsidDel="00276389" w:rsidRDefault="00001B6D" w:rsidP="00001B6D">
            <w:pPr>
              <w:spacing w:before="100" w:after="0" w:line="240" w:lineRule="auto"/>
              <w:jc w:val="center"/>
              <w:rPr>
                <w:del w:id="1020" w:author="Furl, Nicholas" w:date="2024-10-03T16:41:00Z" w16du:dateUtc="2024-10-03T15:41:00Z"/>
                <w:rFonts w:ascii="Arial" w:eastAsia="Times New Roman" w:hAnsi="Arial" w:cs="Arial"/>
                <w:color w:val="000000" w:themeColor="text1"/>
                <w:lang w:eastAsia="en-GB"/>
              </w:rPr>
            </w:pPr>
            <w:del w:id="1021" w:author="Furl, Nicholas" w:date="2024-10-03T16:41:00Z" w16du:dateUtc="2024-10-03T15:41:00Z">
              <w:r w:rsidDel="00276389">
                <w:rPr>
                  <w:rFonts w:ascii="Arial" w:eastAsia="Times New Roman" w:hAnsi="Arial" w:cs="Arial"/>
                  <w:color w:val="000000" w:themeColor="text1"/>
                  <w:lang w:eastAsia="en-GB"/>
                </w:rPr>
                <w:delText>Suspect</w:delText>
              </w:r>
            </w:del>
          </w:p>
        </w:tc>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692EBFC8" w14:textId="10B4C085" w:rsidR="004E09F5" w:rsidRPr="00D61CE1" w:rsidDel="00276389" w:rsidRDefault="004E09F5" w:rsidP="00E147C8">
            <w:pPr>
              <w:spacing w:before="100" w:after="0" w:line="240" w:lineRule="auto"/>
              <w:jc w:val="center"/>
              <w:rPr>
                <w:del w:id="1022" w:author="Furl, Nicholas" w:date="2024-10-03T16:41:00Z" w16du:dateUtc="2024-10-03T15:41:00Z"/>
                <w:rFonts w:ascii="Arial" w:eastAsia="Times New Roman" w:hAnsi="Arial" w:cs="Arial"/>
                <w:color w:val="000000" w:themeColor="text1"/>
                <w:lang w:eastAsia="en-GB"/>
              </w:rPr>
            </w:pPr>
            <w:del w:id="1023" w:author="Furl, Nicholas" w:date="2024-10-03T16:41:00Z" w16du:dateUtc="2024-10-03T15:41:00Z">
              <w:r w:rsidRPr="00D61CE1" w:rsidDel="00276389">
                <w:rPr>
                  <w:rFonts w:ascii="Arial" w:eastAsia="Times New Roman" w:hAnsi="Arial" w:cs="Arial"/>
                  <w:color w:val="000000" w:themeColor="text1"/>
                  <w:lang w:eastAsia="en-GB"/>
                </w:rPr>
                <w:delText>Claims</w:delText>
              </w:r>
              <w:r w:rsidRPr="00D61CE1" w:rsidDel="00276389">
                <w:rPr>
                  <w:rFonts w:ascii="Arial" w:eastAsia="Times New Roman" w:hAnsi="Arial" w:cs="Arial"/>
                  <w:color w:val="000000" w:themeColor="text1"/>
                  <w:vertAlign w:val="superscript"/>
                  <w:lang w:eastAsia="en-GB"/>
                </w:rPr>
                <w:delText>a</w:delText>
              </w:r>
            </w:del>
          </w:p>
        </w:tc>
        <w:tc>
          <w:tcPr>
            <w:tcW w:w="0" w:type="auto"/>
            <w:tcBorders>
              <w:top w:val="single" w:sz="8" w:space="0" w:color="000000"/>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41804B3A" w14:textId="1D711C1A" w:rsidR="004E09F5" w:rsidRPr="00D61CE1" w:rsidDel="00276389" w:rsidRDefault="00323FDC" w:rsidP="00E147C8">
            <w:pPr>
              <w:spacing w:before="100" w:after="0" w:line="240" w:lineRule="auto"/>
              <w:jc w:val="center"/>
              <w:rPr>
                <w:del w:id="1024" w:author="Furl, Nicholas" w:date="2024-10-03T16:41:00Z" w16du:dateUtc="2024-10-03T15:41:00Z"/>
                <w:rFonts w:ascii="Arial" w:eastAsia="Times New Roman" w:hAnsi="Arial" w:cs="Arial"/>
                <w:color w:val="000000" w:themeColor="text1"/>
                <w:lang w:eastAsia="en-GB"/>
              </w:rPr>
            </w:pPr>
            <w:del w:id="1025" w:author="Furl, Nicholas" w:date="2024-10-03T16:41:00Z" w16du:dateUtc="2024-10-03T15:41:00Z">
              <w:r w:rsidRPr="00D61CE1" w:rsidDel="00276389">
                <w:rPr>
                  <w:rFonts w:ascii="Arial" w:eastAsia="Times New Roman" w:hAnsi="Arial" w:cs="Arial"/>
                  <w:color w:val="000000" w:themeColor="text1"/>
                  <w:lang w:eastAsia="en-GB"/>
                </w:rPr>
                <w:delText>Guilt Sequence</w:delText>
              </w:r>
            </w:del>
          </w:p>
        </w:tc>
      </w:tr>
      <w:tr w:rsidR="00285574" w:rsidRPr="00D61CE1" w:rsidDel="00276389" w14:paraId="2C986EA5" w14:textId="0FD24370" w:rsidTr="004E09F5">
        <w:trPr>
          <w:del w:id="1026" w:author="Furl, Nicholas" w:date="2024-10-03T16:41:00Z" w16du:dateUtc="2024-10-03T15:41:00Z"/>
        </w:trPr>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3B8244E2" w14:textId="6DD51EC7" w:rsidR="004E09F5" w:rsidRPr="00D61CE1" w:rsidDel="00276389" w:rsidRDefault="004E09F5" w:rsidP="00E147C8">
            <w:pPr>
              <w:spacing w:before="100" w:after="0" w:line="240" w:lineRule="auto"/>
              <w:jc w:val="center"/>
              <w:rPr>
                <w:del w:id="1027" w:author="Furl, Nicholas" w:date="2024-10-03T16:41:00Z" w16du:dateUtc="2024-10-03T15:41:00Z"/>
                <w:rFonts w:ascii="Arial" w:eastAsia="Times New Roman" w:hAnsi="Arial" w:cs="Arial"/>
                <w:color w:val="000000" w:themeColor="text1"/>
                <w:lang w:eastAsia="en-GB"/>
              </w:rPr>
            </w:pPr>
            <w:del w:id="1028" w:author="Furl, Nicholas" w:date="2024-10-03T16:41:00Z" w16du:dateUtc="2024-10-03T15:41:00Z">
              <w:r w:rsidRPr="00D61CE1" w:rsidDel="00276389">
                <w:rPr>
                  <w:rFonts w:ascii="Arial" w:eastAsia="Times New Roman" w:hAnsi="Arial" w:cs="Arial"/>
                  <w:color w:val="000000" w:themeColor="text1"/>
                  <w:lang w:eastAsia="en-GB"/>
                </w:rPr>
                <w:delText>It was a foggy day when a car was damaged and broken into</w:delText>
              </w:r>
            </w:del>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0F9959F6" w14:textId="48384A32" w:rsidR="004E09F5" w:rsidRPr="00D61CE1" w:rsidDel="00276389" w:rsidRDefault="004E09F5" w:rsidP="00E147C8">
            <w:pPr>
              <w:spacing w:before="100" w:after="0" w:line="240" w:lineRule="auto"/>
              <w:jc w:val="center"/>
              <w:rPr>
                <w:del w:id="1029" w:author="Furl, Nicholas" w:date="2024-10-03T16:41:00Z" w16du:dateUtc="2024-10-03T15:41:00Z"/>
                <w:rFonts w:ascii="Arial" w:eastAsia="Times New Roman" w:hAnsi="Arial" w:cs="Arial"/>
                <w:color w:val="000000" w:themeColor="text1"/>
                <w:lang w:eastAsia="en-GB"/>
              </w:rPr>
            </w:pPr>
            <w:del w:id="1030" w:author="Furl, Nicholas" w:date="2024-10-03T16:41:00Z" w16du:dateUtc="2024-10-03T15:41:00Z">
              <w:r w:rsidRPr="00D61CE1" w:rsidDel="00276389">
                <w:rPr>
                  <w:rFonts w:ascii="Arial" w:eastAsia="Times New Roman" w:hAnsi="Arial" w:cs="Arial"/>
                  <w:color w:val="000000" w:themeColor="text1"/>
                  <w:lang w:eastAsia="en-GB"/>
                </w:rPr>
                <w:delText>male</w:delText>
              </w:r>
            </w:del>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091CED44" w14:textId="716E91D9" w:rsidR="004E09F5" w:rsidRPr="00D61CE1" w:rsidDel="00276389" w:rsidRDefault="004E09F5" w:rsidP="00E147C8">
            <w:pPr>
              <w:spacing w:before="100" w:after="0" w:line="240" w:lineRule="auto"/>
              <w:jc w:val="center"/>
              <w:rPr>
                <w:del w:id="1031" w:author="Furl, Nicholas" w:date="2024-10-03T16:41:00Z" w16du:dateUtc="2024-10-03T15:41:00Z"/>
                <w:rFonts w:ascii="Arial" w:eastAsia="Times New Roman" w:hAnsi="Arial" w:cs="Arial"/>
                <w:color w:val="000000" w:themeColor="text1"/>
                <w:lang w:eastAsia="en-GB"/>
              </w:rPr>
            </w:pPr>
            <w:del w:id="1032" w:author="Furl, Nicholas" w:date="2024-10-03T16:41:00Z" w16du:dateUtc="2024-10-03T15:41:00Z">
              <w:r w:rsidRPr="00D61CE1" w:rsidDel="00276389">
                <w:rPr>
                  <w:rFonts w:ascii="Arial" w:eastAsia="Times New Roman" w:hAnsi="Arial" w:cs="Arial"/>
                  <w:color w:val="000000" w:themeColor="text1"/>
                  <w:lang w:eastAsia="en-GB"/>
                </w:rPr>
                <w:delText>IGGIGGIGGG</w:delText>
              </w:r>
            </w:del>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35C6F457" w14:textId="59EA6284" w:rsidR="004E09F5" w:rsidRPr="00D61CE1" w:rsidDel="00276389" w:rsidRDefault="00407C0A" w:rsidP="00E147C8">
            <w:pPr>
              <w:spacing w:before="100" w:after="0" w:line="240" w:lineRule="auto"/>
              <w:jc w:val="center"/>
              <w:rPr>
                <w:del w:id="1033" w:author="Furl, Nicholas" w:date="2024-10-03T16:41:00Z" w16du:dateUtc="2024-10-03T15:41:00Z"/>
                <w:rFonts w:ascii="Arial" w:eastAsia="Times New Roman" w:hAnsi="Arial" w:cs="Arial"/>
                <w:color w:val="000000" w:themeColor="text1"/>
                <w:lang w:eastAsia="en-GB"/>
              </w:rPr>
            </w:pPr>
            <w:del w:id="1034" w:author="Furl, Nicholas" w:date="2024-10-03T16:41:00Z" w16du:dateUtc="2024-10-03T15:41:00Z">
              <w:r w:rsidRPr="00D61CE1" w:rsidDel="00276389">
                <w:rPr>
                  <w:rFonts w:ascii="Arial" w:eastAsia="Times New Roman" w:hAnsi="Arial" w:cs="Arial"/>
                  <w:color w:val="000000" w:themeColor="text1"/>
                  <w:lang w:eastAsia="en-GB"/>
                </w:rPr>
                <w:delText>G</w:delText>
              </w:r>
              <w:r w:rsidR="004E09F5" w:rsidRPr="00D61CE1" w:rsidDel="00276389">
                <w:rPr>
                  <w:rFonts w:ascii="Arial" w:eastAsia="Times New Roman" w:hAnsi="Arial" w:cs="Arial"/>
                  <w:color w:val="000000" w:themeColor="text1"/>
                  <w:lang w:eastAsia="en-GB"/>
                </w:rPr>
                <w:delText>uilty</w:delText>
              </w:r>
            </w:del>
          </w:p>
        </w:tc>
      </w:tr>
      <w:tr w:rsidR="00285574" w:rsidRPr="00D61CE1" w:rsidDel="00276389" w14:paraId="6BD9634A" w14:textId="3E607A17" w:rsidTr="004E09F5">
        <w:trPr>
          <w:del w:id="1035" w:author="Furl, Nicholas" w:date="2024-10-03T16:41:00Z" w16du:dateUtc="2024-10-03T15:41:00Z"/>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6ED97CE4" w14:textId="00B7F340" w:rsidR="004E09F5" w:rsidRPr="00D61CE1" w:rsidDel="00276389" w:rsidRDefault="004E09F5" w:rsidP="00E147C8">
            <w:pPr>
              <w:spacing w:before="100" w:after="0" w:line="240" w:lineRule="auto"/>
              <w:jc w:val="center"/>
              <w:rPr>
                <w:del w:id="1036" w:author="Furl, Nicholas" w:date="2024-10-03T16:41:00Z" w16du:dateUtc="2024-10-03T15:41:00Z"/>
                <w:rFonts w:ascii="Arial" w:eastAsia="Times New Roman" w:hAnsi="Arial" w:cs="Arial"/>
                <w:color w:val="000000" w:themeColor="text1"/>
                <w:lang w:eastAsia="en-GB"/>
              </w:rPr>
            </w:pPr>
            <w:del w:id="1037" w:author="Furl, Nicholas" w:date="2024-10-03T16:41:00Z" w16du:dateUtc="2024-10-03T15:41:00Z">
              <w:r w:rsidRPr="00D61CE1" w:rsidDel="00276389">
                <w:rPr>
                  <w:rFonts w:ascii="Arial" w:eastAsia="Times New Roman" w:hAnsi="Arial" w:cs="Arial"/>
                  <w:color w:val="000000" w:themeColor="text1"/>
                  <w:lang w:eastAsia="en-GB"/>
                </w:rPr>
                <w:delText>It was an early summer’s morning when a member of the public was assaulted on their way to work</w:delText>
              </w:r>
            </w:del>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28992593" w14:textId="6EA4CC23" w:rsidR="004E09F5" w:rsidRPr="00D61CE1" w:rsidDel="00276389" w:rsidRDefault="004E09F5" w:rsidP="00E147C8">
            <w:pPr>
              <w:spacing w:before="100" w:after="0" w:line="240" w:lineRule="auto"/>
              <w:jc w:val="center"/>
              <w:rPr>
                <w:del w:id="1038" w:author="Furl, Nicholas" w:date="2024-10-03T16:41:00Z" w16du:dateUtc="2024-10-03T15:41:00Z"/>
                <w:rFonts w:ascii="Arial" w:eastAsia="Times New Roman" w:hAnsi="Arial" w:cs="Arial"/>
                <w:color w:val="000000" w:themeColor="text1"/>
                <w:lang w:eastAsia="en-GB"/>
              </w:rPr>
            </w:pPr>
            <w:del w:id="1039" w:author="Furl, Nicholas" w:date="2024-10-03T16:41:00Z" w16du:dateUtc="2024-10-03T15:41:00Z">
              <w:r w:rsidRPr="00D61CE1" w:rsidDel="00276389">
                <w:rPr>
                  <w:rFonts w:ascii="Arial" w:eastAsia="Times New Roman" w:hAnsi="Arial" w:cs="Arial"/>
                  <w:color w:val="000000" w:themeColor="text1"/>
                  <w:lang w:eastAsia="en-GB"/>
                </w:rPr>
                <w:delText>male</w:delText>
              </w:r>
            </w:del>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16433DDD" w14:textId="5FB37CE1" w:rsidR="004E09F5" w:rsidRPr="00D61CE1" w:rsidDel="00276389" w:rsidRDefault="004E09F5" w:rsidP="00E147C8">
            <w:pPr>
              <w:spacing w:before="100" w:after="0" w:line="240" w:lineRule="auto"/>
              <w:jc w:val="center"/>
              <w:rPr>
                <w:del w:id="1040" w:author="Furl, Nicholas" w:date="2024-10-03T16:41:00Z" w16du:dateUtc="2024-10-03T15:41:00Z"/>
                <w:rFonts w:ascii="Arial" w:eastAsia="Times New Roman" w:hAnsi="Arial" w:cs="Arial"/>
                <w:color w:val="000000" w:themeColor="text1"/>
                <w:lang w:eastAsia="en-GB"/>
              </w:rPr>
            </w:pPr>
            <w:del w:id="1041" w:author="Furl, Nicholas" w:date="2024-10-03T16:41:00Z" w16du:dateUtc="2024-10-03T15:41:00Z">
              <w:r w:rsidRPr="00D61CE1" w:rsidDel="00276389">
                <w:rPr>
                  <w:rFonts w:ascii="Arial" w:eastAsia="Times New Roman" w:hAnsi="Arial" w:cs="Arial"/>
                  <w:color w:val="000000" w:themeColor="text1"/>
                  <w:lang w:eastAsia="en-GB"/>
                </w:rPr>
                <w:delText>GGIGGGIGGI</w:delText>
              </w:r>
            </w:del>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2CA90960" w14:textId="592A147A" w:rsidR="004E09F5" w:rsidRPr="00D61CE1" w:rsidDel="00276389" w:rsidRDefault="00407C0A" w:rsidP="00E147C8">
            <w:pPr>
              <w:spacing w:before="100" w:after="0" w:line="240" w:lineRule="auto"/>
              <w:jc w:val="center"/>
              <w:rPr>
                <w:del w:id="1042" w:author="Furl, Nicholas" w:date="2024-10-03T16:41:00Z" w16du:dateUtc="2024-10-03T15:41:00Z"/>
                <w:rFonts w:ascii="Arial" w:eastAsia="Times New Roman" w:hAnsi="Arial" w:cs="Arial"/>
                <w:color w:val="000000" w:themeColor="text1"/>
                <w:lang w:eastAsia="en-GB"/>
              </w:rPr>
            </w:pPr>
            <w:del w:id="1043" w:author="Furl, Nicholas" w:date="2024-10-03T16:41:00Z" w16du:dateUtc="2024-10-03T15:41:00Z">
              <w:r w:rsidRPr="00D61CE1" w:rsidDel="00276389">
                <w:rPr>
                  <w:rFonts w:ascii="Arial" w:eastAsia="Times New Roman" w:hAnsi="Arial" w:cs="Arial"/>
                  <w:color w:val="000000" w:themeColor="text1"/>
                  <w:lang w:eastAsia="en-GB"/>
                </w:rPr>
                <w:delText>G</w:delText>
              </w:r>
              <w:r w:rsidR="004E09F5" w:rsidRPr="00D61CE1" w:rsidDel="00276389">
                <w:rPr>
                  <w:rFonts w:ascii="Arial" w:eastAsia="Times New Roman" w:hAnsi="Arial" w:cs="Arial"/>
                  <w:color w:val="000000" w:themeColor="text1"/>
                  <w:lang w:eastAsia="en-GB"/>
                </w:rPr>
                <w:delText>uilty</w:delText>
              </w:r>
            </w:del>
          </w:p>
        </w:tc>
      </w:tr>
      <w:tr w:rsidR="00285574" w:rsidRPr="00D61CE1" w:rsidDel="00276389" w14:paraId="402F5368" w14:textId="782C02C3" w:rsidTr="004E09F5">
        <w:trPr>
          <w:del w:id="1044" w:author="Furl, Nicholas" w:date="2024-10-03T16:41:00Z" w16du:dateUtc="2024-10-03T15:41:00Z"/>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0DC30FA9" w14:textId="15B20EFC" w:rsidR="004E09F5" w:rsidRPr="00D61CE1" w:rsidDel="00276389" w:rsidRDefault="004E09F5" w:rsidP="00E147C8">
            <w:pPr>
              <w:spacing w:before="100" w:after="0" w:line="240" w:lineRule="auto"/>
              <w:jc w:val="center"/>
              <w:rPr>
                <w:del w:id="1045" w:author="Furl, Nicholas" w:date="2024-10-03T16:41:00Z" w16du:dateUtc="2024-10-03T15:41:00Z"/>
                <w:rFonts w:ascii="Arial" w:eastAsia="Times New Roman" w:hAnsi="Arial" w:cs="Arial"/>
                <w:color w:val="000000" w:themeColor="text1"/>
                <w:lang w:eastAsia="en-GB"/>
              </w:rPr>
            </w:pPr>
            <w:del w:id="1046" w:author="Furl, Nicholas" w:date="2024-10-03T16:41:00Z" w16du:dateUtc="2024-10-03T15:41:00Z">
              <w:r w:rsidRPr="00D61CE1" w:rsidDel="00276389">
                <w:rPr>
                  <w:rFonts w:ascii="Arial" w:eastAsia="Times New Roman" w:hAnsi="Arial" w:cs="Arial"/>
                  <w:color w:val="000000" w:themeColor="text1"/>
                  <w:lang w:eastAsia="en-GB"/>
                </w:rPr>
                <w:delText>It was a very late night when a member of the public was attacked in the park</w:delText>
              </w:r>
            </w:del>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0F3C90F4" w14:textId="6AE1FD52" w:rsidR="004E09F5" w:rsidRPr="00D61CE1" w:rsidDel="00276389" w:rsidRDefault="004E09F5" w:rsidP="00E147C8">
            <w:pPr>
              <w:spacing w:before="100" w:after="0" w:line="240" w:lineRule="auto"/>
              <w:jc w:val="center"/>
              <w:rPr>
                <w:del w:id="1047" w:author="Furl, Nicholas" w:date="2024-10-03T16:41:00Z" w16du:dateUtc="2024-10-03T15:41:00Z"/>
                <w:rFonts w:ascii="Arial" w:eastAsia="Times New Roman" w:hAnsi="Arial" w:cs="Arial"/>
                <w:color w:val="000000" w:themeColor="text1"/>
                <w:lang w:eastAsia="en-GB"/>
              </w:rPr>
            </w:pPr>
            <w:del w:id="1048" w:author="Furl, Nicholas" w:date="2024-10-03T16:41:00Z" w16du:dateUtc="2024-10-03T15:41:00Z">
              <w:r w:rsidRPr="00D61CE1" w:rsidDel="00276389">
                <w:rPr>
                  <w:rFonts w:ascii="Arial" w:eastAsia="Times New Roman" w:hAnsi="Arial" w:cs="Arial"/>
                  <w:color w:val="000000" w:themeColor="text1"/>
                  <w:lang w:eastAsia="en-GB"/>
                </w:rPr>
                <w:delText>male</w:delText>
              </w:r>
            </w:del>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219189DA" w14:textId="391DDB48" w:rsidR="004E09F5" w:rsidRPr="00D61CE1" w:rsidDel="00276389" w:rsidRDefault="004E09F5" w:rsidP="00E147C8">
            <w:pPr>
              <w:spacing w:before="100" w:after="0" w:line="240" w:lineRule="auto"/>
              <w:jc w:val="center"/>
              <w:rPr>
                <w:del w:id="1049" w:author="Furl, Nicholas" w:date="2024-10-03T16:41:00Z" w16du:dateUtc="2024-10-03T15:41:00Z"/>
                <w:rFonts w:ascii="Arial" w:eastAsia="Times New Roman" w:hAnsi="Arial" w:cs="Arial"/>
                <w:color w:val="000000" w:themeColor="text1"/>
                <w:lang w:eastAsia="en-GB"/>
              </w:rPr>
            </w:pPr>
            <w:del w:id="1050" w:author="Furl, Nicholas" w:date="2024-10-03T16:41:00Z" w16du:dateUtc="2024-10-03T15:41:00Z">
              <w:r w:rsidRPr="00D61CE1" w:rsidDel="00276389">
                <w:rPr>
                  <w:rFonts w:ascii="Arial" w:eastAsia="Times New Roman" w:hAnsi="Arial" w:cs="Arial"/>
                  <w:color w:val="000000" w:themeColor="text1"/>
                  <w:lang w:eastAsia="en-GB"/>
                </w:rPr>
                <w:delText>IGIIIIGIGI</w:delText>
              </w:r>
            </w:del>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67624649" w14:textId="3DF1969E" w:rsidR="004E09F5" w:rsidRPr="00D61CE1" w:rsidDel="00276389" w:rsidRDefault="00407C0A" w:rsidP="00E147C8">
            <w:pPr>
              <w:spacing w:before="100" w:after="0" w:line="240" w:lineRule="auto"/>
              <w:jc w:val="center"/>
              <w:rPr>
                <w:del w:id="1051" w:author="Furl, Nicholas" w:date="2024-10-03T16:41:00Z" w16du:dateUtc="2024-10-03T15:41:00Z"/>
                <w:rFonts w:ascii="Arial" w:eastAsia="Times New Roman" w:hAnsi="Arial" w:cs="Arial"/>
                <w:color w:val="000000" w:themeColor="text1"/>
                <w:lang w:eastAsia="en-GB"/>
              </w:rPr>
            </w:pPr>
            <w:del w:id="1052" w:author="Furl, Nicholas" w:date="2024-10-03T16:41:00Z" w16du:dateUtc="2024-10-03T15:41:00Z">
              <w:r w:rsidRPr="00D61CE1" w:rsidDel="00276389">
                <w:rPr>
                  <w:rFonts w:ascii="Arial" w:eastAsia="Times New Roman" w:hAnsi="Arial" w:cs="Arial"/>
                  <w:color w:val="000000" w:themeColor="text1"/>
                  <w:lang w:eastAsia="en-GB"/>
                </w:rPr>
                <w:delText>I</w:delText>
              </w:r>
              <w:r w:rsidR="004E09F5" w:rsidRPr="00D61CE1" w:rsidDel="00276389">
                <w:rPr>
                  <w:rFonts w:ascii="Arial" w:eastAsia="Times New Roman" w:hAnsi="Arial" w:cs="Arial"/>
                  <w:color w:val="000000" w:themeColor="text1"/>
                  <w:lang w:eastAsia="en-GB"/>
                </w:rPr>
                <w:delText>nnocent</w:delText>
              </w:r>
            </w:del>
          </w:p>
        </w:tc>
      </w:tr>
      <w:tr w:rsidR="00285574" w:rsidRPr="00D61CE1" w:rsidDel="00276389" w14:paraId="15C2BF0E" w14:textId="31A0C474" w:rsidTr="004E09F5">
        <w:trPr>
          <w:del w:id="1053" w:author="Furl, Nicholas" w:date="2024-10-03T16:41:00Z" w16du:dateUtc="2024-10-03T15:41:00Z"/>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729FA468" w14:textId="12B20C74" w:rsidR="004E09F5" w:rsidRPr="00D61CE1" w:rsidDel="00276389" w:rsidRDefault="004E09F5" w:rsidP="00E147C8">
            <w:pPr>
              <w:spacing w:before="100" w:after="0" w:line="240" w:lineRule="auto"/>
              <w:jc w:val="center"/>
              <w:rPr>
                <w:del w:id="1054" w:author="Furl, Nicholas" w:date="2024-10-03T16:41:00Z" w16du:dateUtc="2024-10-03T15:41:00Z"/>
                <w:rFonts w:ascii="Arial" w:eastAsia="Times New Roman" w:hAnsi="Arial" w:cs="Arial"/>
                <w:color w:val="000000" w:themeColor="text1"/>
                <w:lang w:eastAsia="en-GB"/>
              </w:rPr>
            </w:pPr>
            <w:del w:id="1055" w:author="Furl, Nicholas" w:date="2024-10-03T16:41:00Z" w16du:dateUtc="2024-10-03T15:41:00Z">
              <w:r w:rsidRPr="00D61CE1" w:rsidDel="00276389">
                <w:rPr>
                  <w:rFonts w:ascii="Arial" w:eastAsia="Times New Roman" w:hAnsi="Arial" w:cs="Arial"/>
                  <w:color w:val="000000" w:themeColor="text1"/>
                  <w:lang w:eastAsia="en-GB"/>
                </w:rPr>
                <w:delText>It was a busy and early morning when a member of the public was mugged at a bus stop</w:delText>
              </w:r>
            </w:del>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71730BA3" w14:textId="040AC737" w:rsidR="004E09F5" w:rsidRPr="00D61CE1" w:rsidDel="00276389" w:rsidRDefault="004E09F5" w:rsidP="00E147C8">
            <w:pPr>
              <w:spacing w:before="100" w:after="0" w:line="240" w:lineRule="auto"/>
              <w:jc w:val="center"/>
              <w:rPr>
                <w:del w:id="1056" w:author="Furl, Nicholas" w:date="2024-10-03T16:41:00Z" w16du:dateUtc="2024-10-03T15:41:00Z"/>
                <w:rFonts w:ascii="Arial" w:eastAsia="Times New Roman" w:hAnsi="Arial" w:cs="Arial"/>
                <w:color w:val="000000" w:themeColor="text1"/>
                <w:lang w:eastAsia="en-GB"/>
              </w:rPr>
            </w:pPr>
            <w:del w:id="1057" w:author="Furl, Nicholas" w:date="2024-10-03T16:41:00Z" w16du:dateUtc="2024-10-03T15:41:00Z">
              <w:r w:rsidRPr="00D61CE1" w:rsidDel="00276389">
                <w:rPr>
                  <w:rFonts w:ascii="Arial" w:eastAsia="Times New Roman" w:hAnsi="Arial" w:cs="Arial"/>
                  <w:color w:val="000000" w:themeColor="text1"/>
                  <w:lang w:eastAsia="en-GB"/>
                </w:rPr>
                <w:delText>male</w:delText>
              </w:r>
            </w:del>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65924EBE" w14:textId="2A062D7A" w:rsidR="004E09F5" w:rsidRPr="00D61CE1" w:rsidDel="00276389" w:rsidRDefault="004E09F5" w:rsidP="00E147C8">
            <w:pPr>
              <w:spacing w:before="100" w:after="0" w:line="240" w:lineRule="auto"/>
              <w:jc w:val="center"/>
              <w:rPr>
                <w:del w:id="1058" w:author="Furl, Nicholas" w:date="2024-10-03T16:41:00Z" w16du:dateUtc="2024-10-03T15:41:00Z"/>
                <w:rFonts w:ascii="Arial" w:eastAsia="Times New Roman" w:hAnsi="Arial" w:cs="Arial"/>
                <w:color w:val="000000" w:themeColor="text1"/>
                <w:lang w:eastAsia="en-GB"/>
              </w:rPr>
            </w:pPr>
            <w:del w:id="1059" w:author="Furl, Nicholas" w:date="2024-10-03T16:41:00Z" w16du:dateUtc="2024-10-03T15:41:00Z">
              <w:r w:rsidRPr="00D61CE1" w:rsidDel="00276389">
                <w:rPr>
                  <w:rFonts w:ascii="Arial" w:eastAsia="Times New Roman" w:hAnsi="Arial" w:cs="Arial"/>
                  <w:color w:val="000000" w:themeColor="text1"/>
                  <w:lang w:eastAsia="en-GB"/>
                </w:rPr>
                <w:delText>IIIIGIGGII</w:delText>
              </w:r>
            </w:del>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38E3C9D5" w14:textId="66D26CB2" w:rsidR="004E09F5" w:rsidRPr="00D61CE1" w:rsidDel="00276389" w:rsidRDefault="00407C0A" w:rsidP="00E147C8">
            <w:pPr>
              <w:spacing w:before="100" w:after="0" w:line="240" w:lineRule="auto"/>
              <w:jc w:val="center"/>
              <w:rPr>
                <w:del w:id="1060" w:author="Furl, Nicholas" w:date="2024-10-03T16:41:00Z" w16du:dateUtc="2024-10-03T15:41:00Z"/>
                <w:rFonts w:ascii="Arial" w:eastAsia="Times New Roman" w:hAnsi="Arial" w:cs="Arial"/>
                <w:color w:val="000000" w:themeColor="text1"/>
                <w:lang w:eastAsia="en-GB"/>
              </w:rPr>
            </w:pPr>
            <w:del w:id="1061" w:author="Furl, Nicholas" w:date="2024-10-03T16:41:00Z" w16du:dateUtc="2024-10-03T15:41:00Z">
              <w:r w:rsidRPr="00D61CE1" w:rsidDel="00276389">
                <w:rPr>
                  <w:rFonts w:ascii="Arial" w:eastAsia="Times New Roman" w:hAnsi="Arial" w:cs="Arial"/>
                  <w:color w:val="000000" w:themeColor="text1"/>
                  <w:lang w:eastAsia="en-GB"/>
                </w:rPr>
                <w:delText>I</w:delText>
              </w:r>
              <w:r w:rsidR="004E09F5" w:rsidRPr="00D61CE1" w:rsidDel="00276389">
                <w:rPr>
                  <w:rFonts w:ascii="Arial" w:eastAsia="Times New Roman" w:hAnsi="Arial" w:cs="Arial"/>
                  <w:color w:val="000000" w:themeColor="text1"/>
                  <w:lang w:eastAsia="en-GB"/>
                </w:rPr>
                <w:delText>nnocent</w:delText>
              </w:r>
            </w:del>
          </w:p>
        </w:tc>
      </w:tr>
      <w:tr w:rsidR="00285574" w:rsidRPr="00D61CE1" w:rsidDel="00276389" w14:paraId="15BD59CB" w14:textId="3858A5B9" w:rsidTr="004E09F5">
        <w:trPr>
          <w:del w:id="1062" w:author="Furl, Nicholas" w:date="2024-10-03T16:41:00Z" w16du:dateUtc="2024-10-03T15:41:00Z"/>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6B284B48" w14:textId="530C4251" w:rsidR="004E09F5" w:rsidRPr="00D61CE1" w:rsidDel="00276389" w:rsidRDefault="004E09F5" w:rsidP="00E147C8">
            <w:pPr>
              <w:spacing w:before="100" w:after="0" w:line="240" w:lineRule="auto"/>
              <w:jc w:val="center"/>
              <w:rPr>
                <w:del w:id="1063" w:author="Furl, Nicholas" w:date="2024-10-03T16:41:00Z" w16du:dateUtc="2024-10-03T15:41:00Z"/>
                <w:rFonts w:ascii="Arial" w:eastAsia="Times New Roman" w:hAnsi="Arial" w:cs="Arial"/>
                <w:color w:val="000000" w:themeColor="text1"/>
                <w:lang w:eastAsia="en-GB"/>
              </w:rPr>
            </w:pPr>
            <w:del w:id="1064" w:author="Furl, Nicholas" w:date="2024-10-03T16:41:00Z" w16du:dateUtc="2024-10-03T15:41:00Z">
              <w:r w:rsidRPr="00D61CE1" w:rsidDel="00276389">
                <w:rPr>
                  <w:rFonts w:ascii="Arial" w:eastAsia="Times New Roman" w:hAnsi="Arial" w:cs="Arial"/>
                  <w:color w:val="000000" w:themeColor="text1"/>
                  <w:lang w:eastAsia="en-GB"/>
                </w:rPr>
                <w:delText>It was a dark and frosty evening when a family home and business was robbed</w:delText>
              </w:r>
            </w:del>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03DD0923" w14:textId="27CDC07B" w:rsidR="004E09F5" w:rsidRPr="00D61CE1" w:rsidDel="00276389" w:rsidRDefault="004E09F5" w:rsidP="00E147C8">
            <w:pPr>
              <w:spacing w:before="100" w:after="0" w:line="240" w:lineRule="auto"/>
              <w:jc w:val="center"/>
              <w:rPr>
                <w:del w:id="1065" w:author="Furl, Nicholas" w:date="2024-10-03T16:41:00Z" w16du:dateUtc="2024-10-03T15:41:00Z"/>
                <w:rFonts w:ascii="Arial" w:eastAsia="Times New Roman" w:hAnsi="Arial" w:cs="Arial"/>
                <w:color w:val="000000" w:themeColor="text1"/>
                <w:lang w:eastAsia="en-GB"/>
              </w:rPr>
            </w:pPr>
            <w:del w:id="1066" w:author="Furl, Nicholas" w:date="2024-10-03T16:41:00Z" w16du:dateUtc="2024-10-03T15:41:00Z">
              <w:r w:rsidRPr="00D61CE1" w:rsidDel="00276389">
                <w:rPr>
                  <w:rFonts w:ascii="Arial" w:eastAsia="Times New Roman" w:hAnsi="Arial" w:cs="Arial"/>
                  <w:color w:val="000000" w:themeColor="text1"/>
                  <w:lang w:eastAsia="en-GB"/>
                </w:rPr>
                <w:delText>female</w:delText>
              </w:r>
            </w:del>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51B4407B" w14:textId="7EFBAB0F" w:rsidR="004E09F5" w:rsidRPr="00D61CE1" w:rsidDel="00276389" w:rsidRDefault="004E09F5" w:rsidP="00E147C8">
            <w:pPr>
              <w:spacing w:before="100" w:after="0" w:line="240" w:lineRule="auto"/>
              <w:jc w:val="center"/>
              <w:rPr>
                <w:del w:id="1067" w:author="Furl, Nicholas" w:date="2024-10-03T16:41:00Z" w16du:dateUtc="2024-10-03T15:41:00Z"/>
                <w:rFonts w:ascii="Arial" w:eastAsia="Times New Roman" w:hAnsi="Arial" w:cs="Arial"/>
                <w:color w:val="000000" w:themeColor="text1"/>
                <w:lang w:eastAsia="en-GB"/>
              </w:rPr>
            </w:pPr>
            <w:del w:id="1068" w:author="Furl, Nicholas" w:date="2024-10-03T16:41:00Z" w16du:dateUtc="2024-10-03T15:41:00Z">
              <w:r w:rsidRPr="00D61CE1" w:rsidDel="00276389">
                <w:rPr>
                  <w:rFonts w:ascii="Arial" w:eastAsia="Times New Roman" w:hAnsi="Arial" w:cs="Arial"/>
                  <w:color w:val="000000" w:themeColor="text1"/>
                  <w:lang w:eastAsia="en-GB"/>
                </w:rPr>
                <w:delText>IGGGGIIGGG</w:delText>
              </w:r>
            </w:del>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0B1A9471" w14:textId="71CF4A0C" w:rsidR="004E09F5" w:rsidRPr="00D61CE1" w:rsidDel="00276389" w:rsidRDefault="00407C0A" w:rsidP="00E147C8">
            <w:pPr>
              <w:spacing w:before="100" w:after="0" w:line="240" w:lineRule="auto"/>
              <w:jc w:val="center"/>
              <w:rPr>
                <w:del w:id="1069" w:author="Furl, Nicholas" w:date="2024-10-03T16:41:00Z" w16du:dateUtc="2024-10-03T15:41:00Z"/>
                <w:rFonts w:ascii="Arial" w:eastAsia="Times New Roman" w:hAnsi="Arial" w:cs="Arial"/>
                <w:color w:val="000000" w:themeColor="text1"/>
                <w:lang w:eastAsia="en-GB"/>
              </w:rPr>
            </w:pPr>
            <w:del w:id="1070" w:author="Furl, Nicholas" w:date="2024-10-03T16:41:00Z" w16du:dateUtc="2024-10-03T15:41:00Z">
              <w:r w:rsidRPr="00D61CE1" w:rsidDel="00276389">
                <w:rPr>
                  <w:rFonts w:ascii="Arial" w:eastAsia="Times New Roman" w:hAnsi="Arial" w:cs="Arial"/>
                  <w:color w:val="000000" w:themeColor="text1"/>
                  <w:lang w:eastAsia="en-GB"/>
                </w:rPr>
                <w:delText>G</w:delText>
              </w:r>
              <w:r w:rsidR="004E09F5" w:rsidRPr="00D61CE1" w:rsidDel="00276389">
                <w:rPr>
                  <w:rFonts w:ascii="Arial" w:eastAsia="Times New Roman" w:hAnsi="Arial" w:cs="Arial"/>
                  <w:color w:val="000000" w:themeColor="text1"/>
                  <w:lang w:eastAsia="en-GB"/>
                </w:rPr>
                <w:delText>uilty</w:delText>
              </w:r>
            </w:del>
          </w:p>
        </w:tc>
      </w:tr>
      <w:tr w:rsidR="00285574" w:rsidRPr="00D61CE1" w:rsidDel="00276389" w14:paraId="77D895E3" w14:textId="4E6659A6" w:rsidTr="004E09F5">
        <w:trPr>
          <w:del w:id="1071" w:author="Furl, Nicholas" w:date="2024-10-03T16:41:00Z" w16du:dateUtc="2024-10-03T15:41:00Z"/>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1C2A70B4" w14:textId="4553FCB5" w:rsidR="004E09F5" w:rsidRPr="00D61CE1" w:rsidDel="00276389" w:rsidRDefault="004E09F5" w:rsidP="00E147C8">
            <w:pPr>
              <w:spacing w:before="100" w:after="0" w:line="240" w:lineRule="auto"/>
              <w:jc w:val="center"/>
              <w:rPr>
                <w:del w:id="1072" w:author="Furl, Nicholas" w:date="2024-10-03T16:41:00Z" w16du:dateUtc="2024-10-03T15:41:00Z"/>
                <w:rFonts w:ascii="Arial" w:eastAsia="Times New Roman" w:hAnsi="Arial" w:cs="Arial"/>
                <w:color w:val="000000" w:themeColor="text1"/>
                <w:lang w:eastAsia="en-GB"/>
              </w:rPr>
            </w:pPr>
            <w:del w:id="1073" w:author="Furl, Nicholas" w:date="2024-10-03T16:41:00Z" w16du:dateUtc="2024-10-03T15:41:00Z">
              <w:r w:rsidRPr="00D61CE1" w:rsidDel="00276389">
                <w:rPr>
                  <w:rFonts w:ascii="Arial" w:eastAsia="Times New Roman" w:hAnsi="Arial" w:cs="Arial"/>
                  <w:color w:val="000000" w:themeColor="text1"/>
                  <w:lang w:eastAsia="en-GB"/>
                </w:rPr>
                <w:delText>It was a foggy afternoon when a child was abducted on the street</w:delText>
              </w:r>
            </w:del>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23326676" w14:textId="5E1FCCEC" w:rsidR="004E09F5" w:rsidRPr="00D61CE1" w:rsidDel="00276389" w:rsidRDefault="004E09F5" w:rsidP="00E147C8">
            <w:pPr>
              <w:spacing w:before="100" w:after="0" w:line="240" w:lineRule="auto"/>
              <w:jc w:val="center"/>
              <w:rPr>
                <w:del w:id="1074" w:author="Furl, Nicholas" w:date="2024-10-03T16:41:00Z" w16du:dateUtc="2024-10-03T15:41:00Z"/>
                <w:rFonts w:ascii="Arial" w:eastAsia="Times New Roman" w:hAnsi="Arial" w:cs="Arial"/>
                <w:color w:val="000000" w:themeColor="text1"/>
                <w:lang w:eastAsia="en-GB"/>
              </w:rPr>
            </w:pPr>
            <w:del w:id="1075" w:author="Furl, Nicholas" w:date="2024-10-03T16:41:00Z" w16du:dateUtc="2024-10-03T15:41:00Z">
              <w:r w:rsidRPr="00D61CE1" w:rsidDel="00276389">
                <w:rPr>
                  <w:rFonts w:ascii="Arial" w:eastAsia="Times New Roman" w:hAnsi="Arial" w:cs="Arial"/>
                  <w:color w:val="000000" w:themeColor="text1"/>
                  <w:lang w:eastAsia="en-GB"/>
                </w:rPr>
                <w:delText>female</w:delText>
              </w:r>
            </w:del>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5F9171C4" w14:textId="37F6C4FD" w:rsidR="004E09F5" w:rsidRPr="00D61CE1" w:rsidDel="00276389" w:rsidRDefault="004E09F5" w:rsidP="00E147C8">
            <w:pPr>
              <w:spacing w:before="100" w:after="0" w:line="240" w:lineRule="auto"/>
              <w:jc w:val="center"/>
              <w:rPr>
                <w:del w:id="1076" w:author="Furl, Nicholas" w:date="2024-10-03T16:41:00Z" w16du:dateUtc="2024-10-03T15:41:00Z"/>
                <w:rFonts w:ascii="Arial" w:eastAsia="Times New Roman" w:hAnsi="Arial" w:cs="Arial"/>
                <w:color w:val="000000" w:themeColor="text1"/>
                <w:lang w:eastAsia="en-GB"/>
              </w:rPr>
            </w:pPr>
            <w:del w:id="1077" w:author="Furl, Nicholas" w:date="2024-10-03T16:41:00Z" w16du:dateUtc="2024-10-03T15:41:00Z">
              <w:r w:rsidRPr="00D61CE1" w:rsidDel="00276389">
                <w:rPr>
                  <w:rFonts w:ascii="Arial" w:eastAsia="Times New Roman" w:hAnsi="Arial" w:cs="Arial"/>
                  <w:color w:val="000000" w:themeColor="text1"/>
                  <w:lang w:eastAsia="en-GB"/>
                </w:rPr>
                <w:delText>GIGIGGIGGG</w:delText>
              </w:r>
            </w:del>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69C64F2E" w14:textId="664DB6B0" w:rsidR="004E09F5" w:rsidRPr="00D61CE1" w:rsidDel="00276389" w:rsidRDefault="00407C0A" w:rsidP="00E147C8">
            <w:pPr>
              <w:spacing w:before="100" w:after="0" w:line="240" w:lineRule="auto"/>
              <w:jc w:val="center"/>
              <w:rPr>
                <w:del w:id="1078" w:author="Furl, Nicholas" w:date="2024-10-03T16:41:00Z" w16du:dateUtc="2024-10-03T15:41:00Z"/>
                <w:rFonts w:ascii="Arial" w:eastAsia="Times New Roman" w:hAnsi="Arial" w:cs="Arial"/>
                <w:color w:val="000000" w:themeColor="text1"/>
                <w:lang w:eastAsia="en-GB"/>
              </w:rPr>
            </w:pPr>
            <w:del w:id="1079" w:author="Furl, Nicholas" w:date="2024-10-03T16:41:00Z" w16du:dateUtc="2024-10-03T15:41:00Z">
              <w:r w:rsidRPr="00D61CE1" w:rsidDel="00276389">
                <w:rPr>
                  <w:rFonts w:ascii="Arial" w:eastAsia="Times New Roman" w:hAnsi="Arial" w:cs="Arial"/>
                  <w:color w:val="000000" w:themeColor="text1"/>
                  <w:lang w:eastAsia="en-GB"/>
                </w:rPr>
                <w:delText>G</w:delText>
              </w:r>
              <w:r w:rsidR="004E09F5" w:rsidRPr="00D61CE1" w:rsidDel="00276389">
                <w:rPr>
                  <w:rFonts w:ascii="Arial" w:eastAsia="Times New Roman" w:hAnsi="Arial" w:cs="Arial"/>
                  <w:color w:val="000000" w:themeColor="text1"/>
                  <w:lang w:eastAsia="en-GB"/>
                </w:rPr>
                <w:delText>uilty</w:delText>
              </w:r>
            </w:del>
          </w:p>
        </w:tc>
      </w:tr>
      <w:tr w:rsidR="00285574" w:rsidRPr="00D61CE1" w:rsidDel="00276389" w14:paraId="6BFFB25D" w14:textId="63BE98DA" w:rsidTr="004E09F5">
        <w:trPr>
          <w:del w:id="1080" w:author="Furl, Nicholas" w:date="2024-10-03T16:41:00Z" w16du:dateUtc="2024-10-03T15:41:00Z"/>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4AFB212C" w14:textId="1856BA64" w:rsidR="004E09F5" w:rsidRPr="00D61CE1" w:rsidDel="00276389" w:rsidRDefault="004E09F5" w:rsidP="00E147C8">
            <w:pPr>
              <w:spacing w:before="100" w:after="0" w:line="240" w:lineRule="auto"/>
              <w:jc w:val="center"/>
              <w:rPr>
                <w:del w:id="1081" w:author="Furl, Nicholas" w:date="2024-10-03T16:41:00Z" w16du:dateUtc="2024-10-03T15:41:00Z"/>
                <w:rFonts w:ascii="Arial" w:eastAsia="Times New Roman" w:hAnsi="Arial" w:cs="Arial"/>
                <w:color w:val="000000" w:themeColor="text1"/>
                <w:lang w:eastAsia="en-GB"/>
              </w:rPr>
            </w:pPr>
            <w:del w:id="1082" w:author="Furl, Nicholas" w:date="2024-10-03T16:41:00Z" w16du:dateUtc="2024-10-03T15:41:00Z">
              <w:r w:rsidRPr="00D61CE1" w:rsidDel="00276389">
                <w:rPr>
                  <w:rFonts w:ascii="Arial" w:eastAsia="Times New Roman" w:hAnsi="Arial" w:cs="Arial"/>
                  <w:color w:val="000000" w:themeColor="text1"/>
                  <w:lang w:eastAsia="en-GB"/>
                </w:rPr>
                <w:delText>It was a late winter’s night when a robbery was committed</w:delText>
              </w:r>
            </w:del>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1F346AA1" w14:textId="79481162" w:rsidR="004E09F5" w:rsidRPr="00D61CE1" w:rsidDel="00276389" w:rsidRDefault="004E09F5" w:rsidP="00E147C8">
            <w:pPr>
              <w:spacing w:before="100" w:after="0" w:line="240" w:lineRule="auto"/>
              <w:jc w:val="center"/>
              <w:rPr>
                <w:del w:id="1083" w:author="Furl, Nicholas" w:date="2024-10-03T16:41:00Z" w16du:dateUtc="2024-10-03T15:41:00Z"/>
                <w:rFonts w:ascii="Arial" w:eastAsia="Times New Roman" w:hAnsi="Arial" w:cs="Arial"/>
                <w:color w:val="000000" w:themeColor="text1"/>
                <w:lang w:eastAsia="en-GB"/>
              </w:rPr>
            </w:pPr>
            <w:del w:id="1084" w:author="Furl, Nicholas" w:date="2024-10-03T16:41:00Z" w16du:dateUtc="2024-10-03T15:41:00Z">
              <w:r w:rsidRPr="00D61CE1" w:rsidDel="00276389">
                <w:rPr>
                  <w:rFonts w:ascii="Arial" w:eastAsia="Times New Roman" w:hAnsi="Arial" w:cs="Arial"/>
                  <w:color w:val="000000" w:themeColor="text1"/>
                  <w:lang w:eastAsia="en-GB"/>
                </w:rPr>
                <w:delText>female</w:delText>
              </w:r>
            </w:del>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38EB6D91" w14:textId="2E8D0E9E" w:rsidR="004E09F5" w:rsidRPr="00D61CE1" w:rsidDel="00276389" w:rsidRDefault="004E09F5" w:rsidP="00E147C8">
            <w:pPr>
              <w:spacing w:before="100" w:after="0" w:line="240" w:lineRule="auto"/>
              <w:jc w:val="center"/>
              <w:rPr>
                <w:del w:id="1085" w:author="Furl, Nicholas" w:date="2024-10-03T16:41:00Z" w16du:dateUtc="2024-10-03T15:41:00Z"/>
                <w:rFonts w:ascii="Arial" w:eastAsia="Times New Roman" w:hAnsi="Arial" w:cs="Arial"/>
                <w:color w:val="000000" w:themeColor="text1"/>
                <w:lang w:eastAsia="en-GB"/>
              </w:rPr>
            </w:pPr>
            <w:del w:id="1086" w:author="Furl, Nicholas" w:date="2024-10-03T16:41:00Z" w16du:dateUtc="2024-10-03T15:41:00Z">
              <w:r w:rsidRPr="00D61CE1" w:rsidDel="00276389">
                <w:rPr>
                  <w:rFonts w:ascii="Arial" w:eastAsia="Times New Roman" w:hAnsi="Arial" w:cs="Arial"/>
                  <w:color w:val="000000" w:themeColor="text1"/>
                  <w:lang w:eastAsia="en-GB"/>
                </w:rPr>
                <w:delText>IIGIGIIGII</w:delText>
              </w:r>
            </w:del>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vAlign w:val="center"/>
            <w:hideMark/>
          </w:tcPr>
          <w:p w14:paraId="3AD72DAA" w14:textId="27C5A102" w:rsidR="004E09F5" w:rsidRPr="00D61CE1" w:rsidDel="00276389" w:rsidRDefault="00407C0A" w:rsidP="00E147C8">
            <w:pPr>
              <w:spacing w:before="100" w:after="0" w:line="240" w:lineRule="auto"/>
              <w:jc w:val="center"/>
              <w:rPr>
                <w:del w:id="1087" w:author="Furl, Nicholas" w:date="2024-10-03T16:41:00Z" w16du:dateUtc="2024-10-03T15:41:00Z"/>
                <w:rFonts w:ascii="Arial" w:eastAsia="Times New Roman" w:hAnsi="Arial" w:cs="Arial"/>
                <w:color w:val="000000" w:themeColor="text1"/>
                <w:lang w:eastAsia="en-GB"/>
              </w:rPr>
            </w:pPr>
            <w:del w:id="1088" w:author="Furl, Nicholas" w:date="2024-10-03T16:41:00Z" w16du:dateUtc="2024-10-03T15:41:00Z">
              <w:r w:rsidRPr="00D61CE1" w:rsidDel="00276389">
                <w:rPr>
                  <w:rFonts w:ascii="Arial" w:eastAsia="Times New Roman" w:hAnsi="Arial" w:cs="Arial"/>
                  <w:color w:val="000000" w:themeColor="text1"/>
                  <w:lang w:eastAsia="en-GB"/>
                </w:rPr>
                <w:delText>I</w:delText>
              </w:r>
              <w:r w:rsidR="004E09F5" w:rsidRPr="00D61CE1" w:rsidDel="00276389">
                <w:rPr>
                  <w:rFonts w:ascii="Arial" w:eastAsia="Times New Roman" w:hAnsi="Arial" w:cs="Arial"/>
                  <w:color w:val="000000" w:themeColor="text1"/>
                  <w:lang w:eastAsia="en-GB"/>
                </w:rPr>
                <w:delText>nnocent</w:delText>
              </w:r>
            </w:del>
          </w:p>
        </w:tc>
      </w:tr>
      <w:tr w:rsidR="00285574" w:rsidRPr="00D61CE1" w:rsidDel="00276389" w14:paraId="0EDB8AA7" w14:textId="1B168262" w:rsidTr="00E147C8">
        <w:trPr>
          <w:del w:id="1089" w:author="Furl, Nicholas" w:date="2024-10-03T16:41:00Z" w16du:dateUtc="2024-10-03T15:41:00Z"/>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4B6A914C" w14:textId="2D9158A8" w:rsidR="004E09F5" w:rsidRPr="00D61CE1" w:rsidDel="00276389" w:rsidRDefault="004E09F5" w:rsidP="00E147C8">
            <w:pPr>
              <w:spacing w:before="100" w:after="0" w:line="240" w:lineRule="auto"/>
              <w:jc w:val="center"/>
              <w:rPr>
                <w:del w:id="1090" w:author="Furl, Nicholas" w:date="2024-10-03T16:41:00Z" w16du:dateUtc="2024-10-03T15:41:00Z"/>
                <w:rFonts w:ascii="Arial" w:eastAsia="Times New Roman" w:hAnsi="Arial" w:cs="Arial"/>
                <w:color w:val="000000" w:themeColor="text1"/>
                <w:lang w:eastAsia="en-GB"/>
              </w:rPr>
            </w:pPr>
            <w:del w:id="1091" w:author="Furl, Nicholas" w:date="2024-10-03T16:41:00Z" w16du:dateUtc="2024-10-03T15:41:00Z">
              <w:r w:rsidRPr="00D61CE1" w:rsidDel="00276389">
                <w:rPr>
                  <w:rFonts w:ascii="Arial" w:eastAsia="Times New Roman" w:hAnsi="Arial" w:cs="Arial"/>
                  <w:color w:val="000000" w:themeColor="text1"/>
                  <w:lang w:eastAsia="en-GB"/>
                </w:rPr>
                <w:delText>It was a frosty and misty morning when a handbag was stolen from a shopper</w:delText>
              </w:r>
            </w:del>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5254DFA8" w14:textId="56130F8F" w:rsidR="004E09F5" w:rsidRPr="00D61CE1" w:rsidDel="00276389" w:rsidRDefault="004E09F5" w:rsidP="00E147C8">
            <w:pPr>
              <w:spacing w:before="100" w:after="0" w:line="240" w:lineRule="auto"/>
              <w:jc w:val="center"/>
              <w:rPr>
                <w:del w:id="1092" w:author="Furl, Nicholas" w:date="2024-10-03T16:41:00Z" w16du:dateUtc="2024-10-03T15:41:00Z"/>
                <w:rFonts w:ascii="Arial" w:eastAsia="Times New Roman" w:hAnsi="Arial" w:cs="Arial"/>
                <w:color w:val="000000" w:themeColor="text1"/>
                <w:lang w:eastAsia="en-GB"/>
              </w:rPr>
            </w:pPr>
            <w:del w:id="1093" w:author="Furl, Nicholas" w:date="2024-10-03T16:41:00Z" w16du:dateUtc="2024-10-03T15:41:00Z">
              <w:r w:rsidRPr="00D61CE1" w:rsidDel="00276389">
                <w:rPr>
                  <w:rFonts w:ascii="Arial" w:eastAsia="Times New Roman" w:hAnsi="Arial" w:cs="Arial"/>
                  <w:color w:val="000000" w:themeColor="text1"/>
                  <w:lang w:eastAsia="en-GB"/>
                </w:rPr>
                <w:delText>female</w:delText>
              </w:r>
            </w:del>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1D152213" w14:textId="66B6B798" w:rsidR="004E09F5" w:rsidRPr="00D61CE1" w:rsidDel="00276389" w:rsidRDefault="004E09F5" w:rsidP="00E147C8">
            <w:pPr>
              <w:spacing w:before="100" w:after="0" w:line="240" w:lineRule="auto"/>
              <w:jc w:val="center"/>
              <w:rPr>
                <w:del w:id="1094" w:author="Furl, Nicholas" w:date="2024-10-03T16:41:00Z" w16du:dateUtc="2024-10-03T15:41:00Z"/>
                <w:rFonts w:ascii="Arial" w:eastAsia="Times New Roman" w:hAnsi="Arial" w:cs="Arial"/>
                <w:color w:val="000000" w:themeColor="text1"/>
                <w:lang w:eastAsia="en-GB"/>
              </w:rPr>
            </w:pPr>
            <w:del w:id="1095" w:author="Furl, Nicholas" w:date="2024-10-03T16:41:00Z" w16du:dateUtc="2024-10-03T15:41:00Z">
              <w:r w:rsidRPr="00D61CE1" w:rsidDel="00276389">
                <w:rPr>
                  <w:rFonts w:ascii="Arial" w:eastAsia="Times New Roman" w:hAnsi="Arial" w:cs="Arial"/>
                  <w:color w:val="000000" w:themeColor="text1"/>
                  <w:lang w:eastAsia="en-GB"/>
                </w:rPr>
                <w:delText>IIGIGIIIGI</w:delText>
              </w:r>
            </w:del>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vAlign w:val="center"/>
            <w:hideMark/>
          </w:tcPr>
          <w:p w14:paraId="4EC8F7E9" w14:textId="3FEDA66D" w:rsidR="004E09F5" w:rsidRPr="00D61CE1" w:rsidDel="00276389" w:rsidRDefault="00407C0A" w:rsidP="00E147C8">
            <w:pPr>
              <w:spacing w:before="100" w:after="0" w:line="240" w:lineRule="auto"/>
              <w:jc w:val="center"/>
              <w:rPr>
                <w:del w:id="1096" w:author="Furl, Nicholas" w:date="2024-10-03T16:41:00Z" w16du:dateUtc="2024-10-03T15:41:00Z"/>
                <w:rFonts w:ascii="Arial" w:eastAsia="Times New Roman" w:hAnsi="Arial" w:cs="Arial"/>
                <w:color w:val="000000" w:themeColor="text1"/>
                <w:lang w:eastAsia="en-GB"/>
              </w:rPr>
            </w:pPr>
            <w:del w:id="1097" w:author="Furl, Nicholas" w:date="2024-10-03T16:41:00Z" w16du:dateUtc="2024-10-03T15:41:00Z">
              <w:r w:rsidRPr="00D61CE1" w:rsidDel="00276389">
                <w:rPr>
                  <w:rFonts w:ascii="Arial" w:eastAsia="Times New Roman" w:hAnsi="Arial" w:cs="Arial"/>
                  <w:color w:val="000000" w:themeColor="text1"/>
                  <w:lang w:eastAsia="en-GB"/>
                </w:rPr>
                <w:delText>I</w:delText>
              </w:r>
              <w:r w:rsidR="004E09F5" w:rsidRPr="00D61CE1" w:rsidDel="00276389">
                <w:rPr>
                  <w:rFonts w:ascii="Arial" w:eastAsia="Times New Roman" w:hAnsi="Arial" w:cs="Arial"/>
                  <w:color w:val="000000" w:themeColor="text1"/>
                  <w:lang w:eastAsia="en-GB"/>
                </w:rPr>
                <w:delText>nnocent</w:delText>
              </w:r>
            </w:del>
          </w:p>
        </w:tc>
      </w:tr>
      <w:tr w:rsidR="004E09F5" w:rsidRPr="00D61CE1" w:rsidDel="00276389" w14:paraId="45C9D2F1" w14:textId="3D7CB240" w:rsidTr="00E147C8">
        <w:trPr>
          <w:trHeight w:val="440"/>
          <w:del w:id="1098" w:author="Furl, Nicholas" w:date="2024-10-03T16:41:00Z" w16du:dateUtc="2024-10-03T15:41:00Z"/>
        </w:trPr>
        <w:tc>
          <w:tcPr>
            <w:tcW w:w="0" w:type="auto"/>
            <w:gridSpan w:val="4"/>
            <w:tcBorders>
              <w:top w:val="single" w:sz="8" w:space="0" w:color="000000"/>
              <w:left w:val="single" w:sz="8" w:space="0" w:color="FFFFFF"/>
              <w:bottom w:val="single" w:sz="8" w:space="0" w:color="FFFFFF"/>
            </w:tcBorders>
            <w:tcMar>
              <w:top w:w="100" w:type="dxa"/>
              <w:left w:w="100" w:type="dxa"/>
              <w:bottom w:w="100" w:type="dxa"/>
              <w:right w:w="100" w:type="dxa"/>
            </w:tcMar>
            <w:vAlign w:val="center"/>
            <w:hideMark/>
          </w:tcPr>
          <w:p w14:paraId="1762D674" w14:textId="51C99597" w:rsidR="004E09F5" w:rsidRPr="00D61CE1" w:rsidDel="00276389" w:rsidRDefault="004E09F5" w:rsidP="008557D2">
            <w:pPr>
              <w:spacing w:before="100" w:after="0" w:line="240" w:lineRule="auto"/>
              <w:rPr>
                <w:del w:id="1099" w:author="Furl, Nicholas" w:date="2024-10-03T16:41:00Z" w16du:dateUtc="2024-10-03T15:41:00Z"/>
                <w:rFonts w:ascii="Arial" w:eastAsia="Times New Roman" w:hAnsi="Arial" w:cs="Arial"/>
                <w:color w:val="000000" w:themeColor="text1"/>
                <w:lang w:eastAsia="en-GB"/>
              </w:rPr>
            </w:pPr>
            <w:del w:id="1100" w:author="Furl, Nicholas" w:date="2024-10-03T16:41:00Z" w16du:dateUtc="2024-10-03T15:41:00Z">
              <w:r w:rsidRPr="00D61CE1" w:rsidDel="00276389">
                <w:rPr>
                  <w:rFonts w:ascii="Arial" w:eastAsia="Times New Roman" w:hAnsi="Arial" w:cs="Arial"/>
                  <w:color w:val="000000" w:themeColor="text1"/>
                  <w:vertAlign w:val="superscript"/>
                  <w:lang w:eastAsia="en-GB"/>
                </w:rPr>
                <w:delText>a</w:delText>
              </w:r>
              <w:r w:rsidRPr="00D61CE1" w:rsidDel="00276389">
                <w:rPr>
                  <w:rFonts w:ascii="Arial" w:eastAsia="Times New Roman" w:hAnsi="Arial" w:cs="Arial"/>
                  <w:color w:val="000000" w:themeColor="text1"/>
                  <w:lang w:eastAsia="en-GB"/>
                </w:rPr>
                <w:delText xml:space="preserve">G’s </w:delText>
              </w:r>
              <w:r w:rsidR="008557D2" w:rsidDel="00276389">
                <w:rPr>
                  <w:rFonts w:ascii="Arial" w:eastAsia="Times New Roman" w:hAnsi="Arial" w:cs="Arial"/>
                  <w:color w:val="000000" w:themeColor="text1"/>
                  <w:lang w:eastAsia="en-GB"/>
                </w:rPr>
                <w:delText xml:space="preserve">represent guilty witness claims. </w:delText>
              </w:r>
              <w:r w:rsidRPr="00D61CE1" w:rsidDel="00276389">
                <w:rPr>
                  <w:rFonts w:ascii="Arial" w:eastAsia="Times New Roman" w:hAnsi="Arial" w:cs="Arial"/>
                  <w:color w:val="000000" w:themeColor="text1"/>
                  <w:lang w:eastAsia="en-GB"/>
                </w:rPr>
                <w:delText>I’s represent innocent claims</w:delText>
              </w:r>
            </w:del>
          </w:p>
        </w:tc>
      </w:tr>
    </w:tbl>
    <w:p w14:paraId="6CBB1F42" w14:textId="77777777" w:rsidR="0022279E" w:rsidRPr="00D61CE1" w:rsidDel="00276389" w:rsidRDefault="0022279E" w:rsidP="004F268C">
      <w:pPr>
        <w:spacing w:before="100" w:after="0" w:line="480" w:lineRule="auto"/>
        <w:rPr>
          <w:del w:id="1101" w:author="Furl, Nicholas" w:date="2024-10-03T16:41:00Z" w16du:dateUtc="2024-10-03T15:41:00Z"/>
          <w:rFonts w:ascii="Arial" w:eastAsia="Times New Roman" w:hAnsi="Arial" w:cs="Arial"/>
          <w:b/>
          <w:bCs/>
          <w:i/>
          <w:iCs/>
          <w:color w:val="000000" w:themeColor="text1"/>
          <w:lang w:eastAsia="en-GB"/>
        </w:rPr>
      </w:pPr>
    </w:p>
    <w:p w14:paraId="7A6D4B19" w14:textId="13FE6C78" w:rsidR="0022279E" w:rsidRPr="00D61CE1" w:rsidDel="00276389" w:rsidRDefault="0022279E">
      <w:pPr>
        <w:rPr>
          <w:del w:id="1102" w:author="Furl, Nicholas" w:date="2024-10-03T16:42:00Z" w16du:dateUtc="2024-10-03T15:42:00Z"/>
          <w:rFonts w:ascii="Arial" w:eastAsia="Times New Roman" w:hAnsi="Arial" w:cs="Arial"/>
          <w:b/>
          <w:bCs/>
          <w:i/>
          <w:iCs/>
          <w:color w:val="000000" w:themeColor="text1"/>
          <w:lang w:eastAsia="en-GB"/>
        </w:rPr>
      </w:pPr>
      <w:del w:id="1103" w:author="Furl, Nicholas" w:date="2024-10-03T16:41:00Z" w16du:dateUtc="2024-10-03T15:41:00Z">
        <w:r w:rsidRPr="00D61CE1" w:rsidDel="00276389">
          <w:rPr>
            <w:rFonts w:ascii="Arial" w:eastAsia="Times New Roman" w:hAnsi="Arial" w:cs="Arial"/>
            <w:b/>
            <w:bCs/>
            <w:i/>
            <w:iCs/>
            <w:color w:val="000000" w:themeColor="text1"/>
            <w:lang w:eastAsia="en-GB"/>
          </w:rPr>
          <w:br w:type="page"/>
        </w:r>
      </w:del>
    </w:p>
    <w:p w14:paraId="2557125F" w14:textId="77777777" w:rsidR="004E09F5" w:rsidRPr="00D61CE1" w:rsidRDefault="004E09F5" w:rsidP="00276389">
      <w:pPr>
        <w:rPr>
          <w:rFonts w:ascii="Arial" w:eastAsia="Times New Roman" w:hAnsi="Arial" w:cs="Arial"/>
          <w:color w:val="000000" w:themeColor="text1"/>
          <w:lang w:eastAsia="en-GB"/>
        </w:rPr>
        <w:pPrChange w:id="1104" w:author="Furl, Nicholas" w:date="2024-10-03T16:42:00Z" w16du:dateUtc="2024-10-03T15:42:00Z">
          <w:pPr>
            <w:spacing w:before="100" w:after="0" w:line="480" w:lineRule="auto"/>
          </w:pPr>
        </w:pPrChange>
      </w:pPr>
      <w:r w:rsidRPr="00D61CE1">
        <w:rPr>
          <w:rFonts w:ascii="Arial" w:eastAsia="Times New Roman" w:hAnsi="Arial" w:cs="Arial"/>
          <w:bCs/>
          <w:i/>
          <w:iCs/>
          <w:color w:val="000000" w:themeColor="text1"/>
          <w:lang w:eastAsia="en-GB"/>
        </w:rPr>
        <w:t>Design and analyses</w:t>
      </w:r>
    </w:p>
    <w:p w14:paraId="50F5F597" w14:textId="664CCCCB" w:rsidR="003C022C" w:rsidDel="00EF6247" w:rsidRDefault="001F5FE9" w:rsidP="00EF6247">
      <w:pPr>
        <w:spacing w:before="100" w:after="0" w:line="480" w:lineRule="auto"/>
        <w:ind w:firstLine="720"/>
        <w:rPr>
          <w:del w:id="1105" w:author="Furl, Nicholas" w:date="2024-10-03T16:55:00Z" w16du:dateUtc="2024-10-03T15:55:00Z"/>
          <w:rFonts w:ascii="Arial" w:eastAsia="Times New Roman" w:hAnsi="Arial" w:cs="Arial"/>
          <w:color w:val="000000" w:themeColor="text1"/>
          <w:lang w:eastAsia="en-GB"/>
        </w:rPr>
      </w:pPr>
      <w:r>
        <w:rPr>
          <w:rFonts w:ascii="Arial" w:eastAsia="Times New Roman" w:hAnsi="Arial" w:cs="Arial"/>
          <w:color w:val="000000" w:themeColor="text1"/>
          <w:lang w:eastAsia="en-GB"/>
        </w:rPr>
        <w:t>W</w:t>
      </w:r>
      <w:r w:rsidR="003C022C" w:rsidRPr="00D61CE1">
        <w:rPr>
          <w:rFonts w:ascii="Arial" w:eastAsia="Times New Roman" w:hAnsi="Arial" w:cs="Arial"/>
          <w:color w:val="000000" w:themeColor="text1"/>
          <w:lang w:eastAsia="en-GB"/>
        </w:rPr>
        <w:t xml:space="preserve">e implemented the same base analyses </w:t>
      </w:r>
      <w:r w:rsidR="00C62611">
        <w:rPr>
          <w:rFonts w:ascii="Arial" w:eastAsia="Times New Roman" w:hAnsi="Arial" w:cs="Arial"/>
          <w:color w:val="000000" w:themeColor="text1"/>
          <w:lang w:eastAsia="en-GB"/>
        </w:rPr>
        <w:t xml:space="preserve">as Experiment 1 </w:t>
      </w:r>
      <w:r w:rsidR="003C022C" w:rsidRPr="00D61CE1">
        <w:rPr>
          <w:rFonts w:ascii="Arial" w:eastAsia="Times New Roman" w:hAnsi="Arial" w:cs="Arial"/>
          <w:color w:val="000000" w:themeColor="text1"/>
          <w:lang w:eastAsia="en-GB"/>
        </w:rPr>
        <w:t>using</w:t>
      </w:r>
      <w:r w:rsidR="004E09F5" w:rsidRPr="00D61CE1">
        <w:rPr>
          <w:rFonts w:ascii="Arial" w:eastAsia="Times New Roman" w:hAnsi="Arial" w:cs="Arial"/>
          <w:color w:val="000000" w:themeColor="text1"/>
          <w:lang w:eastAsia="en-GB"/>
        </w:rPr>
        <w:t xml:space="preserve"> dependent measures </w:t>
      </w:r>
      <w:r w:rsidR="003C022C" w:rsidRPr="00D61CE1">
        <w:rPr>
          <w:rFonts w:ascii="Arial" w:eastAsia="Times New Roman" w:hAnsi="Arial" w:cs="Arial"/>
          <w:color w:val="000000" w:themeColor="text1"/>
          <w:lang w:eastAsia="en-GB"/>
        </w:rPr>
        <w:t>P</w:t>
      </w:r>
      <w:r w:rsidR="006A2505" w:rsidRPr="00D61CE1">
        <w:rPr>
          <w:rFonts w:ascii="Arial" w:eastAsia="Times New Roman" w:hAnsi="Arial" w:cs="Arial"/>
          <w:color w:val="000000" w:themeColor="text1"/>
          <w:lang w:eastAsia="en-GB"/>
        </w:rPr>
        <w:t>robability and</w:t>
      </w:r>
      <w:r w:rsidR="003C022C" w:rsidRPr="00D61CE1">
        <w:rPr>
          <w:rFonts w:ascii="Arial" w:eastAsia="Times New Roman" w:hAnsi="Arial" w:cs="Arial"/>
          <w:color w:val="000000" w:themeColor="text1"/>
          <w:lang w:eastAsia="en-GB"/>
        </w:rPr>
        <w:t xml:space="preserve"> Adjustment to characterise basic</w:t>
      </w:r>
      <w:r w:rsidR="0017533E">
        <w:rPr>
          <w:rFonts w:ascii="Arial" w:eastAsia="Times New Roman" w:hAnsi="Arial" w:cs="Arial"/>
          <w:color w:val="000000" w:themeColor="text1"/>
          <w:lang w:eastAsia="en-GB"/>
        </w:rPr>
        <w:t xml:space="preserve"> data</w:t>
      </w:r>
      <w:r w:rsidR="003C022C" w:rsidRPr="00D61CE1">
        <w:rPr>
          <w:rFonts w:ascii="Arial" w:eastAsia="Times New Roman" w:hAnsi="Arial" w:cs="Arial"/>
          <w:color w:val="000000" w:themeColor="text1"/>
          <w:lang w:eastAsia="en-GB"/>
        </w:rPr>
        <w:t xml:space="preserve"> features and test </w:t>
      </w:r>
      <w:r w:rsidR="00C62611">
        <w:rPr>
          <w:rFonts w:ascii="Arial" w:eastAsia="Times New Roman" w:hAnsi="Arial" w:cs="Arial"/>
          <w:color w:val="000000" w:themeColor="text1"/>
          <w:lang w:eastAsia="en-GB"/>
        </w:rPr>
        <w:t>hypotheses about Suspect</w:t>
      </w:r>
      <w:ins w:id="1106" w:author="Furl, Nicholas" w:date="2024-10-03T16:49:00Z" w16du:dateUtc="2024-10-03T15:49:00Z">
        <w:r w:rsidR="00B4759B">
          <w:rPr>
            <w:rFonts w:ascii="Arial" w:eastAsia="Times New Roman" w:hAnsi="Arial" w:cs="Arial"/>
            <w:color w:val="000000" w:themeColor="text1"/>
            <w:lang w:eastAsia="en-GB"/>
          </w:rPr>
          <w:t xml:space="preserve">, </w:t>
        </w:r>
      </w:ins>
      <w:del w:id="1107" w:author="Furl, Nicholas" w:date="2024-10-03T16:49:00Z" w16du:dateUtc="2024-10-03T15:49:00Z">
        <w:r w:rsidR="00C62611" w:rsidDel="00B4759B">
          <w:rPr>
            <w:rFonts w:ascii="Arial" w:eastAsia="Times New Roman" w:hAnsi="Arial" w:cs="Arial"/>
            <w:color w:val="000000" w:themeColor="text1"/>
            <w:lang w:eastAsia="en-GB"/>
          </w:rPr>
          <w:delText xml:space="preserve">. </w:delText>
        </w:r>
        <w:r w:rsidR="00E63F00" w:rsidRPr="00D61CE1" w:rsidDel="00B4759B">
          <w:rPr>
            <w:rFonts w:ascii="Arial" w:eastAsia="Times New Roman" w:hAnsi="Arial" w:cs="Arial"/>
            <w:color w:val="000000" w:themeColor="text1"/>
            <w:lang w:eastAsia="en-GB"/>
          </w:rPr>
          <w:delText xml:space="preserve">Because every participant experienced the same </w:delText>
        </w:r>
        <w:r w:rsidR="0017533E" w:rsidDel="00B4759B">
          <w:rPr>
            <w:rFonts w:ascii="Arial" w:eastAsia="Times New Roman" w:hAnsi="Arial" w:cs="Arial"/>
            <w:color w:val="000000" w:themeColor="text1"/>
            <w:lang w:eastAsia="en-GB"/>
          </w:rPr>
          <w:delText>sequence</w:delText>
        </w:r>
        <w:r w:rsidR="00E63F00" w:rsidRPr="00D61CE1" w:rsidDel="00B4759B">
          <w:rPr>
            <w:rFonts w:ascii="Arial" w:eastAsia="Times New Roman" w:hAnsi="Arial" w:cs="Arial"/>
            <w:color w:val="000000" w:themeColor="text1"/>
            <w:lang w:eastAsia="en-GB"/>
          </w:rPr>
          <w:delText xml:space="preserve">, there was no variability in ideal observer performance due to participant. </w:delText>
        </w:r>
        <w:r w:rsidR="006A2505" w:rsidRPr="00D61CE1" w:rsidDel="00B4759B">
          <w:rPr>
            <w:rFonts w:ascii="Arial" w:eastAsia="Times New Roman" w:hAnsi="Arial" w:cs="Arial"/>
            <w:color w:val="000000" w:themeColor="text1"/>
            <w:lang w:eastAsia="en-GB"/>
          </w:rPr>
          <w:delText>Therefore</w:delText>
        </w:r>
        <w:r w:rsidR="00E63F00" w:rsidRPr="00D61CE1" w:rsidDel="00B4759B">
          <w:rPr>
            <w:rFonts w:ascii="Arial" w:eastAsia="Times New Roman" w:hAnsi="Arial" w:cs="Arial"/>
            <w:color w:val="000000" w:themeColor="text1"/>
            <w:lang w:eastAsia="en-GB"/>
          </w:rPr>
          <w:delText xml:space="preserve">, we </w:delText>
        </w:r>
        <w:r w:rsidR="0017533E" w:rsidDel="00B4759B">
          <w:rPr>
            <w:rFonts w:ascii="Arial" w:eastAsia="Times New Roman" w:hAnsi="Arial" w:cs="Arial"/>
            <w:color w:val="000000" w:themeColor="text1"/>
            <w:lang w:eastAsia="en-GB"/>
          </w:rPr>
          <w:delText xml:space="preserve">limit ourselves to </w:delText>
        </w:r>
        <w:r w:rsidR="00E63F00" w:rsidRPr="00D61CE1" w:rsidDel="00B4759B">
          <w:rPr>
            <w:rFonts w:ascii="Arial" w:eastAsia="Times New Roman" w:hAnsi="Arial" w:cs="Arial"/>
            <w:color w:val="000000" w:themeColor="text1"/>
            <w:lang w:eastAsia="en-GB"/>
          </w:rPr>
          <w:delText xml:space="preserve">qualitative </w:delText>
        </w:r>
        <w:r w:rsidR="0017533E" w:rsidDel="00B4759B">
          <w:rPr>
            <w:rFonts w:ascii="Arial" w:eastAsia="Times New Roman" w:hAnsi="Arial" w:cs="Arial"/>
            <w:color w:val="000000" w:themeColor="text1"/>
            <w:lang w:eastAsia="en-GB"/>
          </w:rPr>
          <w:delText xml:space="preserve">rather than statistical </w:delText>
        </w:r>
        <w:r w:rsidR="00E63F00" w:rsidRPr="00D61CE1" w:rsidDel="00B4759B">
          <w:rPr>
            <w:rFonts w:ascii="Arial" w:eastAsia="Times New Roman" w:hAnsi="Arial" w:cs="Arial"/>
            <w:color w:val="000000" w:themeColor="text1"/>
            <w:lang w:eastAsia="en-GB"/>
          </w:rPr>
          <w:delText xml:space="preserve">comparisons </w:delText>
        </w:r>
        <w:r w:rsidR="0017533E" w:rsidDel="00B4759B">
          <w:rPr>
            <w:rFonts w:ascii="Arial" w:eastAsia="Times New Roman" w:hAnsi="Arial" w:cs="Arial"/>
            <w:color w:val="000000" w:themeColor="text1"/>
            <w:lang w:eastAsia="en-GB"/>
          </w:rPr>
          <w:delText>with the ideal observer. W</w:delText>
        </w:r>
        <w:r w:rsidR="003C022C" w:rsidRPr="00D61CE1" w:rsidDel="00B4759B">
          <w:rPr>
            <w:rFonts w:ascii="Arial" w:eastAsia="Times New Roman" w:hAnsi="Arial" w:cs="Arial"/>
            <w:color w:val="000000" w:themeColor="text1"/>
            <w:lang w:eastAsia="en-GB"/>
          </w:rPr>
          <w:delText xml:space="preserve">e implemented the same analyses </w:delText>
        </w:r>
        <w:r w:rsidR="0017533E" w:rsidDel="00B4759B">
          <w:rPr>
            <w:rFonts w:ascii="Arial" w:eastAsia="Times New Roman" w:hAnsi="Arial" w:cs="Arial"/>
            <w:color w:val="000000" w:themeColor="text1"/>
            <w:lang w:eastAsia="en-GB"/>
          </w:rPr>
          <w:delText>from</w:delText>
        </w:r>
        <w:r w:rsidR="003C022C" w:rsidRPr="00D61CE1" w:rsidDel="00B4759B">
          <w:rPr>
            <w:rFonts w:ascii="Arial" w:eastAsia="Times New Roman" w:hAnsi="Arial" w:cs="Arial"/>
            <w:color w:val="000000" w:themeColor="text1"/>
            <w:lang w:eastAsia="en-GB"/>
          </w:rPr>
          <w:delText xml:space="preserve"> Experiment 1 </w:delText>
        </w:r>
        <w:r w:rsidR="0017533E" w:rsidDel="00B4759B">
          <w:rPr>
            <w:rFonts w:ascii="Arial" w:eastAsia="Times New Roman" w:hAnsi="Arial" w:cs="Arial"/>
            <w:color w:val="000000" w:themeColor="text1"/>
            <w:lang w:eastAsia="en-GB"/>
          </w:rPr>
          <w:delText>involving</w:delText>
        </w:r>
        <w:r w:rsidR="003C022C" w:rsidRPr="00D61CE1" w:rsidDel="00B4759B">
          <w:rPr>
            <w:rFonts w:ascii="Arial" w:eastAsia="Times New Roman" w:hAnsi="Arial" w:cs="Arial"/>
            <w:color w:val="000000" w:themeColor="text1"/>
            <w:lang w:eastAsia="en-GB"/>
          </w:rPr>
          <w:delText xml:space="preserve"> </w:delText>
        </w:r>
      </w:del>
      <w:r w:rsidR="003C022C" w:rsidRPr="00D61CE1">
        <w:rPr>
          <w:rFonts w:ascii="Arial" w:eastAsia="Times New Roman" w:hAnsi="Arial" w:cs="Arial"/>
          <w:color w:val="000000" w:themeColor="text1"/>
          <w:lang w:eastAsia="en-GB"/>
        </w:rPr>
        <w:t>Preceding Context and Proportion Guilt Context</w:t>
      </w:r>
      <w:r w:rsidR="00E63F00" w:rsidRPr="00D61CE1">
        <w:rPr>
          <w:rFonts w:ascii="Arial" w:eastAsia="Times New Roman" w:hAnsi="Arial" w:cs="Arial"/>
          <w:color w:val="000000" w:themeColor="text1"/>
          <w:lang w:eastAsia="en-GB"/>
        </w:rPr>
        <w:t>.</w:t>
      </w:r>
      <w:ins w:id="1108" w:author="Furl, Nicholas" w:date="2024-10-03T16:55:00Z" w16du:dateUtc="2024-10-03T15:55:00Z">
        <w:r w:rsidR="00EF6247" w:rsidRPr="00EF6247">
          <w:rPr>
            <w:rFonts w:ascii="Arial" w:eastAsia="Times New Roman" w:hAnsi="Arial" w:cs="Arial"/>
            <w:color w:val="000000" w:themeColor="text1"/>
            <w:lang w:eastAsia="en-GB"/>
          </w:rPr>
          <w:t xml:space="preserve"> </w:t>
        </w:r>
        <w:r w:rsidR="00EF6247">
          <w:rPr>
            <w:rFonts w:ascii="Arial" w:eastAsia="Times New Roman" w:hAnsi="Arial" w:cs="Arial"/>
            <w:color w:val="000000" w:themeColor="text1"/>
            <w:lang w:eastAsia="en-GB"/>
          </w:rPr>
          <w:t xml:space="preserve">Data and analysis code are available at </w:t>
        </w:r>
        <w:r w:rsidR="00EF6247">
          <w:rPr>
            <w:rFonts w:ascii="Arial" w:eastAsia="Times New Roman" w:hAnsi="Arial" w:cs="Arial"/>
            <w:color w:val="000000" w:themeColor="text1"/>
            <w:lang w:eastAsia="en-GB"/>
          </w:rPr>
          <w:fldChar w:fldCharType="begin"/>
        </w:r>
        <w:r w:rsidR="00EF6247">
          <w:rPr>
            <w:rFonts w:ascii="Arial" w:eastAsia="Times New Roman" w:hAnsi="Arial" w:cs="Arial"/>
            <w:color w:val="000000" w:themeColor="text1"/>
            <w:lang w:eastAsia="en-GB"/>
          </w:rPr>
          <w:instrText>HYPERLINK "</w:instrText>
        </w:r>
        <w:r w:rsidR="00EF6247" w:rsidRPr="00040587">
          <w:rPr>
            <w:rFonts w:ascii="Arial" w:eastAsia="Times New Roman" w:hAnsi="Arial" w:cs="Arial"/>
            <w:color w:val="000000" w:themeColor="text1"/>
            <w:lang w:eastAsia="en-GB"/>
          </w:rPr>
          <w:instrText>https://github.com/nicholasfurl/Forensic-beads-paper-1</w:instrText>
        </w:r>
        <w:r w:rsidR="00EF6247">
          <w:rPr>
            <w:rFonts w:ascii="Arial" w:eastAsia="Times New Roman" w:hAnsi="Arial" w:cs="Arial"/>
            <w:color w:val="000000" w:themeColor="text1"/>
            <w:lang w:eastAsia="en-GB"/>
          </w:rPr>
          <w:instrText>"</w:instrText>
        </w:r>
        <w:r w:rsidR="00EF6247">
          <w:rPr>
            <w:rFonts w:ascii="Arial" w:eastAsia="Times New Roman" w:hAnsi="Arial" w:cs="Arial"/>
            <w:color w:val="000000" w:themeColor="text1"/>
            <w:lang w:eastAsia="en-GB"/>
          </w:rPr>
          <w:fldChar w:fldCharType="separate"/>
        </w:r>
        <w:r w:rsidR="00EF6247" w:rsidRPr="00361D26">
          <w:rPr>
            <w:rStyle w:val="Hyperlink"/>
            <w:rFonts w:ascii="Arial" w:eastAsia="Times New Roman" w:hAnsi="Arial" w:cs="Arial"/>
            <w:lang w:eastAsia="en-GB"/>
          </w:rPr>
          <w:t>https://github.com/nicholasfurl/Forensic-beads-paper-1</w:t>
        </w:r>
        <w:r w:rsidR="00EF6247">
          <w:rPr>
            <w:rFonts w:ascii="Arial" w:eastAsia="Times New Roman" w:hAnsi="Arial" w:cs="Arial"/>
            <w:color w:val="000000" w:themeColor="text1"/>
            <w:lang w:eastAsia="en-GB"/>
          </w:rPr>
          <w:fldChar w:fldCharType="end"/>
        </w:r>
        <w:r w:rsidR="00EF6247">
          <w:rPr>
            <w:rFonts w:ascii="Arial" w:eastAsia="Times New Roman" w:hAnsi="Arial" w:cs="Arial"/>
            <w:color w:val="000000" w:themeColor="text1"/>
            <w:lang w:eastAsia="en-GB"/>
          </w:rPr>
          <w:t>.</w:t>
        </w:r>
      </w:ins>
    </w:p>
    <w:p w14:paraId="742B9B5F" w14:textId="5FBB746D" w:rsidR="00227484" w:rsidRPr="00D61CE1" w:rsidDel="00EF6247" w:rsidRDefault="00227484" w:rsidP="00EF6247">
      <w:pPr>
        <w:spacing w:before="100" w:after="0" w:line="480" w:lineRule="auto"/>
        <w:ind w:firstLine="720"/>
        <w:rPr>
          <w:del w:id="1109" w:author="Furl, Nicholas" w:date="2024-10-03T16:55:00Z" w16du:dateUtc="2024-10-03T15:55:00Z"/>
          <w:rFonts w:ascii="Arial" w:eastAsia="Times New Roman" w:hAnsi="Arial" w:cs="Arial"/>
          <w:color w:val="000000" w:themeColor="text1"/>
          <w:lang w:eastAsia="en-GB"/>
        </w:rPr>
      </w:pPr>
      <w:del w:id="1110" w:author="Furl, Nicholas" w:date="2024-10-03T16:55:00Z" w16du:dateUtc="2024-10-03T15:55:00Z">
        <w:r w:rsidDel="00EF6247">
          <w:rPr>
            <w:rFonts w:ascii="Arial" w:eastAsia="Times New Roman" w:hAnsi="Arial" w:cs="Arial"/>
            <w:color w:val="000000" w:themeColor="text1"/>
            <w:lang w:eastAsia="en-GB"/>
          </w:rPr>
          <w:delText>Data, study materials (stimuli) and code will be uploaded to a public archive following acceptance of the manuscript for publication and will be available for sharing by email request from the corresponding author in the meantime.</w:delText>
        </w:r>
      </w:del>
    </w:p>
    <w:p w14:paraId="7DC4009C" w14:textId="77777777" w:rsidR="003C022C" w:rsidRPr="00D61CE1" w:rsidRDefault="003C022C" w:rsidP="00EF6247">
      <w:pPr>
        <w:spacing w:before="100" w:after="0" w:line="480" w:lineRule="auto"/>
        <w:ind w:firstLine="720"/>
        <w:rPr>
          <w:rFonts w:ascii="Arial" w:eastAsia="Times New Roman" w:hAnsi="Arial" w:cs="Arial"/>
          <w:color w:val="000000" w:themeColor="text1"/>
          <w:lang w:eastAsia="en-GB"/>
        </w:rPr>
      </w:pPr>
    </w:p>
    <w:p w14:paraId="244CB086" w14:textId="77777777" w:rsidR="00376F6E" w:rsidRDefault="00376F6E" w:rsidP="004F268C">
      <w:pPr>
        <w:spacing w:before="100" w:after="0" w:line="480" w:lineRule="auto"/>
        <w:rPr>
          <w:ins w:id="1111" w:author="Furl, Nicholas" w:date="2024-10-05T15:23:00Z" w16du:dateUtc="2024-10-05T14:23:00Z"/>
          <w:rFonts w:ascii="Arial" w:eastAsia="Times New Roman" w:hAnsi="Arial" w:cs="Arial"/>
          <w:b/>
          <w:bCs/>
          <w:color w:val="000000" w:themeColor="text1"/>
          <w:lang w:eastAsia="en-GB"/>
        </w:rPr>
      </w:pPr>
    </w:p>
    <w:p w14:paraId="553F370F" w14:textId="430EA7EB" w:rsidR="004E09F5" w:rsidRPr="00D61CE1" w:rsidRDefault="00F17B78" w:rsidP="004F268C">
      <w:pPr>
        <w:spacing w:before="100" w:after="0" w:line="480" w:lineRule="auto"/>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lastRenderedPageBreak/>
        <w:t>Results</w:t>
      </w:r>
    </w:p>
    <w:p w14:paraId="197233EB" w14:textId="1A37EA95" w:rsidR="00407202" w:rsidRPr="00D61CE1" w:rsidRDefault="00407202" w:rsidP="00407202">
      <w:pPr>
        <w:spacing w:before="100" w:after="0" w:line="480" w:lineRule="auto"/>
        <w:rPr>
          <w:rFonts w:ascii="Arial" w:eastAsia="Times New Roman" w:hAnsi="Arial" w:cs="Arial"/>
          <w:i/>
          <w:color w:val="000000" w:themeColor="text1"/>
          <w:lang w:eastAsia="en-GB"/>
        </w:rPr>
      </w:pPr>
      <w:r w:rsidRPr="00D61CE1">
        <w:rPr>
          <w:rFonts w:ascii="Arial" w:eastAsia="Times New Roman" w:hAnsi="Arial" w:cs="Arial"/>
          <w:i/>
          <w:color w:val="000000" w:themeColor="text1"/>
          <w:lang w:eastAsia="en-GB"/>
        </w:rPr>
        <w:t>Basic data features of Probability and Adjustment</w:t>
      </w:r>
    </w:p>
    <w:p w14:paraId="0374E1DA" w14:textId="465D668C" w:rsidR="00407202" w:rsidRPr="00D61CE1" w:rsidRDefault="00402BB6" w:rsidP="0022279E">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As in Experiment 1 </w:t>
      </w:r>
      <w:r w:rsidRPr="00D61CE1">
        <w:rPr>
          <w:rFonts w:ascii="Arial" w:eastAsia="Times New Roman" w:hAnsi="Arial" w:cs="Arial"/>
          <w:color w:val="000000" w:themeColor="text1"/>
          <w:lang w:eastAsia="en-GB"/>
        </w:rPr>
        <w:t>(Figure 1</w:t>
      </w:r>
      <w:del w:id="1112" w:author="Furl, Nicholas" w:date="2024-10-05T14:23:00Z" w16du:dateUtc="2024-10-05T13:23:00Z">
        <w:r w:rsidRPr="00D61CE1" w:rsidDel="00906C28">
          <w:rPr>
            <w:rFonts w:ascii="Arial" w:eastAsia="Times New Roman" w:hAnsi="Arial" w:cs="Arial"/>
            <w:color w:val="000000" w:themeColor="text1"/>
            <w:lang w:eastAsia="en-GB"/>
          </w:rPr>
          <w:delText>, upper panels</w:delText>
        </w:r>
      </w:del>
      <w:r w:rsidRPr="00D61CE1">
        <w:rPr>
          <w:rFonts w:ascii="Arial" w:eastAsia="Times New Roman" w:hAnsi="Arial" w:cs="Arial"/>
          <w:color w:val="000000" w:themeColor="text1"/>
          <w:lang w:eastAsia="en-GB"/>
        </w:rPr>
        <w:t>)</w:t>
      </w:r>
      <w:r>
        <w:rPr>
          <w:rFonts w:ascii="Arial" w:eastAsia="Times New Roman" w:hAnsi="Arial" w:cs="Arial"/>
          <w:color w:val="000000" w:themeColor="text1"/>
          <w:lang w:eastAsia="en-GB"/>
        </w:rPr>
        <w:t xml:space="preserve">, </w:t>
      </w:r>
      <w:del w:id="1113" w:author="Furl, Nicholas" w:date="2024-10-03T16:56:00Z" w16du:dateUtc="2024-10-03T15:56:00Z">
        <w:r w:rsidR="004E09F5" w:rsidRPr="00D61CE1" w:rsidDel="00934C8B">
          <w:rPr>
            <w:rFonts w:ascii="Arial" w:eastAsia="Times New Roman" w:hAnsi="Arial" w:cs="Arial"/>
            <w:color w:val="000000" w:themeColor="text1"/>
            <w:lang w:eastAsia="en-GB"/>
          </w:rPr>
          <w:delText xml:space="preserve">ideal observer </w:delText>
        </w:r>
        <w:r w:rsidR="00AF0AF6" w:rsidDel="00934C8B">
          <w:rPr>
            <w:rFonts w:ascii="Arial" w:eastAsia="Times New Roman" w:hAnsi="Arial" w:cs="Arial"/>
            <w:color w:val="000000" w:themeColor="text1"/>
            <w:lang w:eastAsia="en-GB"/>
          </w:rPr>
          <w:delText xml:space="preserve">and </w:delText>
        </w:r>
      </w:del>
      <w:r w:rsidR="00AF0AF6">
        <w:rPr>
          <w:rFonts w:ascii="Arial" w:eastAsia="Times New Roman" w:hAnsi="Arial" w:cs="Arial"/>
          <w:color w:val="000000" w:themeColor="text1"/>
          <w:lang w:eastAsia="en-GB"/>
        </w:rPr>
        <w:t xml:space="preserve">participant </w:t>
      </w:r>
      <w:r>
        <w:rPr>
          <w:rFonts w:ascii="Arial" w:eastAsia="Times New Roman" w:hAnsi="Arial" w:cs="Arial"/>
          <w:color w:val="000000" w:themeColor="text1"/>
          <w:lang w:eastAsia="en-GB"/>
        </w:rPr>
        <w:t xml:space="preserve">probability </w:t>
      </w:r>
      <w:r w:rsidRPr="00D61CE1">
        <w:rPr>
          <w:rFonts w:ascii="Arial" w:eastAsia="Times New Roman" w:hAnsi="Arial" w:cs="Arial"/>
          <w:color w:val="000000" w:themeColor="text1"/>
          <w:lang w:eastAsia="en-GB"/>
        </w:rPr>
        <w:t xml:space="preserve">(Figure </w:t>
      </w:r>
      <w:ins w:id="1114" w:author="Furl, Nicholas" w:date="2024-10-05T14:18:00Z" w16du:dateUtc="2024-10-05T13:18:00Z">
        <w:r w:rsidR="00B90C79">
          <w:rPr>
            <w:rFonts w:ascii="Arial" w:eastAsia="Times New Roman" w:hAnsi="Arial" w:cs="Arial"/>
            <w:color w:val="000000" w:themeColor="text1"/>
            <w:lang w:eastAsia="en-GB"/>
          </w:rPr>
          <w:t>3</w:t>
        </w:r>
      </w:ins>
      <w:del w:id="1115" w:author="Furl, Nicholas" w:date="2024-10-05T14:18:00Z" w16du:dateUtc="2024-10-05T13:18:00Z">
        <w:r w:rsidRPr="00D61CE1" w:rsidDel="00B90C79">
          <w:rPr>
            <w:rFonts w:ascii="Arial" w:eastAsia="Times New Roman" w:hAnsi="Arial" w:cs="Arial"/>
            <w:color w:val="000000" w:themeColor="text1"/>
            <w:lang w:eastAsia="en-GB"/>
          </w:rPr>
          <w:delText>2</w:delText>
        </w:r>
      </w:del>
      <w:del w:id="1116" w:author="Furl, Nicholas" w:date="2024-10-05T14:23:00Z" w16du:dateUtc="2024-10-05T13:23:00Z">
        <w:r w:rsidRPr="00D61CE1" w:rsidDel="00906C28">
          <w:rPr>
            <w:rFonts w:ascii="Arial" w:eastAsia="Times New Roman" w:hAnsi="Arial" w:cs="Arial"/>
            <w:color w:val="000000" w:themeColor="text1"/>
            <w:lang w:eastAsia="en-GB"/>
          </w:rPr>
          <w:delText>, upper panels</w:delText>
        </w:r>
      </w:del>
      <w:r w:rsidRPr="00D61CE1">
        <w:rPr>
          <w:rFonts w:ascii="Arial" w:eastAsia="Times New Roman" w:hAnsi="Arial" w:cs="Arial"/>
          <w:color w:val="000000" w:themeColor="text1"/>
          <w:lang w:eastAsia="en-GB"/>
        </w:rPr>
        <w:t>)</w:t>
      </w:r>
      <w:r>
        <w:rPr>
          <w:rFonts w:ascii="Arial" w:eastAsia="Times New Roman" w:hAnsi="Arial" w:cs="Arial"/>
          <w:color w:val="000000" w:themeColor="text1"/>
          <w:lang w:eastAsia="en-GB"/>
        </w:rPr>
        <w:t xml:space="preserve"> </w:t>
      </w:r>
      <w:r w:rsidR="00AF0AF6">
        <w:rPr>
          <w:rFonts w:ascii="Arial" w:eastAsia="Times New Roman" w:hAnsi="Arial" w:cs="Arial"/>
          <w:color w:val="000000" w:themeColor="text1"/>
          <w:lang w:eastAsia="en-GB"/>
        </w:rPr>
        <w:t>approximated</w:t>
      </w:r>
      <w:r w:rsidR="004E09F5" w:rsidRPr="00D61CE1">
        <w:rPr>
          <w:rFonts w:ascii="Arial" w:eastAsia="Times New Roman" w:hAnsi="Arial" w:cs="Arial"/>
          <w:color w:val="000000" w:themeColor="text1"/>
          <w:lang w:eastAsia="en-GB"/>
        </w:rPr>
        <w:t xml:space="preserve"> </w:t>
      </w:r>
      <w:del w:id="1117" w:author="Furl, Nicholas" w:date="2024-10-05T14:18:00Z" w16du:dateUtc="2024-10-05T13:18:00Z">
        <w:r w:rsidR="004E09F5" w:rsidRPr="00D61CE1" w:rsidDel="00483F14">
          <w:rPr>
            <w:rFonts w:ascii="Arial" w:eastAsia="Times New Roman" w:hAnsi="Arial" w:cs="Arial"/>
            <w:color w:val="000000" w:themeColor="text1"/>
            <w:lang w:eastAsia="en-GB"/>
          </w:rPr>
          <w:delText>0.5</w:delText>
        </w:r>
      </w:del>
      <w:ins w:id="1118" w:author="Furl, Nicholas" w:date="2024-10-05T14:18:00Z" w16du:dateUtc="2024-10-05T13:18:00Z">
        <w:r w:rsidR="00483F14">
          <w:rPr>
            <w:rFonts w:ascii="Arial" w:eastAsia="Times New Roman" w:hAnsi="Arial" w:cs="Arial"/>
            <w:color w:val="000000" w:themeColor="text1"/>
            <w:lang w:eastAsia="en-GB"/>
          </w:rPr>
          <w:t>50%</w:t>
        </w:r>
      </w:ins>
      <w:r w:rsidR="004E09F5" w:rsidRPr="00D61CE1">
        <w:rPr>
          <w:rFonts w:ascii="Arial" w:eastAsia="Times New Roman" w:hAnsi="Arial" w:cs="Arial"/>
          <w:color w:val="000000" w:themeColor="text1"/>
          <w:lang w:eastAsia="en-GB"/>
        </w:rPr>
        <w:t xml:space="preserve"> </w:t>
      </w:r>
      <w:ins w:id="1119" w:author="Furl, Nicholas" w:date="2024-10-05T14:23:00Z" w16du:dateUtc="2024-10-05T13:23:00Z">
        <w:r w:rsidR="00D32119">
          <w:rPr>
            <w:rFonts w:ascii="Arial" w:eastAsia="Times New Roman" w:hAnsi="Arial" w:cs="Arial"/>
            <w:color w:val="000000" w:themeColor="text1"/>
            <w:lang w:eastAsia="en-GB"/>
          </w:rPr>
          <w:t xml:space="preserve">on average </w:t>
        </w:r>
      </w:ins>
      <w:r>
        <w:rPr>
          <w:rFonts w:ascii="Arial" w:eastAsia="Times New Roman" w:hAnsi="Arial" w:cs="Arial"/>
          <w:color w:val="000000" w:themeColor="text1"/>
          <w:lang w:eastAsia="en-GB"/>
        </w:rPr>
        <w:t>at</w:t>
      </w:r>
      <w:r w:rsidR="004E09F5" w:rsidRPr="00D61CE1">
        <w:rPr>
          <w:rFonts w:ascii="Arial" w:eastAsia="Times New Roman" w:hAnsi="Arial" w:cs="Arial"/>
          <w:color w:val="000000" w:themeColor="text1"/>
          <w:lang w:eastAsia="en-GB"/>
        </w:rPr>
        <w:t xml:space="preserve"> positi</w:t>
      </w:r>
      <w:r>
        <w:rPr>
          <w:rFonts w:ascii="Arial" w:eastAsia="Times New Roman" w:hAnsi="Arial" w:cs="Arial"/>
          <w:color w:val="000000" w:themeColor="text1"/>
          <w:lang w:eastAsia="en-GB"/>
        </w:rPr>
        <w:t>on 0</w:t>
      </w:r>
      <w:r w:rsidR="00AF0EE9">
        <w:rPr>
          <w:rFonts w:ascii="Arial" w:eastAsia="Times New Roman" w:hAnsi="Arial" w:cs="Arial"/>
          <w:color w:val="000000" w:themeColor="text1"/>
          <w:lang w:eastAsia="en-GB"/>
        </w:rPr>
        <w:t>. Probabilities i</w:t>
      </w:r>
      <w:r w:rsidR="004E09F5" w:rsidRPr="00D61CE1">
        <w:rPr>
          <w:rFonts w:ascii="Arial" w:eastAsia="Times New Roman" w:hAnsi="Arial" w:cs="Arial"/>
          <w:color w:val="000000" w:themeColor="text1"/>
          <w:lang w:eastAsia="en-GB"/>
        </w:rPr>
        <w:t xml:space="preserve">n </w:t>
      </w:r>
      <w:r w:rsidR="00570639" w:rsidRPr="00D61CE1">
        <w:rPr>
          <w:rFonts w:ascii="Arial" w:eastAsia="Times New Roman" w:hAnsi="Arial" w:cs="Arial"/>
          <w:color w:val="000000" w:themeColor="text1"/>
          <w:lang w:eastAsia="en-GB"/>
        </w:rPr>
        <w:t>guilt sequences</w:t>
      </w:r>
      <w:r w:rsidR="00AF0EE9">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climbed</w:t>
      </w:r>
      <w:r w:rsidR="00456D79">
        <w:rPr>
          <w:rFonts w:ascii="Arial" w:eastAsia="Times New Roman" w:hAnsi="Arial" w:cs="Arial"/>
          <w:color w:val="000000" w:themeColor="text1"/>
          <w:lang w:eastAsia="en-GB"/>
        </w:rPr>
        <w:t xml:space="preserve"> </w:t>
      </w:r>
      <w:ins w:id="1120" w:author="Furl, Nicholas" w:date="2024-10-03T16:56:00Z" w16du:dateUtc="2024-10-03T15:56:00Z">
        <w:r w:rsidR="00934C8B">
          <w:rPr>
            <w:rFonts w:ascii="Arial" w:eastAsia="Times New Roman" w:hAnsi="Arial" w:cs="Arial"/>
            <w:color w:val="000000" w:themeColor="text1"/>
            <w:lang w:eastAsia="en-GB"/>
          </w:rPr>
          <w:t>modest</w:t>
        </w:r>
      </w:ins>
      <w:ins w:id="1121" w:author="Furl, Nicholas" w:date="2024-10-03T16:57:00Z" w16du:dateUtc="2024-10-03T15:57:00Z">
        <w:r w:rsidR="00934C8B">
          <w:rPr>
            <w:rFonts w:ascii="Arial" w:eastAsia="Times New Roman" w:hAnsi="Arial" w:cs="Arial"/>
            <w:color w:val="000000" w:themeColor="text1"/>
            <w:lang w:eastAsia="en-GB"/>
          </w:rPr>
          <w:t xml:space="preserve">ly </w:t>
        </w:r>
      </w:ins>
      <w:r w:rsidR="00456D79">
        <w:rPr>
          <w:rFonts w:ascii="Arial" w:eastAsia="Times New Roman" w:hAnsi="Arial" w:cs="Arial"/>
          <w:color w:val="000000" w:themeColor="text1"/>
          <w:lang w:eastAsia="en-GB"/>
        </w:rPr>
        <w:t>towards guilt</w:t>
      </w:r>
      <w:r w:rsidR="004E09F5" w:rsidRPr="00D61CE1">
        <w:rPr>
          <w:rFonts w:ascii="Arial" w:eastAsia="Times New Roman" w:hAnsi="Arial" w:cs="Arial"/>
          <w:color w:val="000000" w:themeColor="text1"/>
          <w:lang w:eastAsia="en-GB"/>
        </w:rPr>
        <w:t xml:space="preserve"> while, in innocent </w:t>
      </w:r>
      <w:r w:rsidR="00570639" w:rsidRPr="00D61CE1">
        <w:rPr>
          <w:rFonts w:ascii="Arial" w:eastAsia="Times New Roman" w:hAnsi="Arial" w:cs="Arial"/>
          <w:color w:val="000000" w:themeColor="text1"/>
          <w:lang w:eastAsia="en-GB"/>
        </w:rPr>
        <w:t>sequences</w:t>
      </w:r>
      <w:r>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they fell</w:t>
      </w:r>
      <w:r w:rsidR="004E09F5" w:rsidRPr="00D61CE1">
        <w:rPr>
          <w:rFonts w:ascii="Arial" w:eastAsia="Times New Roman" w:hAnsi="Arial" w:cs="Arial"/>
          <w:color w:val="000000" w:themeColor="text1"/>
          <w:lang w:eastAsia="en-GB"/>
        </w:rPr>
        <w:t xml:space="preserve">. </w:t>
      </w:r>
      <w:r w:rsidR="00AD669B">
        <w:rPr>
          <w:rFonts w:ascii="Arial" w:eastAsia="Times New Roman" w:hAnsi="Arial" w:cs="Arial"/>
          <w:color w:val="000000" w:themeColor="text1"/>
          <w:lang w:eastAsia="en-GB"/>
        </w:rPr>
        <w:t>Consistent with this, t</w:t>
      </w:r>
      <w:r w:rsidR="003854D1" w:rsidRPr="00D61CE1">
        <w:rPr>
          <w:rFonts w:ascii="Arial" w:eastAsia="Times New Roman" w:hAnsi="Arial" w:cs="Arial"/>
          <w:color w:val="000000" w:themeColor="text1"/>
          <w:lang w:eastAsia="en-GB"/>
        </w:rPr>
        <w:t xml:space="preserve">he </w:t>
      </w:r>
      <w:del w:id="1122" w:author="Furl, Nicholas" w:date="2024-10-03T16:57:00Z" w16du:dateUtc="2024-10-03T15:57:00Z">
        <w:r w:rsidR="003854D1" w:rsidRPr="00D61CE1" w:rsidDel="00934C8B">
          <w:rPr>
            <w:rFonts w:ascii="Arial" w:eastAsia="Times New Roman" w:hAnsi="Arial" w:cs="Arial"/>
            <w:color w:val="000000" w:themeColor="text1"/>
            <w:lang w:eastAsia="en-GB"/>
          </w:rPr>
          <w:delText xml:space="preserve">Participant </w:delText>
        </w:r>
      </w:del>
      <w:r w:rsidR="003854D1" w:rsidRPr="00D61CE1">
        <w:rPr>
          <w:rFonts w:ascii="Arial" w:eastAsia="Times New Roman" w:hAnsi="Arial" w:cs="Arial"/>
          <w:color w:val="000000" w:themeColor="text1"/>
          <w:lang w:eastAsia="en-GB"/>
        </w:rPr>
        <w:t>Probability Analysis</w:t>
      </w:r>
      <w:r w:rsidR="00AF0AF6">
        <w:rPr>
          <w:rFonts w:ascii="Arial" w:eastAsia="Times New Roman" w:hAnsi="Arial" w:cs="Arial"/>
          <w:color w:val="000000" w:themeColor="text1"/>
          <w:lang w:eastAsia="en-GB"/>
        </w:rPr>
        <w:t xml:space="preserve"> </w:t>
      </w:r>
      <w:r w:rsidR="00AD669B">
        <w:rPr>
          <w:rFonts w:ascii="Arial" w:eastAsia="Times New Roman" w:hAnsi="Arial" w:cs="Arial"/>
          <w:color w:val="000000" w:themeColor="text1"/>
          <w:lang w:eastAsia="en-GB"/>
        </w:rPr>
        <w:t>showed</w:t>
      </w:r>
      <w:r w:rsidR="00AF0AF6">
        <w:rPr>
          <w:rFonts w:ascii="Arial" w:eastAsia="Times New Roman" w:hAnsi="Arial" w:cs="Arial"/>
          <w:color w:val="000000" w:themeColor="text1"/>
          <w:lang w:eastAsia="en-GB"/>
        </w:rPr>
        <w:t xml:space="preserve"> a</w:t>
      </w:r>
      <w:r w:rsidR="004E09F5" w:rsidRPr="00D61CE1">
        <w:rPr>
          <w:rFonts w:ascii="Arial" w:eastAsia="Times New Roman" w:hAnsi="Arial" w:cs="Arial"/>
          <w:color w:val="000000" w:themeColor="text1"/>
          <w:lang w:eastAsia="en-GB"/>
        </w:rPr>
        <w:t xml:space="preserve"> Sequence Position × </w:t>
      </w:r>
      <w:r w:rsidR="00E75BC1" w:rsidRPr="00D61CE1">
        <w:rPr>
          <w:rFonts w:ascii="Arial" w:eastAsia="Times New Roman" w:hAnsi="Arial" w:cs="Arial"/>
          <w:color w:val="000000" w:themeColor="text1"/>
          <w:lang w:eastAsia="en-GB"/>
        </w:rPr>
        <w:t>Guilt Sequence</w:t>
      </w:r>
      <w:r w:rsidR="004E09F5" w:rsidRPr="00D61CE1">
        <w:rPr>
          <w:rFonts w:ascii="Arial" w:eastAsia="Times New Roman" w:hAnsi="Arial" w:cs="Arial"/>
          <w:color w:val="000000" w:themeColor="text1"/>
          <w:lang w:eastAsia="en-GB"/>
        </w:rPr>
        <w:t xml:space="preserve"> </w:t>
      </w:r>
      <w:del w:id="1123" w:author="Furl, Nicholas" w:date="2024-10-05T15:23:00Z" w16du:dateUtc="2024-10-05T14:23:00Z">
        <w:r w:rsidR="004E09F5" w:rsidRPr="00D61CE1" w:rsidDel="00376F6E">
          <w:rPr>
            <w:rFonts w:ascii="Arial" w:eastAsia="Times New Roman" w:hAnsi="Arial" w:cs="Arial"/>
            <w:color w:val="000000" w:themeColor="text1"/>
            <w:lang w:eastAsia="en-GB"/>
          </w:rPr>
          <w:delText xml:space="preserve">interaction  </w:delText>
        </w:r>
        <w:r w:rsidR="004E09F5" w:rsidRPr="00D61CE1" w:rsidDel="00376F6E">
          <w:rPr>
            <w:rFonts w:ascii="Arial" w:eastAsia="Times New Roman" w:hAnsi="Arial" w:cs="Arial"/>
            <w:i/>
            <w:iCs/>
            <w:color w:val="000000" w:themeColor="text1"/>
            <w:lang w:eastAsia="en-GB"/>
          </w:rPr>
          <w:delText>F</w:delText>
        </w:r>
      </w:del>
      <w:ins w:id="1124" w:author="Furl, Nicholas" w:date="2024-10-05T15:23:00Z" w16du:dateUtc="2024-10-05T14:23:00Z">
        <w:r w:rsidR="00376F6E" w:rsidRPr="00D61CE1">
          <w:rPr>
            <w:rFonts w:ascii="Arial" w:eastAsia="Times New Roman" w:hAnsi="Arial" w:cs="Arial"/>
            <w:color w:val="000000" w:themeColor="text1"/>
            <w:lang w:eastAsia="en-GB"/>
          </w:rPr>
          <w:t xml:space="preserve">interaction </w:t>
        </w:r>
        <w:r w:rsidR="00376F6E" w:rsidRPr="00376F6E">
          <w:rPr>
            <w:rFonts w:ascii="Arial" w:eastAsia="Times New Roman" w:hAnsi="Arial" w:cs="Arial"/>
            <w:i/>
            <w:iCs/>
            <w:color w:val="000000" w:themeColor="text1"/>
            <w:lang w:eastAsia="en-GB"/>
            <w:rPrChange w:id="1125" w:author="Furl, Nicholas" w:date="2024-10-05T15:23:00Z" w16du:dateUtc="2024-10-05T14:23:00Z">
              <w:rPr>
                <w:rFonts w:ascii="Arial" w:eastAsia="Times New Roman" w:hAnsi="Arial" w:cs="Arial"/>
                <w:color w:val="000000" w:themeColor="text1"/>
                <w:lang w:eastAsia="en-GB"/>
              </w:rPr>
            </w:rPrChange>
          </w:rPr>
          <w:t>F</w:t>
        </w:r>
      </w:ins>
      <w:r w:rsidR="004E09F5" w:rsidRPr="00D61CE1">
        <w:rPr>
          <w:rFonts w:ascii="Arial" w:eastAsia="Times New Roman" w:hAnsi="Arial" w:cs="Arial"/>
          <w:color w:val="000000" w:themeColor="text1"/>
          <w:lang w:eastAsia="en-GB"/>
        </w:rPr>
        <w:t xml:space="preserve">(1, 1030) = 34.89, </w:t>
      </w:r>
      <w:r w:rsidR="004E09F5" w:rsidRPr="00D61CE1">
        <w:rPr>
          <w:rFonts w:ascii="Arial" w:eastAsia="Times New Roman" w:hAnsi="Arial" w:cs="Arial"/>
          <w:i/>
          <w:iCs/>
          <w:color w:val="000000" w:themeColor="text1"/>
          <w:lang w:eastAsia="en-GB"/>
        </w:rPr>
        <w:t>p</w:t>
      </w:r>
      <w:r w:rsidR="004E09F5" w:rsidRPr="00D61CE1">
        <w:rPr>
          <w:rFonts w:ascii="Arial" w:eastAsia="Times New Roman" w:hAnsi="Arial" w:cs="Arial"/>
          <w:color w:val="000000" w:themeColor="text1"/>
          <w:lang w:eastAsia="en-GB"/>
        </w:rPr>
        <w:t xml:space="preserve"> &lt; .001,</w:t>
      </w:r>
      <w:r w:rsidR="0022279E" w:rsidRPr="00D61CE1">
        <w:rPr>
          <w:rFonts w:ascii="Arial" w:eastAsia="Times New Roman" w:hAnsi="Arial" w:cs="Arial"/>
          <w:i/>
          <w:iCs/>
          <w:color w:val="000000" w:themeColor="text1"/>
          <w:lang w:eastAsia="en-GB"/>
        </w:rPr>
        <w:t xml:space="preserve"> η</w:t>
      </w:r>
      <w:r w:rsidR="0022279E" w:rsidRPr="00D61CE1">
        <w:rPr>
          <w:rFonts w:ascii="Arial" w:eastAsia="Times New Roman" w:hAnsi="Arial" w:cs="Arial"/>
          <w:i/>
          <w:iCs/>
          <w:color w:val="000000" w:themeColor="text1"/>
          <w:vertAlign w:val="subscript"/>
          <w:lang w:eastAsia="en-GB"/>
        </w:rPr>
        <w:t>p</w:t>
      </w:r>
      <w:r w:rsidR="0022279E" w:rsidRPr="00D61CE1">
        <w:rPr>
          <w:rFonts w:ascii="Arial" w:eastAsia="Times New Roman" w:hAnsi="Arial" w:cs="Arial"/>
          <w:i/>
          <w:iCs/>
          <w:color w:val="000000" w:themeColor="text1"/>
          <w:vertAlign w:val="superscript"/>
          <w:lang w:eastAsia="en-GB"/>
        </w:rPr>
        <w:t>2</w:t>
      </w:r>
      <w:r w:rsidR="0022279E" w:rsidRPr="00D61CE1">
        <w:rPr>
          <w:rFonts w:ascii="Arial" w:eastAsia="Times New Roman" w:hAnsi="Arial" w:cs="Arial"/>
          <w:i/>
          <w:iCs/>
          <w:color w:val="000000" w:themeColor="text1"/>
          <w:lang w:eastAsia="en-GB"/>
        </w:rPr>
        <w:t xml:space="preserve"> </w:t>
      </w:r>
      <w:r w:rsidR="00E75BC1" w:rsidRPr="00D61CE1">
        <w:rPr>
          <w:rFonts w:ascii="Arial" w:eastAsia="Times New Roman" w:hAnsi="Arial" w:cs="Arial"/>
          <w:color w:val="000000" w:themeColor="text1"/>
          <w:lang w:eastAsia="en-GB"/>
        </w:rPr>
        <w:t xml:space="preserve">= .25, </w:t>
      </w:r>
      <w:r w:rsidR="00F4069D" w:rsidRPr="00D61CE1">
        <w:rPr>
          <w:rFonts w:ascii="Arial" w:eastAsia="Times New Roman" w:hAnsi="Arial" w:cs="Arial"/>
          <w:color w:val="000000" w:themeColor="text1"/>
          <w:lang w:eastAsia="en-GB"/>
        </w:rPr>
        <w:t>a</w:t>
      </w:r>
      <w:r w:rsidR="00AD669B">
        <w:rPr>
          <w:rFonts w:ascii="Arial" w:eastAsia="Times New Roman" w:hAnsi="Arial" w:cs="Arial"/>
          <w:color w:val="000000" w:themeColor="text1"/>
          <w:lang w:eastAsia="en-GB"/>
        </w:rPr>
        <w:t>nd</w:t>
      </w:r>
      <w:r w:rsidR="00F4069D" w:rsidRPr="00D61CE1">
        <w:rPr>
          <w:rFonts w:ascii="Arial" w:eastAsia="Times New Roman" w:hAnsi="Arial" w:cs="Arial"/>
          <w:color w:val="000000" w:themeColor="text1"/>
          <w:lang w:eastAsia="en-GB"/>
        </w:rPr>
        <w:t xml:space="preserve"> </w:t>
      </w:r>
      <w:r w:rsidR="00E75BC1" w:rsidRPr="00D61CE1">
        <w:rPr>
          <w:rFonts w:ascii="Arial" w:eastAsia="Times New Roman" w:hAnsi="Arial" w:cs="Arial"/>
          <w:color w:val="000000" w:themeColor="text1"/>
          <w:lang w:eastAsia="en-GB"/>
        </w:rPr>
        <w:t>main effect</w:t>
      </w:r>
      <w:r w:rsidR="00AD669B">
        <w:rPr>
          <w:rFonts w:ascii="Arial" w:eastAsia="Times New Roman" w:hAnsi="Arial" w:cs="Arial"/>
          <w:color w:val="000000" w:themeColor="text1"/>
          <w:lang w:eastAsia="en-GB"/>
        </w:rPr>
        <w:t>s</w:t>
      </w:r>
      <w:r w:rsidR="00E75BC1" w:rsidRPr="00D61CE1">
        <w:rPr>
          <w:rFonts w:ascii="Arial" w:eastAsia="Times New Roman" w:hAnsi="Arial" w:cs="Arial"/>
          <w:color w:val="000000" w:themeColor="text1"/>
          <w:lang w:eastAsia="en-GB"/>
        </w:rPr>
        <w:t xml:space="preserve"> of </w:t>
      </w:r>
      <w:r w:rsidR="00F4069D" w:rsidRPr="00D61CE1">
        <w:rPr>
          <w:rFonts w:ascii="Arial" w:eastAsia="Times New Roman" w:hAnsi="Arial" w:cs="Arial"/>
          <w:color w:val="000000" w:themeColor="text1"/>
          <w:lang w:eastAsia="en-GB"/>
        </w:rPr>
        <w:t>Guilt Sequence</w:t>
      </w:r>
      <w:r w:rsidR="00E75BC1" w:rsidRPr="00D61CE1">
        <w:rPr>
          <w:rFonts w:ascii="Arial" w:eastAsia="Times New Roman" w:hAnsi="Arial" w:cs="Arial"/>
          <w:color w:val="000000" w:themeColor="text1"/>
          <w:lang w:eastAsia="en-GB"/>
        </w:rPr>
        <w:t xml:space="preserve"> </w:t>
      </w:r>
      <w:r w:rsidR="00E75BC1" w:rsidRPr="00D61CE1">
        <w:rPr>
          <w:rFonts w:ascii="Arial" w:eastAsia="Times New Roman" w:hAnsi="Arial" w:cs="Arial"/>
          <w:i/>
          <w:iCs/>
          <w:color w:val="000000" w:themeColor="text1"/>
          <w:lang w:eastAsia="en-GB"/>
        </w:rPr>
        <w:t>F</w:t>
      </w:r>
      <w:r w:rsidR="00E75BC1" w:rsidRPr="00D61CE1">
        <w:rPr>
          <w:rFonts w:ascii="Arial" w:eastAsia="Times New Roman" w:hAnsi="Arial" w:cs="Arial"/>
          <w:color w:val="000000" w:themeColor="text1"/>
          <w:lang w:eastAsia="en-GB"/>
        </w:rPr>
        <w:t xml:space="preserve">(1, 103) = 69.8, </w:t>
      </w:r>
      <w:r w:rsidR="00E75BC1" w:rsidRPr="00D61CE1">
        <w:rPr>
          <w:rFonts w:ascii="Arial" w:eastAsia="Times New Roman" w:hAnsi="Arial" w:cs="Arial"/>
          <w:i/>
          <w:iCs/>
          <w:color w:val="000000" w:themeColor="text1"/>
          <w:lang w:eastAsia="en-GB"/>
        </w:rPr>
        <w:t>p</w:t>
      </w:r>
      <w:r w:rsidR="00E75BC1" w:rsidRPr="00D61CE1">
        <w:rPr>
          <w:rFonts w:ascii="Arial" w:eastAsia="Times New Roman" w:hAnsi="Arial" w:cs="Arial"/>
          <w:color w:val="000000" w:themeColor="text1"/>
          <w:lang w:eastAsia="en-GB"/>
        </w:rPr>
        <w:t xml:space="preserve"> &lt; .001, </w:t>
      </w:r>
      <w:r w:rsidR="00E75BC1" w:rsidRPr="00D61CE1">
        <w:rPr>
          <w:rFonts w:ascii="Arial" w:eastAsia="Times New Roman" w:hAnsi="Arial" w:cs="Arial"/>
          <w:i/>
          <w:iCs/>
          <w:color w:val="000000" w:themeColor="text1"/>
          <w:lang w:eastAsia="en-GB"/>
        </w:rPr>
        <w:t>η</w:t>
      </w:r>
      <w:r w:rsidR="00E75BC1" w:rsidRPr="00D61CE1">
        <w:rPr>
          <w:rFonts w:ascii="Arial" w:eastAsia="Times New Roman" w:hAnsi="Arial" w:cs="Arial"/>
          <w:i/>
          <w:iCs/>
          <w:color w:val="000000" w:themeColor="text1"/>
          <w:vertAlign w:val="subscript"/>
          <w:lang w:eastAsia="en-GB"/>
        </w:rPr>
        <w:t>p</w:t>
      </w:r>
      <w:r w:rsidR="00E75BC1" w:rsidRPr="00D61CE1">
        <w:rPr>
          <w:rFonts w:ascii="Arial" w:eastAsia="Times New Roman" w:hAnsi="Arial" w:cs="Arial"/>
          <w:i/>
          <w:iCs/>
          <w:color w:val="000000" w:themeColor="text1"/>
          <w:vertAlign w:val="superscript"/>
          <w:lang w:eastAsia="en-GB"/>
        </w:rPr>
        <w:t>2</w:t>
      </w:r>
      <w:r w:rsidR="00E75BC1" w:rsidRPr="00D61CE1">
        <w:rPr>
          <w:rFonts w:ascii="Arial" w:eastAsia="Times New Roman" w:hAnsi="Arial" w:cs="Arial"/>
          <w:color w:val="000000" w:themeColor="text1"/>
          <w:lang w:eastAsia="en-GB"/>
        </w:rPr>
        <w:t xml:space="preserve"> = .4 and </w:t>
      </w:r>
      <w:r w:rsidR="004E09F5" w:rsidRPr="00D61CE1">
        <w:rPr>
          <w:rFonts w:ascii="Arial" w:eastAsia="Times New Roman" w:hAnsi="Arial" w:cs="Arial"/>
          <w:color w:val="000000" w:themeColor="text1"/>
          <w:lang w:eastAsia="en-GB"/>
        </w:rPr>
        <w:t xml:space="preserve">Sequence Position </w:t>
      </w:r>
      <w:r w:rsidR="004E09F5" w:rsidRPr="00D61CE1">
        <w:rPr>
          <w:rFonts w:ascii="Arial" w:eastAsia="Times New Roman" w:hAnsi="Arial" w:cs="Arial"/>
          <w:i/>
          <w:iCs/>
          <w:color w:val="000000" w:themeColor="text1"/>
          <w:lang w:eastAsia="en-GB"/>
        </w:rPr>
        <w:t>F</w:t>
      </w:r>
      <w:r w:rsidR="004E09F5" w:rsidRPr="00D61CE1">
        <w:rPr>
          <w:rFonts w:ascii="Arial" w:eastAsia="Times New Roman" w:hAnsi="Arial" w:cs="Arial"/>
          <w:color w:val="000000" w:themeColor="text1"/>
          <w:lang w:eastAsia="en-GB"/>
        </w:rPr>
        <w:t xml:space="preserve">(10, 1030) = 16.63, </w:t>
      </w:r>
      <w:r w:rsidR="004E09F5" w:rsidRPr="00D61CE1">
        <w:rPr>
          <w:rFonts w:ascii="Arial" w:eastAsia="Times New Roman" w:hAnsi="Arial" w:cs="Arial"/>
          <w:i/>
          <w:iCs/>
          <w:color w:val="000000" w:themeColor="text1"/>
          <w:lang w:eastAsia="en-GB"/>
        </w:rPr>
        <w:t>p</w:t>
      </w:r>
      <w:r w:rsidR="004E09F5" w:rsidRPr="00D61CE1">
        <w:rPr>
          <w:rFonts w:ascii="Arial" w:eastAsia="Times New Roman" w:hAnsi="Arial" w:cs="Arial"/>
          <w:color w:val="000000" w:themeColor="text1"/>
          <w:lang w:eastAsia="en-GB"/>
        </w:rPr>
        <w:t xml:space="preserve"> &lt; .001,</w:t>
      </w:r>
      <w:r w:rsidR="0022279E" w:rsidRPr="00D61CE1">
        <w:rPr>
          <w:rFonts w:ascii="Arial" w:eastAsia="Times New Roman" w:hAnsi="Arial" w:cs="Arial"/>
          <w:color w:val="000000" w:themeColor="text1"/>
          <w:lang w:eastAsia="en-GB"/>
        </w:rPr>
        <w:t xml:space="preserve"> </w:t>
      </w:r>
      <w:r w:rsidR="0022279E" w:rsidRPr="00D61CE1">
        <w:rPr>
          <w:rFonts w:ascii="Arial" w:eastAsia="Times New Roman" w:hAnsi="Arial" w:cs="Arial"/>
          <w:i/>
          <w:iCs/>
          <w:color w:val="000000" w:themeColor="text1"/>
          <w:lang w:eastAsia="en-GB"/>
        </w:rPr>
        <w:t>η</w:t>
      </w:r>
      <w:r w:rsidR="0022279E" w:rsidRPr="00D61CE1">
        <w:rPr>
          <w:rFonts w:ascii="Arial" w:eastAsia="Times New Roman" w:hAnsi="Arial" w:cs="Arial"/>
          <w:i/>
          <w:iCs/>
          <w:color w:val="000000" w:themeColor="text1"/>
          <w:vertAlign w:val="subscript"/>
          <w:lang w:eastAsia="en-GB"/>
        </w:rPr>
        <w:t>p</w:t>
      </w:r>
      <w:r w:rsidR="0022279E" w:rsidRPr="00D61CE1">
        <w:rPr>
          <w:rFonts w:ascii="Arial" w:eastAsia="Times New Roman" w:hAnsi="Arial" w:cs="Arial"/>
          <w:i/>
          <w:iCs/>
          <w:color w:val="000000" w:themeColor="text1"/>
          <w:vertAlign w:val="superscript"/>
          <w:lang w:eastAsia="en-GB"/>
        </w:rPr>
        <w:t>2</w:t>
      </w:r>
      <w:r w:rsidR="0022279E" w:rsidRPr="00D61CE1">
        <w:rPr>
          <w:rFonts w:ascii="Arial" w:eastAsia="Times New Roman" w:hAnsi="Arial" w:cs="Arial"/>
          <w:i/>
          <w:iCs/>
          <w:color w:val="000000" w:themeColor="text1"/>
          <w:lang w:eastAsia="en-GB"/>
        </w:rPr>
        <w:t xml:space="preserve"> </w:t>
      </w:r>
      <w:r w:rsidR="00AF0AF6">
        <w:rPr>
          <w:rFonts w:ascii="Arial" w:eastAsia="Times New Roman" w:hAnsi="Arial" w:cs="Arial"/>
          <w:color w:val="000000" w:themeColor="text1"/>
          <w:lang w:eastAsia="en-GB"/>
        </w:rPr>
        <w:t>= .14. U</w:t>
      </w:r>
      <w:r w:rsidR="003F19DB" w:rsidRPr="00D61CE1">
        <w:rPr>
          <w:rFonts w:ascii="Arial" w:eastAsia="Times New Roman" w:hAnsi="Arial" w:cs="Arial"/>
          <w:color w:val="000000" w:themeColor="text1"/>
          <w:lang w:eastAsia="en-GB"/>
        </w:rPr>
        <w:t xml:space="preserve">nlike Experiment 1, </w:t>
      </w:r>
      <w:r w:rsidR="00AF0AF6" w:rsidRPr="00AF0AF6">
        <w:rPr>
          <w:rFonts w:ascii="Arial" w:eastAsia="Times New Roman" w:hAnsi="Arial" w:cs="Arial"/>
          <w:color w:val="000000" w:themeColor="text1"/>
          <w:lang w:eastAsia="en-GB"/>
        </w:rPr>
        <w:t xml:space="preserve">higher-order interactions with Suspect </w:t>
      </w:r>
      <w:r w:rsidR="008B7BE2">
        <w:rPr>
          <w:rFonts w:ascii="Arial" w:eastAsia="Times New Roman" w:hAnsi="Arial" w:cs="Arial"/>
          <w:color w:val="000000" w:themeColor="text1"/>
          <w:lang w:eastAsia="en-GB"/>
        </w:rPr>
        <w:t xml:space="preserve">(reported in next section) </w:t>
      </w:r>
      <w:r w:rsidR="00AF0AF6">
        <w:rPr>
          <w:rFonts w:ascii="Arial" w:eastAsia="Times New Roman" w:hAnsi="Arial" w:cs="Arial"/>
          <w:color w:val="000000" w:themeColor="text1"/>
          <w:lang w:eastAsia="en-GB"/>
        </w:rPr>
        <w:t xml:space="preserve">qualified </w:t>
      </w:r>
      <w:r w:rsidR="003F19DB" w:rsidRPr="00D61CE1">
        <w:rPr>
          <w:rFonts w:ascii="Arial" w:eastAsia="Times New Roman" w:hAnsi="Arial" w:cs="Arial"/>
          <w:color w:val="000000" w:themeColor="text1"/>
          <w:lang w:eastAsia="en-GB"/>
        </w:rPr>
        <w:t>these effects.</w:t>
      </w:r>
      <w:ins w:id="1126" w:author="Furl, Nicholas" w:date="2024-10-03T16:57:00Z" w16du:dateUtc="2024-10-03T15:57:00Z">
        <w:r w:rsidR="00D5203B">
          <w:rPr>
            <w:rFonts w:ascii="Arial" w:eastAsia="Times New Roman" w:hAnsi="Arial" w:cs="Arial"/>
            <w:color w:val="000000" w:themeColor="text1"/>
            <w:lang w:eastAsia="en-GB"/>
          </w:rPr>
          <w:t xml:space="preserve"> Ground truth </w:t>
        </w:r>
      </w:ins>
      <w:ins w:id="1127" w:author="Furl, Nicholas" w:date="2024-10-05T16:00:00Z" w16du:dateUtc="2024-10-05T15:00:00Z">
        <w:r w:rsidR="00D34D64">
          <w:rPr>
            <w:rFonts w:ascii="Arial" w:eastAsia="Times New Roman" w:hAnsi="Arial" w:cs="Arial"/>
            <w:color w:val="000000" w:themeColor="text1"/>
            <w:lang w:eastAsia="en-GB"/>
          </w:rPr>
          <w:t>probability</w:t>
        </w:r>
      </w:ins>
      <w:ins w:id="1128" w:author="Furl, Nicholas" w:date="2024-10-03T16:57:00Z" w16du:dateUtc="2024-10-03T15:57:00Z">
        <w:r w:rsidR="00D5203B">
          <w:rPr>
            <w:rFonts w:ascii="Arial" w:eastAsia="Times New Roman" w:hAnsi="Arial" w:cs="Arial"/>
            <w:color w:val="000000" w:themeColor="text1"/>
            <w:lang w:eastAsia="en-GB"/>
          </w:rPr>
          <w:t xml:space="preserve"> resembled participant trends, though</w:t>
        </w:r>
      </w:ins>
      <w:ins w:id="1129" w:author="Furl, Nicholas" w:date="2024-10-05T15:23:00Z" w16du:dateUtc="2024-10-05T14:23:00Z">
        <w:r w:rsidR="0038437A">
          <w:rPr>
            <w:rFonts w:ascii="Arial" w:eastAsia="Times New Roman" w:hAnsi="Arial" w:cs="Arial"/>
            <w:color w:val="000000" w:themeColor="text1"/>
            <w:lang w:eastAsia="en-GB"/>
          </w:rPr>
          <w:t xml:space="preserve"> (as in Experiment 1), participants were </w:t>
        </w:r>
      </w:ins>
      <w:ins w:id="1130" w:author="Furl, Nicholas" w:date="2024-10-05T15:24:00Z" w16du:dateUtc="2024-10-05T14:24:00Z">
        <w:r w:rsidR="0038437A">
          <w:rPr>
            <w:rFonts w:ascii="Arial" w:eastAsia="Times New Roman" w:hAnsi="Arial" w:cs="Arial"/>
            <w:color w:val="000000" w:themeColor="text1"/>
            <w:lang w:eastAsia="en-GB"/>
          </w:rPr>
          <w:t>more conservative in their use of the probability scale, showing only about 10% probability change across the sequence, compared to the ground truth computation, which changed about 50%.</w:t>
        </w:r>
      </w:ins>
    </w:p>
    <w:p w14:paraId="692FD9F2" w14:textId="77777777" w:rsidR="003F19DB" w:rsidRPr="00D61CE1" w:rsidRDefault="003F19DB" w:rsidP="0022279E">
      <w:pPr>
        <w:spacing w:before="100" w:after="0" w:line="480" w:lineRule="auto"/>
        <w:ind w:firstLine="720"/>
        <w:rPr>
          <w:rFonts w:ascii="Arial" w:eastAsia="Times New Roman" w:hAnsi="Arial" w:cs="Arial"/>
          <w:color w:val="000000" w:themeColor="text1"/>
          <w:lang w:eastAsia="en-GB"/>
        </w:rPr>
      </w:pPr>
    </w:p>
    <w:p w14:paraId="1E72EE55" w14:textId="77777777" w:rsidR="0022279E" w:rsidRPr="00D61CE1" w:rsidRDefault="0022279E">
      <w:pPr>
        <w:rPr>
          <w:rFonts w:ascii="Arial" w:eastAsia="Times New Roman" w:hAnsi="Arial" w:cs="Arial"/>
          <w:b/>
          <w:bCs/>
          <w:color w:val="000000" w:themeColor="text1"/>
          <w:lang w:eastAsia="en-GB"/>
        </w:rPr>
      </w:pPr>
      <w:r w:rsidRPr="00D61CE1">
        <w:rPr>
          <w:rFonts w:ascii="Arial" w:eastAsia="Times New Roman" w:hAnsi="Arial" w:cs="Arial"/>
          <w:b/>
          <w:bCs/>
          <w:color w:val="000000" w:themeColor="text1"/>
          <w:lang w:eastAsia="en-GB"/>
        </w:rPr>
        <w:br w:type="page"/>
      </w:r>
    </w:p>
    <w:p w14:paraId="07071FFE" w14:textId="5ACC7F45" w:rsidR="0022279E" w:rsidRPr="00D61CE1" w:rsidRDefault="00D5203B" w:rsidP="004F268C">
      <w:pPr>
        <w:spacing w:before="100" w:after="0" w:line="480" w:lineRule="auto"/>
        <w:rPr>
          <w:rFonts w:ascii="Arial" w:eastAsia="Times New Roman" w:hAnsi="Arial" w:cs="Arial"/>
          <w:color w:val="000000" w:themeColor="text1"/>
          <w:lang w:eastAsia="en-GB"/>
        </w:rPr>
      </w:pPr>
      <w:ins w:id="1131" w:author="Furl, Nicholas" w:date="2024-10-03T17:00:00Z" w16du:dateUtc="2024-10-03T16:00:00Z">
        <w:r>
          <w:rPr>
            <w:rFonts w:ascii="Arial" w:eastAsia="Times New Roman" w:hAnsi="Arial" w:cs="Arial"/>
            <w:i/>
            <w:iCs/>
            <w:noProof/>
            <w:color w:val="000000" w:themeColor="text1"/>
            <w:lang w:eastAsia="en-GB"/>
          </w:rPr>
          <w:lastRenderedPageBreak/>
          <w:drawing>
            <wp:anchor distT="0" distB="0" distL="114300" distR="114300" simplePos="0" relativeHeight="251658240" behindDoc="0" locked="0" layoutInCell="1" allowOverlap="1" wp14:anchorId="7BF82A97" wp14:editId="53F51D02">
              <wp:simplePos x="0" y="0"/>
              <wp:positionH relativeFrom="margin">
                <wp:align>left</wp:align>
              </wp:positionH>
              <wp:positionV relativeFrom="paragraph">
                <wp:posOffset>557126</wp:posOffset>
              </wp:positionV>
              <wp:extent cx="5379720" cy="6406515"/>
              <wp:effectExtent l="0" t="0" r="0" b="0"/>
              <wp:wrapTopAndBottom/>
              <wp:docPr id="340084898" name="Picture 3" descr="A group of graphs showing different types of wome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84898" name="Picture 3" descr="A group of graphs showing different types of women'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9720" cy="6406515"/>
                      </a:xfrm>
                      <a:prstGeom prst="rect">
                        <a:avLst/>
                      </a:prstGeom>
                    </pic:spPr>
                  </pic:pic>
                </a:graphicData>
              </a:graphic>
            </wp:anchor>
          </w:drawing>
        </w:r>
      </w:ins>
      <w:r w:rsidR="004E09F5" w:rsidRPr="00D61CE1">
        <w:rPr>
          <w:rFonts w:ascii="Arial" w:eastAsia="Times New Roman" w:hAnsi="Arial" w:cs="Arial"/>
          <w:b/>
          <w:bCs/>
          <w:color w:val="000000" w:themeColor="text1"/>
          <w:lang w:eastAsia="en-GB"/>
        </w:rPr>
        <w:t xml:space="preserve">Figure </w:t>
      </w:r>
      <w:ins w:id="1132" w:author="Furl, Nicholas" w:date="2024-10-03T17:00:00Z" w16du:dateUtc="2024-10-03T16:00:00Z">
        <w:r>
          <w:rPr>
            <w:rFonts w:ascii="Arial" w:eastAsia="Times New Roman" w:hAnsi="Arial" w:cs="Arial"/>
            <w:b/>
            <w:bCs/>
            <w:color w:val="000000" w:themeColor="text1"/>
            <w:lang w:eastAsia="en-GB"/>
          </w:rPr>
          <w:t>3</w:t>
        </w:r>
      </w:ins>
      <w:del w:id="1133" w:author="Furl, Nicholas" w:date="2024-10-03T17:00:00Z" w16du:dateUtc="2024-10-03T16:00:00Z">
        <w:r w:rsidR="004E09F5" w:rsidRPr="00D61CE1" w:rsidDel="00D5203B">
          <w:rPr>
            <w:rFonts w:ascii="Arial" w:eastAsia="Times New Roman" w:hAnsi="Arial" w:cs="Arial"/>
            <w:b/>
            <w:bCs/>
            <w:color w:val="000000" w:themeColor="text1"/>
            <w:lang w:eastAsia="en-GB"/>
          </w:rPr>
          <w:delText>2</w:delText>
        </w:r>
      </w:del>
      <w:r w:rsidR="004E09F5" w:rsidRPr="00D61CE1">
        <w:rPr>
          <w:rFonts w:ascii="Arial" w:eastAsia="Times New Roman" w:hAnsi="Arial" w:cs="Arial"/>
          <w:b/>
          <w:bCs/>
          <w:color w:val="000000" w:themeColor="text1"/>
          <w:lang w:eastAsia="en-GB"/>
        </w:rPr>
        <w:t>.</w:t>
      </w:r>
      <w:r w:rsidR="0022279E" w:rsidRPr="00D61CE1">
        <w:rPr>
          <w:rFonts w:ascii="Arial" w:eastAsia="Times New Roman" w:hAnsi="Arial" w:cs="Arial"/>
          <w:color w:val="000000" w:themeColor="text1"/>
          <w:lang w:eastAsia="en-GB"/>
        </w:rPr>
        <w:t xml:space="preserve"> </w:t>
      </w:r>
    </w:p>
    <w:p w14:paraId="2ADB8259" w14:textId="49F518FD" w:rsidR="00D5203B" w:rsidRDefault="004E09F5" w:rsidP="004F268C">
      <w:pPr>
        <w:spacing w:before="100" w:after="0" w:line="480" w:lineRule="auto"/>
        <w:rPr>
          <w:ins w:id="1134" w:author="Furl, Nicholas" w:date="2024-10-03T17:01:00Z" w16du:dateUtc="2024-10-03T16:01:00Z"/>
          <w:rFonts w:ascii="Arial" w:eastAsia="Times New Roman" w:hAnsi="Arial" w:cs="Arial"/>
          <w:i/>
          <w:iCs/>
          <w:color w:val="000000" w:themeColor="text1"/>
          <w:lang w:eastAsia="en-GB"/>
        </w:rPr>
      </w:pPr>
      <w:r w:rsidRPr="00D61CE1">
        <w:rPr>
          <w:rFonts w:ascii="Arial" w:eastAsia="Times New Roman" w:hAnsi="Arial" w:cs="Arial"/>
          <w:i/>
          <w:iCs/>
          <w:color w:val="000000" w:themeColor="text1"/>
          <w:lang w:eastAsia="en-GB"/>
        </w:rPr>
        <w:t>Behavioural performance for Experiment 2.</w:t>
      </w:r>
    </w:p>
    <w:p w14:paraId="4A853746" w14:textId="4F1192AD" w:rsidR="0022279E" w:rsidRPr="00D61CE1" w:rsidDel="00A72FE5" w:rsidRDefault="00F77172" w:rsidP="004F268C">
      <w:pPr>
        <w:spacing w:before="100" w:after="0" w:line="480" w:lineRule="auto"/>
        <w:rPr>
          <w:del w:id="1135" w:author="Furl, Nicholas" w:date="2024-10-05T15:09:00Z" w16du:dateUtc="2024-10-05T14:09:00Z"/>
          <w:rFonts w:ascii="Arial" w:eastAsia="Times New Roman" w:hAnsi="Arial" w:cs="Arial"/>
          <w:color w:val="000000" w:themeColor="text1"/>
          <w:lang w:eastAsia="en-GB"/>
        </w:rPr>
      </w:pPr>
      <w:del w:id="1136" w:author="Furl, Nicholas" w:date="2024-10-03T17:00:00Z" w16du:dateUtc="2024-10-03T16:00:00Z">
        <w:r w:rsidRPr="00D61CE1" w:rsidDel="00D5203B">
          <w:rPr>
            <w:rFonts w:ascii="Arial" w:eastAsia="Times New Roman" w:hAnsi="Arial" w:cs="Arial"/>
            <w:i/>
            <w:iCs/>
            <w:noProof/>
            <w:color w:val="000000" w:themeColor="text1"/>
            <w:lang w:eastAsia="en-GB"/>
          </w:rPr>
          <w:drawing>
            <wp:inline distT="0" distB="0" distL="0" distR="0" wp14:anchorId="6836D5E7" wp14:editId="6F39B0F2">
              <wp:extent cx="5731510" cy="41757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v2_nolayers.tif"/>
                      <pic:cNvPicPr/>
                    </pic:nvPicPr>
                    <pic:blipFill rotWithShape="1">
                      <a:blip r:embed="rId15" cstate="print">
                        <a:extLst>
                          <a:ext uri="{28A0092B-C50C-407E-A947-70E740481C1C}">
                            <a14:useLocalDpi xmlns:a14="http://schemas.microsoft.com/office/drawing/2010/main" val="0"/>
                          </a:ext>
                        </a:extLst>
                      </a:blip>
                      <a:srcRect b="34424"/>
                      <a:stretch/>
                    </pic:blipFill>
                    <pic:spPr bwMode="auto">
                      <a:xfrm>
                        <a:off x="0" y="0"/>
                        <a:ext cx="5731510" cy="4175760"/>
                      </a:xfrm>
                      <a:prstGeom prst="rect">
                        <a:avLst/>
                      </a:prstGeom>
                      <a:ln>
                        <a:noFill/>
                      </a:ln>
                      <a:extLst>
                        <a:ext uri="{53640926-AAD7-44D8-BBD7-CCE9431645EC}">
                          <a14:shadowObscured xmlns:a14="http://schemas.microsoft.com/office/drawing/2010/main"/>
                        </a:ext>
                      </a:extLst>
                    </pic:spPr>
                  </pic:pic>
                </a:graphicData>
              </a:graphic>
            </wp:inline>
          </w:drawing>
        </w:r>
      </w:del>
      <w:r w:rsidR="004E09F5" w:rsidRPr="00D61CE1">
        <w:rPr>
          <w:rFonts w:ascii="Arial" w:eastAsia="Times New Roman" w:hAnsi="Arial" w:cs="Arial"/>
          <w:i/>
          <w:iCs/>
          <w:color w:val="000000" w:themeColor="text1"/>
          <w:lang w:eastAsia="en-GB"/>
        </w:rPr>
        <w:t>Note.</w:t>
      </w:r>
      <w:r w:rsidR="004E09F5" w:rsidRPr="00D61CE1">
        <w:rPr>
          <w:rFonts w:ascii="Arial" w:eastAsia="Times New Roman" w:hAnsi="Arial" w:cs="Arial"/>
          <w:color w:val="000000" w:themeColor="text1"/>
          <w:lang w:eastAsia="en-GB"/>
        </w:rPr>
        <w:t xml:space="preserve"> </w:t>
      </w:r>
      <w:del w:id="1137" w:author="Furl, Nicholas" w:date="2024-10-05T15:07:00Z" w16du:dateUtc="2024-10-05T14:07:00Z">
        <w:r w:rsidR="008107BE" w:rsidDel="00A72FE5">
          <w:rPr>
            <w:rFonts w:ascii="Arial" w:eastAsia="Times New Roman" w:hAnsi="Arial" w:cs="Arial"/>
            <w:color w:val="000000" w:themeColor="text1"/>
            <w:lang w:eastAsia="en-GB"/>
          </w:rPr>
          <w:delText>In upper panels, d</w:delText>
        </w:r>
        <w:r w:rsidR="008107BE" w:rsidRPr="00D61CE1" w:rsidDel="00A72FE5">
          <w:rPr>
            <w:rFonts w:ascii="Arial" w:eastAsia="Times New Roman" w:hAnsi="Arial" w:cs="Arial"/>
            <w:color w:val="000000" w:themeColor="text1"/>
            <w:lang w:eastAsia="en-GB"/>
          </w:rPr>
          <w:delText>otted lines</w:delText>
        </w:r>
      </w:del>
      <w:ins w:id="1138" w:author="Furl, Nicholas" w:date="2024-10-05T15:26:00Z" w16du:dateUtc="2024-10-05T14:26:00Z">
        <w:r w:rsidR="00066599">
          <w:rPr>
            <w:rFonts w:ascii="Arial" w:eastAsia="Times New Roman" w:hAnsi="Arial" w:cs="Arial"/>
            <w:color w:val="000000" w:themeColor="text1"/>
            <w:lang w:eastAsia="en-GB"/>
          </w:rPr>
          <w:t>T</w:t>
        </w:r>
      </w:ins>
      <w:ins w:id="1139" w:author="Furl, Nicholas" w:date="2024-10-05T15:07:00Z" w16du:dateUtc="2024-10-05T14:07:00Z">
        <w:r w:rsidR="00A72FE5">
          <w:rPr>
            <w:rFonts w:ascii="Arial" w:eastAsia="Times New Roman" w:hAnsi="Arial" w:cs="Arial"/>
            <w:color w:val="000000" w:themeColor="text1"/>
            <w:lang w:eastAsia="en-GB"/>
          </w:rPr>
          <w:t>he upper row</w:t>
        </w:r>
      </w:ins>
      <w:r w:rsidR="008107BE" w:rsidRPr="00D61CE1">
        <w:rPr>
          <w:rFonts w:ascii="Arial" w:eastAsia="Times New Roman" w:hAnsi="Arial" w:cs="Arial"/>
          <w:color w:val="000000" w:themeColor="text1"/>
          <w:lang w:eastAsia="en-GB"/>
        </w:rPr>
        <w:t xml:space="preserve"> </w:t>
      </w:r>
      <w:ins w:id="1140" w:author="Furl, Nicholas" w:date="2024-10-05T15:26:00Z" w16du:dateUtc="2024-10-05T14:26:00Z">
        <w:r w:rsidR="00066599">
          <w:rPr>
            <w:rFonts w:ascii="Arial" w:eastAsia="Times New Roman" w:hAnsi="Arial" w:cs="Arial"/>
            <w:color w:val="000000" w:themeColor="text1"/>
            <w:lang w:eastAsia="en-GB"/>
          </w:rPr>
          <w:t xml:space="preserve">(blue) </w:t>
        </w:r>
      </w:ins>
      <w:r w:rsidR="008107BE" w:rsidRPr="00D61CE1">
        <w:rPr>
          <w:rFonts w:ascii="Arial" w:eastAsia="Times New Roman" w:hAnsi="Arial" w:cs="Arial"/>
          <w:color w:val="000000" w:themeColor="text1"/>
          <w:lang w:eastAsia="en-GB"/>
        </w:rPr>
        <w:t>show</w:t>
      </w:r>
      <w:ins w:id="1141" w:author="Furl, Nicholas" w:date="2024-10-05T15:26:00Z" w16du:dateUtc="2024-10-05T14:26:00Z">
        <w:r w:rsidR="00066599">
          <w:rPr>
            <w:rFonts w:ascii="Arial" w:eastAsia="Times New Roman" w:hAnsi="Arial" w:cs="Arial"/>
            <w:color w:val="000000" w:themeColor="text1"/>
            <w:lang w:eastAsia="en-GB"/>
          </w:rPr>
          <w:t>s</w:t>
        </w:r>
      </w:ins>
      <w:r w:rsidR="008107BE" w:rsidRPr="00D61CE1">
        <w:rPr>
          <w:rFonts w:ascii="Arial" w:eastAsia="Times New Roman" w:hAnsi="Arial" w:cs="Arial"/>
          <w:color w:val="000000" w:themeColor="text1"/>
          <w:lang w:eastAsia="en-GB"/>
        </w:rPr>
        <w:t xml:space="preserve"> </w:t>
      </w:r>
      <w:del w:id="1142" w:author="Furl, Nicholas" w:date="2024-10-05T15:07:00Z" w16du:dateUtc="2024-10-05T14:07:00Z">
        <w:r w:rsidR="008107BE" w:rsidRPr="00D61CE1" w:rsidDel="00A72FE5">
          <w:rPr>
            <w:rFonts w:ascii="Arial" w:eastAsia="Times New Roman" w:hAnsi="Arial" w:cs="Arial"/>
            <w:color w:val="000000" w:themeColor="text1"/>
            <w:lang w:eastAsia="en-GB"/>
          </w:rPr>
          <w:delText xml:space="preserve">optimal (ideal observer) </w:delText>
        </w:r>
      </w:del>
      <w:r w:rsidR="008107BE" w:rsidRPr="00D61CE1">
        <w:rPr>
          <w:rFonts w:ascii="Arial" w:eastAsia="Times New Roman" w:hAnsi="Arial" w:cs="Arial"/>
          <w:color w:val="000000" w:themeColor="text1"/>
          <w:lang w:eastAsia="en-GB"/>
        </w:rPr>
        <w:t>probabilit</w:t>
      </w:r>
      <w:ins w:id="1143" w:author="Furl, Nicholas" w:date="2024-10-05T15:07:00Z" w16du:dateUtc="2024-10-05T14:07:00Z">
        <w:r w:rsidR="00A72FE5">
          <w:rPr>
            <w:rFonts w:ascii="Arial" w:eastAsia="Times New Roman" w:hAnsi="Arial" w:cs="Arial"/>
            <w:color w:val="000000" w:themeColor="text1"/>
            <w:lang w:eastAsia="en-GB"/>
          </w:rPr>
          <w:t>y estimates derived from the ground truth computation</w:t>
        </w:r>
      </w:ins>
      <w:del w:id="1144" w:author="Furl, Nicholas" w:date="2024-10-05T15:07:00Z" w16du:dateUtc="2024-10-05T14:07:00Z">
        <w:r w:rsidR="008107BE" w:rsidRPr="00D61CE1" w:rsidDel="00A72FE5">
          <w:rPr>
            <w:rFonts w:ascii="Arial" w:eastAsia="Times New Roman" w:hAnsi="Arial" w:cs="Arial"/>
            <w:color w:val="000000" w:themeColor="text1"/>
            <w:lang w:eastAsia="en-GB"/>
          </w:rPr>
          <w:delText>ies and solid lines show pa</w:delText>
        </w:r>
        <w:r w:rsidR="008107BE" w:rsidDel="00A72FE5">
          <w:rPr>
            <w:rFonts w:ascii="Arial" w:eastAsia="Times New Roman" w:hAnsi="Arial" w:cs="Arial"/>
            <w:color w:val="000000" w:themeColor="text1"/>
            <w:lang w:eastAsia="en-GB"/>
          </w:rPr>
          <w:delText xml:space="preserve">rticipant probability ratings at </w:delText>
        </w:r>
      </w:del>
      <w:del w:id="1145" w:author="Furl, Nicholas" w:date="2024-10-05T15:26:00Z" w16du:dateUtc="2024-10-05T14:26:00Z">
        <w:r w:rsidR="008107BE" w:rsidDel="00066599">
          <w:rPr>
            <w:rFonts w:ascii="Arial" w:eastAsia="Times New Roman" w:hAnsi="Arial" w:cs="Arial"/>
            <w:color w:val="000000" w:themeColor="text1"/>
            <w:lang w:eastAsia="en-GB"/>
          </w:rPr>
          <w:delText>different sequence positions</w:delText>
        </w:r>
      </w:del>
      <w:r w:rsidR="008107BE">
        <w:rPr>
          <w:rFonts w:ascii="Arial" w:eastAsia="Times New Roman" w:hAnsi="Arial" w:cs="Arial"/>
          <w:color w:val="000000" w:themeColor="text1"/>
          <w:lang w:eastAsia="en-GB"/>
        </w:rPr>
        <w:t xml:space="preserve">. </w:t>
      </w:r>
      <w:ins w:id="1146" w:author="Furl, Nicholas" w:date="2024-10-05T15:26:00Z" w16du:dateUtc="2024-10-05T14:26:00Z">
        <w:r w:rsidR="00066599">
          <w:rPr>
            <w:rFonts w:ascii="Arial" w:eastAsia="Times New Roman" w:hAnsi="Arial" w:cs="Arial"/>
            <w:color w:val="000000" w:themeColor="text1"/>
            <w:lang w:eastAsia="en-GB"/>
          </w:rPr>
          <w:t>T</w:t>
        </w:r>
      </w:ins>
      <w:ins w:id="1147" w:author="Furl, Nicholas" w:date="2024-10-05T15:08:00Z" w16du:dateUtc="2024-10-05T14:08:00Z">
        <w:r w:rsidR="00A72FE5">
          <w:rPr>
            <w:rFonts w:ascii="Arial" w:eastAsia="Times New Roman" w:hAnsi="Arial" w:cs="Arial"/>
            <w:color w:val="000000" w:themeColor="text1"/>
            <w:lang w:eastAsia="en-GB"/>
          </w:rPr>
          <w:t xml:space="preserve">he middle row show </w:t>
        </w:r>
      </w:ins>
      <w:ins w:id="1148" w:author="Furl, Nicholas" w:date="2024-10-05T15:26:00Z" w16du:dateUtc="2024-10-05T14:26:00Z">
        <w:r w:rsidR="00066599">
          <w:rPr>
            <w:rFonts w:ascii="Arial" w:eastAsia="Times New Roman" w:hAnsi="Arial" w:cs="Arial"/>
            <w:color w:val="000000" w:themeColor="text1"/>
            <w:lang w:eastAsia="en-GB"/>
          </w:rPr>
          <w:t xml:space="preserve">(black) </w:t>
        </w:r>
      </w:ins>
      <w:ins w:id="1149" w:author="Furl, Nicholas" w:date="2024-10-05T15:08:00Z" w16du:dateUtc="2024-10-05T14:08:00Z">
        <w:r w:rsidR="00A72FE5">
          <w:rPr>
            <w:rFonts w:ascii="Arial" w:eastAsia="Times New Roman" w:hAnsi="Arial" w:cs="Arial"/>
            <w:color w:val="000000" w:themeColor="text1"/>
            <w:lang w:eastAsia="en-GB"/>
          </w:rPr>
          <w:t xml:space="preserve">participants’ probability ratings. </w:t>
        </w:r>
      </w:ins>
      <w:ins w:id="1150" w:author="Furl, Nicholas" w:date="2024-10-05T15:26:00Z" w16du:dateUtc="2024-10-05T14:26:00Z">
        <w:r w:rsidR="00066599">
          <w:rPr>
            <w:rFonts w:ascii="Arial" w:eastAsia="Times New Roman" w:hAnsi="Arial" w:cs="Arial"/>
            <w:color w:val="000000" w:themeColor="text1"/>
            <w:lang w:eastAsia="en-GB"/>
          </w:rPr>
          <w:t>T</w:t>
        </w:r>
      </w:ins>
      <w:ins w:id="1151" w:author="Furl, Nicholas" w:date="2024-10-05T15:08:00Z" w16du:dateUtc="2024-10-05T14:08:00Z">
        <w:r w:rsidR="00A72FE5">
          <w:rPr>
            <w:rFonts w:ascii="Arial" w:eastAsia="Times New Roman" w:hAnsi="Arial" w:cs="Arial"/>
            <w:color w:val="000000" w:themeColor="text1"/>
            <w:lang w:eastAsia="en-GB"/>
          </w:rPr>
          <w:t xml:space="preserve">he lower row </w:t>
        </w:r>
      </w:ins>
      <w:ins w:id="1152" w:author="Furl, Nicholas" w:date="2024-10-05T15:26:00Z" w16du:dateUtc="2024-10-05T14:26:00Z">
        <w:r w:rsidR="00066599">
          <w:rPr>
            <w:rFonts w:ascii="Arial" w:eastAsia="Times New Roman" w:hAnsi="Arial" w:cs="Arial"/>
            <w:color w:val="000000" w:themeColor="text1"/>
            <w:lang w:eastAsia="en-GB"/>
          </w:rPr>
          <w:t>(</w:t>
        </w:r>
      </w:ins>
      <w:ins w:id="1153" w:author="Furl, Nicholas" w:date="2024-10-05T15:27:00Z" w16du:dateUtc="2024-10-05T14:27:00Z">
        <w:r w:rsidR="00066599">
          <w:rPr>
            <w:rFonts w:ascii="Arial" w:eastAsia="Times New Roman" w:hAnsi="Arial" w:cs="Arial"/>
            <w:color w:val="000000" w:themeColor="text1"/>
            <w:lang w:eastAsia="en-GB"/>
          </w:rPr>
          <w:t xml:space="preserve">green) </w:t>
        </w:r>
      </w:ins>
      <w:ins w:id="1154" w:author="Furl, Nicholas" w:date="2024-10-05T15:08:00Z" w16du:dateUtc="2024-10-05T14:08:00Z">
        <w:r w:rsidR="00A72FE5">
          <w:rPr>
            <w:rFonts w:ascii="Arial" w:eastAsia="Times New Roman" w:hAnsi="Arial" w:cs="Arial"/>
            <w:color w:val="000000" w:themeColor="text1"/>
            <w:lang w:eastAsia="en-GB"/>
          </w:rPr>
          <w:t>show</w:t>
        </w:r>
      </w:ins>
      <w:ins w:id="1155" w:author="Furl, Nicholas" w:date="2024-10-05T15:27:00Z" w16du:dateUtc="2024-10-05T14:27:00Z">
        <w:r w:rsidR="00066599">
          <w:rPr>
            <w:rFonts w:ascii="Arial" w:eastAsia="Times New Roman" w:hAnsi="Arial" w:cs="Arial"/>
            <w:color w:val="000000" w:themeColor="text1"/>
            <w:lang w:eastAsia="en-GB"/>
          </w:rPr>
          <w:t>s</w:t>
        </w:r>
      </w:ins>
      <w:ins w:id="1156" w:author="Furl, Nicholas" w:date="2024-10-05T15:08:00Z" w16du:dateUtc="2024-10-05T14:08:00Z">
        <w:r w:rsidR="00A72FE5">
          <w:rPr>
            <w:rFonts w:ascii="Arial" w:eastAsia="Times New Roman" w:hAnsi="Arial" w:cs="Arial"/>
            <w:color w:val="000000" w:themeColor="text1"/>
            <w:lang w:eastAsia="en-GB"/>
          </w:rPr>
          <w:t xml:space="preserve"> probability estimates simulated by the delta model</w:t>
        </w:r>
      </w:ins>
      <w:ins w:id="1157" w:author="Furl, Nicholas" w:date="2024-10-05T15:09:00Z" w16du:dateUtc="2024-10-05T14:09:00Z">
        <w:r w:rsidR="00A72FE5">
          <w:rPr>
            <w:rFonts w:ascii="Arial" w:eastAsia="Times New Roman" w:hAnsi="Arial" w:cs="Arial"/>
            <w:color w:val="000000" w:themeColor="text1"/>
            <w:lang w:eastAsia="en-GB"/>
          </w:rPr>
          <w:t xml:space="preserve"> after fitting to participant ratings. </w:t>
        </w:r>
      </w:ins>
      <w:r w:rsidR="008107BE" w:rsidRPr="007E732D">
        <w:rPr>
          <w:rFonts w:ascii="Arial" w:eastAsia="Times New Roman" w:hAnsi="Arial" w:cs="Arial"/>
          <w:color w:val="000000" w:themeColor="text1"/>
          <w:lang w:eastAsia="en-GB"/>
        </w:rPr>
        <w:t xml:space="preserve">Position 0 refers to the </w:t>
      </w:r>
      <w:del w:id="1158" w:author="Furl, Nicholas" w:date="2024-10-05T15:08:00Z" w16du:dateUtc="2024-10-05T14:08:00Z">
        <w:r w:rsidR="008107BE" w:rsidRPr="007E732D" w:rsidDel="00A72FE5">
          <w:rPr>
            <w:rFonts w:ascii="Arial" w:eastAsia="Times New Roman" w:hAnsi="Arial" w:cs="Arial"/>
            <w:color w:val="000000" w:themeColor="text1"/>
            <w:lang w:eastAsia="en-GB"/>
          </w:rPr>
          <w:delText xml:space="preserve">rating </w:delText>
        </w:r>
      </w:del>
      <w:ins w:id="1159" w:author="Furl, Nicholas" w:date="2024-10-05T15:08:00Z" w16du:dateUtc="2024-10-05T14:08:00Z">
        <w:r w:rsidR="00A72FE5">
          <w:rPr>
            <w:rFonts w:ascii="Arial" w:eastAsia="Times New Roman" w:hAnsi="Arial" w:cs="Arial"/>
            <w:color w:val="000000" w:themeColor="text1"/>
            <w:lang w:eastAsia="en-GB"/>
          </w:rPr>
          <w:t>prior probability,</w:t>
        </w:r>
        <w:r w:rsidR="00A72FE5" w:rsidRPr="007E732D">
          <w:rPr>
            <w:rFonts w:ascii="Arial" w:eastAsia="Times New Roman" w:hAnsi="Arial" w:cs="Arial"/>
            <w:color w:val="000000" w:themeColor="text1"/>
            <w:lang w:eastAsia="en-GB"/>
          </w:rPr>
          <w:t xml:space="preserve"> </w:t>
        </w:r>
      </w:ins>
      <w:r w:rsidR="008107BE" w:rsidRPr="007E732D">
        <w:rPr>
          <w:rFonts w:ascii="Arial" w:eastAsia="Times New Roman" w:hAnsi="Arial" w:cs="Arial"/>
          <w:color w:val="000000" w:themeColor="text1"/>
          <w:lang w:eastAsia="en-GB"/>
        </w:rPr>
        <w:t>before any witness claim</w:t>
      </w:r>
      <w:ins w:id="1160" w:author="Furl, Nicholas" w:date="2024-10-05T15:08:00Z" w16du:dateUtc="2024-10-05T14:08:00Z">
        <w:r w:rsidR="00A72FE5">
          <w:rPr>
            <w:rFonts w:ascii="Arial" w:eastAsia="Times New Roman" w:hAnsi="Arial" w:cs="Arial"/>
            <w:color w:val="000000" w:themeColor="text1"/>
            <w:lang w:eastAsia="en-GB"/>
          </w:rPr>
          <w:t xml:space="preserve"> is experienced</w:t>
        </w:r>
      </w:ins>
      <w:ins w:id="1161" w:author="Furl, Nicholas" w:date="2024-10-05T15:25:00Z" w16du:dateUtc="2024-10-05T14:25:00Z">
        <w:r w:rsidR="00066599">
          <w:rPr>
            <w:rFonts w:ascii="Arial" w:eastAsia="Times New Roman" w:hAnsi="Arial" w:cs="Arial"/>
            <w:color w:val="000000" w:themeColor="text1"/>
            <w:lang w:eastAsia="en-GB"/>
          </w:rPr>
          <w:t xml:space="preserve">, where </w:t>
        </w:r>
      </w:ins>
      <w:ins w:id="1162" w:author="Furl, Nicholas" w:date="2024-10-05T15:27:00Z" w16du:dateUtc="2024-10-05T14:27:00Z">
        <w:r w:rsidR="008A5FB0">
          <w:rPr>
            <w:rFonts w:ascii="Arial" w:eastAsia="Times New Roman" w:hAnsi="Arial" w:cs="Arial"/>
            <w:color w:val="000000" w:themeColor="text1"/>
            <w:lang w:eastAsia="en-GB"/>
          </w:rPr>
          <w:t xml:space="preserve">a </w:t>
        </w:r>
        <w:proofErr w:type="gramStart"/>
        <w:r w:rsidR="008A5FB0">
          <w:rPr>
            <w:rFonts w:ascii="Arial" w:eastAsia="Times New Roman" w:hAnsi="Arial" w:cs="Arial"/>
            <w:color w:val="000000" w:themeColor="text1"/>
            <w:lang w:eastAsia="en-GB"/>
          </w:rPr>
          <w:t xml:space="preserve">higher </w:t>
        </w:r>
      </w:ins>
      <w:ins w:id="1163" w:author="Furl, Nicholas" w:date="2024-10-05T15:26:00Z" w16du:dateUtc="2024-10-05T14:26:00Z">
        <w:r w:rsidR="00066599">
          <w:rPr>
            <w:rFonts w:ascii="Arial" w:eastAsia="Times New Roman" w:hAnsi="Arial" w:cs="Arial"/>
            <w:color w:val="000000" w:themeColor="text1"/>
            <w:lang w:eastAsia="en-GB"/>
          </w:rPr>
          <w:t>prior beliefs</w:t>
        </w:r>
        <w:proofErr w:type="gramEnd"/>
        <w:r w:rsidR="00066599">
          <w:rPr>
            <w:rFonts w:ascii="Arial" w:eastAsia="Times New Roman" w:hAnsi="Arial" w:cs="Arial"/>
            <w:color w:val="000000" w:themeColor="text1"/>
            <w:lang w:eastAsia="en-GB"/>
          </w:rPr>
          <w:t xml:space="preserve"> about the guilt of males </w:t>
        </w:r>
      </w:ins>
      <w:ins w:id="1164" w:author="Furl, Nicholas" w:date="2024-10-05T15:27:00Z" w16du:dateUtc="2024-10-05T14:27:00Z">
        <w:r w:rsidR="008A5FB0">
          <w:rPr>
            <w:rFonts w:ascii="Arial" w:eastAsia="Times New Roman" w:hAnsi="Arial" w:cs="Arial"/>
            <w:color w:val="000000" w:themeColor="text1"/>
            <w:lang w:eastAsia="en-GB"/>
          </w:rPr>
          <w:t>is</w:t>
        </w:r>
      </w:ins>
      <w:ins w:id="1165" w:author="Furl, Nicholas" w:date="2024-10-05T15:26:00Z" w16du:dateUtc="2024-10-05T14:26:00Z">
        <w:r w:rsidR="00066599">
          <w:rPr>
            <w:rFonts w:ascii="Arial" w:eastAsia="Times New Roman" w:hAnsi="Arial" w:cs="Arial"/>
            <w:color w:val="000000" w:themeColor="text1"/>
            <w:lang w:eastAsia="en-GB"/>
          </w:rPr>
          <w:t xml:space="preserve"> already visible</w:t>
        </w:r>
      </w:ins>
      <w:r w:rsidR="008107BE" w:rsidRPr="007E732D">
        <w:rPr>
          <w:rFonts w:ascii="Arial" w:eastAsia="Times New Roman" w:hAnsi="Arial" w:cs="Arial"/>
          <w:color w:val="000000" w:themeColor="text1"/>
          <w:lang w:eastAsia="en-GB"/>
        </w:rPr>
        <w:t xml:space="preserve">. </w:t>
      </w:r>
      <w:r w:rsidR="008107BE" w:rsidRPr="00D61CE1">
        <w:rPr>
          <w:rFonts w:ascii="Arial" w:eastAsia="Times New Roman" w:hAnsi="Arial" w:cs="Arial"/>
          <w:color w:val="000000" w:themeColor="text1"/>
          <w:lang w:eastAsia="en-GB"/>
        </w:rPr>
        <w:t xml:space="preserve">Asterisks show significant suspect gender effects at </w:t>
      </w:r>
      <w:r w:rsidR="008107BE" w:rsidRPr="00D61CE1">
        <w:rPr>
          <w:rFonts w:ascii="Arial" w:eastAsia="Times New Roman" w:hAnsi="Arial" w:cs="Arial"/>
          <w:i/>
          <w:iCs/>
          <w:color w:val="000000" w:themeColor="text1"/>
          <w:lang w:eastAsia="en-GB"/>
        </w:rPr>
        <w:t>p</w:t>
      </w:r>
      <w:r w:rsidR="008107BE" w:rsidRPr="00D61CE1">
        <w:rPr>
          <w:rFonts w:ascii="Arial" w:eastAsia="Times New Roman" w:hAnsi="Arial" w:cs="Arial"/>
          <w:color w:val="000000" w:themeColor="text1"/>
          <w:lang w:eastAsia="en-GB"/>
        </w:rPr>
        <w:t xml:space="preserve"> &lt; .05, </w:t>
      </w:r>
      <w:ins w:id="1166" w:author="Furl, Nicholas" w:date="2024-10-05T15:27:00Z" w16du:dateUtc="2024-10-05T14:27:00Z">
        <w:r w:rsidR="004401D8">
          <w:rPr>
            <w:rFonts w:ascii="Arial" w:eastAsia="Times New Roman" w:hAnsi="Arial" w:cs="Arial"/>
            <w:color w:val="000000" w:themeColor="text1"/>
            <w:lang w:eastAsia="en-GB"/>
          </w:rPr>
          <w:t xml:space="preserve">Bonferroni </w:t>
        </w:r>
      </w:ins>
      <w:ins w:id="1167" w:author="Furl, Nicholas" w:date="2024-10-05T15:09:00Z" w16du:dateUtc="2024-10-05T14:09:00Z">
        <w:r w:rsidR="00A72FE5">
          <w:rPr>
            <w:rFonts w:ascii="Arial" w:eastAsia="Times New Roman" w:hAnsi="Arial" w:cs="Arial"/>
            <w:color w:val="000000" w:themeColor="text1"/>
            <w:lang w:eastAsia="en-GB"/>
          </w:rPr>
          <w:t xml:space="preserve">corrected </w:t>
        </w:r>
      </w:ins>
      <w:r w:rsidR="008107BE" w:rsidRPr="00D61CE1">
        <w:rPr>
          <w:rFonts w:ascii="Arial" w:eastAsia="Times New Roman" w:hAnsi="Arial" w:cs="Arial"/>
          <w:color w:val="000000" w:themeColor="text1"/>
          <w:lang w:eastAsia="en-GB"/>
        </w:rPr>
        <w:t xml:space="preserve">for 22 tests. </w:t>
      </w:r>
      <w:moveFromRangeStart w:id="1168" w:author="Furl, Nicholas" w:date="2024-10-05T15:10:00Z" w:name="move179033424"/>
      <w:moveFrom w:id="1169" w:author="Furl, Nicholas" w:date="2024-10-05T15:10:00Z" w16du:dateUtc="2024-10-05T14:10:00Z">
        <w:r w:rsidR="008107BE" w:rsidDel="00A72FE5">
          <w:rPr>
            <w:rFonts w:ascii="Arial" w:eastAsia="Times New Roman" w:hAnsi="Arial" w:cs="Arial"/>
            <w:color w:val="000000" w:themeColor="text1"/>
            <w:lang w:eastAsia="en-GB"/>
          </w:rPr>
          <w:t xml:space="preserve">Lower left panel showed Suspect effects on adjustment. Lower right panel shows Preceding Context effects on adjustment. </w:t>
        </w:r>
        <w:r w:rsidR="008107BE" w:rsidRPr="00D61CE1" w:rsidDel="00A72FE5">
          <w:rPr>
            <w:rFonts w:ascii="Arial" w:eastAsia="Times New Roman" w:hAnsi="Arial" w:cs="Arial"/>
            <w:color w:val="000000" w:themeColor="text1"/>
            <w:lang w:eastAsia="en-GB"/>
          </w:rPr>
          <w:t xml:space="preserve">Black horizontal lines indicate optimal adjustment. </w:t>
        </w:r>
        <w:r w:rsidR="008107BE" w:rsidDel="00A72FE5">
          <w:rPr>
            <w:rFonts w:ascii="Arial" w:eastAsia="Times New Roman" w:hAnsi="Arial" w:cs="Arial"/>
            <w:color w:val="000000" w:themeColor="text1"/>
            <w:lang w:eastAsia="en-GB"/>
          </w:rPr>
          <w:t>E</w:t>
        </w:r>
        <w:r w:rsidR="008107BE" w:rsidRPr="00D61CE1" w:rsidDel="00A72FE5">
          <w:rPr>
            <w:rFonts w:ascii="Arial" w:eastAsia="Times New Roman" w:hAnsi="Arial" w:cs="Arial"/>
            <w:color w:val="000000" w:themeColor="text1"/>
            <w:lang w:eastAsia="en-GB"/>
          </w:rPr>
          <w:t>rror bars are 95% confidence intervals.</w:t>
        </w:r>
      </w:moveFrom>
      <w:moveFromRangeEnd w:id="1168"/>
    </w:p>
    <w:p w14:paraId="61008AC5" w14:textId="77777777" w:rsidR="0022279E" w:rsidRPr="00D61CE1" w:rsidRDefault="0022279E" w:rsidP="00A72FE5">
      <w:pPr>
        <w:spacing w:before="100" w:after="0" w:line="480" w:lineRule="auto"/>
        <w:rPr>
          <w:rFonts w:ascii="Arial" w:eastAsia="Times New Roman" w:hAnsi="Arial" w:cs="Arial"/>
          <w:color w:val="000000" w:themeColor="text1"/>
          <w:lang w:eastAsia="en-GB"/>
        </w:rPr>
        <w:pPrChange w:id="1170" w:author="Furl, Nicholas" w:date="2024-10-05T15:09:00Z" w16du:dateUtc="2024-10-05T14:09:00Z">
          <w:pPr/>
        </w:pPrChange>
      </w:pPr>
      <w:r w:rsidRPr="00D61CE1">
        <w:rPr>
          <w:rFonts w:ascii="Arial" w:eastAsia="Times New Roman" w:hAnsi="Arial" w:cs="Arial"/>
          <w:color w:val="000000" w:themeColor="text1"/>
          <w:lang w:eastAsia="en-GB"/>
        </w:rPr>
        <w:br w:type="page"/>
      </w:r>
    </w:p>
    <w:p w14:paraId="55146993" w14:textId="1EE50C39" w:rsidR="004E09F5" w:rsidDel="003518B5" w:rsidRDefault="004E09F5" w:rsidP="00BA011A">
      <w:pPr>
        <w:spacing w:beforeLines="100" w:before="240" w:after="0" w:line="480" w:lineRule="auto"/>
        <w:ind w:firstLine="720"/>
        <w:rPr>
          <w:del w:id="1171" w:author="Furl, Nicholas" w:date="2024-10-05T15:16:00Z" w16du:dateUtc="2024-10-05T14:16:00Z"/>
          <w:rFonts w:ascii="Arial" w:eastAsia="Times New Roman" w:hAnsi="Arial" w:cs="Arial"/>
          <w:color w:val="000000" w:themeColor="text1"/>
          <w:lang w:eastAsia="en-GB"/>
        </w:rPr>
        <w:pPrChange w:id="1172" w:author="Furl, Nicholas" w:date="2024-10-05T15:18:00Z" w16du:dateUtc="2024-10-05T14:18:00Z">
          <w:pPr>
            <w:spacing w:before="100" w:after="0" w:line="480" w:lineRule="auto"/>
          </w:pPr>
        </w:pPrChange>
      </w:pPr>
      <w:r w:rsidRPr="00D61CE1">
        <w:rPr>
          <w:rFonts w:ascii="Arial" w:eastAsia="Times New Roman" w:hAnsi="Arial" w:cs="Arial"/>
          <w:color w:val="000000" w:themeColor="text1"/>
          <w:lang w:eastAsia="en-GB"/>
        </w:rPr>
        <w:lastRenderedPageBreak/>
        <w:t xml:space="preserve">As in Experiment 1, the interpretation of statistical effects of adjustment </w:t>
      </w:r>
      <w:ins w:id="1173" w:author="Furl, Nicholas" w:date="2024-10-05T15:28:00Z" w16du:dateUtc="2024-10-05T14:28:00Z">
        <w:r w:rsidR="003B639D">
          <w:rPr>
            <w:rFonts w:ascii="Arial" w:eastAsia="Times New Roman" w:hAnsi="Arial" w:cs="Arial"/>
            <w:color w:val="000000" w:themeColor="text1"/>
            <w:lang w:eastAsia="en-GB"/>
          </w:rPr>
          <w:t xml:space="preserve">in Experiment 2 </w:t>
        </w:r>
      </w:ins>
      <w:r w:rsidRPr="00D61CE1">
        <w:rPr>
          <w:rFonts w:ascii="Arial" w:eastAsia="Times New Roman" w:hAnsi="Arial" w:cs="Arial"/>
          <w:color w:val="000000" w:themeColor="text1"/>
          <w:lang w:eastAsia="en-GB"/>
        </w:rPr>
        <w:t xml:space="preserve">hinges on the notion that guilt witness claims on average give rise to </w:t>
      </w:r>
      <w:r w:rsidR="002F710A" w:rsidRPr="00D61CE1">
        <w:rPr>
          <w:rFonts w:ascii="Arial" w:eastAsia="Times New Roman" w:hAnsi="Arial" w:cs="Arial"/>
          <w:color w:val="000000" w:themeColor="text1"/>
          <w:lang w:eastAsia="en-GB"/>
        </w:rPr>
        <w:t>positive-valued adjustment (i.e.,</w:t>
      </w:r>
      <w:r w:rsidRPr="00D61CE1">
        <w:rPr>
          <w:rFonts w:ascii="Arial" w:eastAsia="Times New Roman" w:hAnsi="Arial" w:cs="Arial"/>
          <w:color w:val="000000" w:themeColor="text1"/>
          <w:lang w:eastAsia="en-GB"/>
        </w:rPr>
        <w:t xml:space="preserve"> towards guilt</w:t>
      </w:r>
      <w:r w:rsidR="002F710A" w:rsidRPr="00D61CE1">
        <w:rPr>
          <w:rFonts w:ascii="Arial" w:eastAsia="Times New Roman" w:hAnsi="Arial" w:cs="Arial"/>
          <w:color w:val="000000" w:themeColor="text1"/>
          <w:lang w:eastAsia="en-GB"/>
        </w:rPr>
        <w:t>y</w:t>
      </w:r>
      <w:r w:rsidRPr="00D61CE1">
        <w:rPr>
          <w:rFonts w:ascii="Arial" w:eastAsia="Times New Roman" w:hAnsi="Arial" w:cs="Arial"/>
          <w:color w:val="000000" w:themeColor="text1"/>
          <w:lang w:eastAsia="en-GB"/>
        </w:rPr>
        <w:t>) while innocent witness claims give rise on average to negative-valued adjustment (i.e., towards innocent)</w:t>
      </w:r>
      <w:ins w:id="1174" w:author="Furl, Nicholas" w:date="2024-10-05T15:28:00Z" w16du:dateUtc="2024-10-05T14:28:00Z">
        <w:r w:rsidR="003B639D">
          <w:rPr>
            <w:rFonts w:ascii="Arial" w:eastAsia="Times New Roman" w:hAnsi="Arial" w:cs="Arial"/>
            <w:color w:val="000000" w:themeColor="text1"/>
            <w:lang w:eastAsia="en-GB"/>
          </w:rPr>
          <w:t xml:space="preserve">, </w:t>
        </w:r>
      </w:ins>
      <w:del w:id="1175" w:author="Furl, Nicholas" w:date="2024-10-05T15:28:00Z" w16du:dateUtc="2024-10-05T14:28:00Z">
        <w:r w:rsidRPr="00D61CE1" w:rsidDel="003B639D">
          <w:rPr>
            <w:rFonts w:ascii="Arial" w:eastAsia="Times New Roman" w:hAnsi="Arial" w:cs="Arial"/>
            <w:color w:val="000000" w:themeColor="text1"/>
            <w:lang w:eastAsia="en-GB"/>
          </w:rPr>
          <w:delText xml:space="preserve">. </w:delText>
        </w:r>
        <w:r w:rsidR="008824FB" w:rsidDel="003B639D">
          <w:rPr>
            <w:rFonts w:ascii="Arial" w:eastAsia="Times New Roman" w:hAnsi="Arial" w:cs="Arial"/>
            <w:color w:val="000000" w:themeColor="text1"/>
            <w:lang w:eastAsia="en-GB"/>
          </w:rPr>
          <w:delText>Like Experiment 1 (Figure 1</w:delText>
        </w:r>
      </w:del>
      <w:del w:id="1176" w:author="Furl, Nicholas" w:date="2024-10-05T15:16:00Z" w16du:dateUtc="2024-10-05T14:16:00Z">
        <w:r w:rsidR="008824FB" w:rsidDel="00BE1977">
          <w:rPr>
            <w:rFonts w:ascii="Arial" w:eastAsia="Times New Roman" w:hAnsi="Arial" w:cs="Arial"/>
            <w:color w:val="000000" w:themeColor="text1"/>
            <w:lang w:eastAsia="en-GB"/>
          </w:rPr>
          <w:delText>, lower two panels</w:delText>
        </w:r>
      </w:del>
      <w:del w:id="1177" w:author="Furl, Nicholas" w:date="2024-10-05T15:28:00Z" w16du:dateUtc="2024-10-05T14:28:00Z">
        <w:r w:rsidR="008824FB" w:rsidDel="003B639D">
          <w:rPr>
            <w:rFonts w:ascii="Arial" w:eastAsia="Times New Roman" w:hAnsi="Arial" w:cs="Arial"/>
            <w:color w:val="000000" w:themeColor="text1"/>
            <w:lang w:eastAsia="en-GB"/>
          </w:rPr>
          <w:delText xml:space="preserve">), adjustments were positively-valued </w:delText>
        </w:r>
      </w:del>
      <w:del w:id="1178" w:author="Furl, Nicholas" w:date="2024-10-05T15:16:00Z" w16du:dateUtc="2024-10-05T14:16:00Z">
        <w:r w:rsidR="008824FB" w:rsidDel="00BE1977">
          <w:rPr>
            <w:rFonts w:ascii="Arial" w:eastAsia="Times New Roman" w:hAnsi="Arial" w:cs="Arial"/>
            <w:color w:val="000000" w:themeColor="text1"/>
            <w:lang w:eastAsia="en-GB"/>
          </w:rPr>
          <w:delText xml:space="preserve">adjustments </w:delText>
        </w:r>
      </w:del>
      <w:del w:id="1179" w:author="Furl, Nicholas" w:date="2024-10-05T15:28:00Z" w16du:dateUtc="2024-10-05T14:28:00Z">
        <w:r w:rsidR="008824FB" w:rsidDel="003B639D">
          <w:rPr>
            <w:rFonts w:ascii="Arial" w:eastAsia="Times New Roman" w:hAnsi="Arial" w:cs="Arial"/>
            <w:color w:val="000000" w:themeColor="text1"/>
            <w:lang w:eastAsia="en-GB"/>
          </w:rPr>
          <w:delText xml:space="preserve">to guilty claims but negatively-valued to innocent claims, </w:delText>
        </w:r>
      </w:del>
      <w:r w:rsidR="008824FB">
        <w:rPr>
          <w:rFonts w:ascii="Arial" w:eastAsia="Times New Roman" w:hAnsi="Arial" w:cs="Arial"/>
          <w:color w:val="000000" w:themeColor="text1"/>
          <w:lang w:eastAsia="en-GB"/>
        </w:rPr>
        <w:t xml:space="preserve">consistent with the </w:t>
      </w:r>
      <w:r w:rsidR="008824FB" w:rsidRPr="00D61CE1">
        <w:rPr>
          <w:rFonts w:ascii="Arial" w:eastAsia="Times New Roman" w:hAnsi="Arial" w:cs="Arial"/>
          <w:color w:val="000000" w:themeColor="text1"/>
          <w:lang w:eastAsia="en-GB"/>
        </w:rPr>
        <w:t>significant main effect of Witness Claim</w:t>
      </w:r>
      <w:ins w:id="1180" w:author="Furl, Nicholas" w:date="2024-10-05T15:28:00Z" w16du:dateUtc="2024-10-05T14:28:00Z">
        <w:r w:rsidR="003B639D">
          <w:rPr>
            <w:rFonts w:ascii="Arial" w:eastAsia="Times New Roman" w:hAnsi="Arial" w:cs="Arial"/>
            <w:color w:val="000000" w:themeColor="text1"/>
            <w:lang w:eastAsia="en-GB"/>
          </w:rPr>
          <w:t xml:space="preserve"> that we observed </w:t>
        </w:r>
      </w:ins>
      <w:r w:rsidR="008824FB" w:rsidRPr="00D61CE1">
        <w:rPr>
          <w:rFonts w:ascii="Arial" w:eastAsia="Times New Roman" w:hAnsi="Arial" w:cs="Arial"/>
          <w:color w:val="000000" w:themeColor="text1"/>
          <w:lang w:eastAsia="en-GB"/>
        </w:rPr>
        <w:t xml:space="preserve"> </w:t>
      </w:r>
      <w:r w:rsidR="008824FB" w:rsidRPr="00D61CE1">
        <w:rPr>
          <w:rFonts w:ascii="Arial" w:eastAsia="Times New Roman" w:hAnsi="Arial" w:cs="Arial"/>
          <w:i/>
          <w:iCs/>
          <w:color w:val="000000" w:themeColor="text1"/>
          <w:lang w:eastAsia="en-GB"/>
        </w:rPr>
        <w:t>F</w:t>
      </w:r>
      <w:r w:rsidR="008824FB" w:rsidRPr="00D61CE1">
        <w:rPr>
          <w:rFonts w:ascii="Arial" w:eastAsia="Times New Roman" w:hAnsi="Arial" w:cs="Arial"/>
          <w:color w:val="000000" w:themeColor="text1"/>
          <w:lang w:eastAsia="en-GB"/>
        </w:rPr>
        <w:t xml:space="preserve">(1,103) = 63.08, </w:t>
      </w:r>
      <w:r w:rsidR="008824FB" w:rsidRPr="00D61CE1">
        <w:rPr>
          <w:rFonts w:ascii="Arial" w:eastAsia="Times New Roman" w:hAnsi="Arial" w:cs="Arial"/>
          <w:i/>
          <w:iCs/>
          <w:color w:val="000000" w:themeColor="text1"/>
          <w:lang w:eastAsia="en-GB"/>
        </w:rPr>
        <w:t>p</w:t>
      </w:r>
      <w:r w:rsidR="008824FB" w:rsidRPr="00D61CE1">
        <w:rPr>
          <w:rFonts w:ascii="Arial" w:eastAsia="Times New Roman" w:hAnsi="Arial" w:cs="Arial"/>
          <w:color w:val="000000" w:themeColor="text1"/>
          <w:lang w:eastAsia="en-GB"/>
        </w:rPr>
        <w:t xml:space="preserve"> &lt; .001, </w:t>
      </w:r>
      <w:r w:rsidR="008824FB" w:rsidRPr="00D61CE1">
        <w:rPr>
          <w:rFonts w:ascii="Arial" w:eastAsia="Times New Roman" w:hAnsi="Arial" w:cs="Arial"/>
          <w:i/>
          <w:iCs/>
          <w:color w:val="000000" w:themeColor="text1"/>
          <w:lang w:eastAsia="en-GB"/>
        </w:rPr>
        <w:t>η</w:t>
      </w:r>
      <w:r w:rsidR="008824FB" w:rsidRPr="00D61CE1">
        <w:rPr>
          <w:rFonts w:ascii="Arial" w:eastAsia="Times New Roman" w:hAnsi="Arial" w:cs="Arial"/>
          <w:i/>
          <w:iCs/>
          <w:color w:val="000000" w:themeColor="text1"/>
          <w:vertAlign w:val="subscript"/>
          <w:lang w:eastAsia="en-GB"/>
        </w:rPr>
        <w:t>p</w:t>
      </w:r>
      <w:r w:rsidR="008824FB" w:rsidRPr="00D61CE1">
        <w:rPr>
          <w:rFonts w:ascii="Arial" w:eastAsia="Times New Roman" w:hAnsi="Arial" w:cs="Arial"/>
          <w:i/>
          <w:iCs/>
          <w:color w:val="000000" w:themeColor="text1"/>
          <w:vertAlign w:val="superscript"/>
          <w:lang w:eastAsia="en-GB"/>
        </w:rPr>
        <w:t>2</w:t>
      </w:r>
      <w:r w:rsidR="008824FB" w:rsidRPr="00D61CE1">
        <w:rPr>
          <w:rFonts w:ascii="Arial" w:eastAsia="Times New Roman" w:hAnsi="Arial" w:cs="Arial"/>
          <w:i/>
          <w:iCs/>
          <w:color w:val="000000" w:themeColor="text1"/>
          <w:lang w:eastAsia="en-GB"/>
        </w:rPr>
        <w:t xml:space="preserve"> </w:t>
      </w:r>
      <w:r w:rsidR="008824FB" w:rsidRPr="00D61CE1">
        <w:rPr>
          <w:rFonts w:ascii="Arial" w:eastAsia="Times New Roman" w:hAnsi="Arial" w:cs="Arial"/>
          <w:color w:val="000000" w:themeColor="text1"/>
          <w:lang w:eastAsia="en-GB"/>
        </w:rPr>
        <w:t xml:space="preserve">= .38, with no interaction with Suspect </w:t>
      </w:r>
      <w:r w:rsidR="008824FB" w:rsidRPr="00D61CE1">
        <w:rPr>
          <w:rFonts w:ascii="Arial" w:eastAsia="Times New Roman" w:hAnsi="Arial" w:cs="Arial"/>
          <w:i/>
          <w:iCs/>
          <w:color w:val="000000" w:themeColor="text1"/>
          <w:lang w:eastAsia="en-GB"/>
        </w:rPr>
        <w:t>F</w:t>
      </w:r>
      <w:r w:rsidR="008824FB" w:rsidRPr="00D61CE1">
        <w:rPr>
          <w:rFonts w:ascii="Arial" w:eastAsia="Times New Roman" w:hAnsi="Arial" w:cs="Arial"/>
          <w:color w:val="000000" w:themeColor="text1"/>
          <w:lang w:eastAsia="en-GB"/>
        </w:rPr>
        <w:t xml:space="preserve">(1,103) = .01, </w:t>
      </w:r>
      <w:r w:rsidR="008824FB" w:rsidRPr="00D61CE1">
        <w:rPr>
          <w:rFonts w:ascii="Arial" w:eastAsia="Times New Roman" w:hAnsi="Arial" w:cs="Arial"/>
          <w:i/>
          <w:iCs/>
          <w:color w:val="000000" w:themeColor="text1"/>
          <w:lang w:eastAsia="en-GB"/>
        </w:rPr>
        <w:t>p</w:t>
      </w:r>
      <w:r w:rsidR="008824FB" w:rsidRPr="00D61CE1">
        <w:rPr>
          <w:rFonts w:ascii="Arial" w:eastAsia="Times New Roman" w:hAnsi="Arial" w:cs="Arial"/>
          <w:color w:val="000000" w:themeColor="text1"/>
          <w:lang w:eastAsia="en-GB"/>
        </w:rPr>
        <w:t xml:space="preserve"> &lt; .91, </w:t>
      </w:r>
      <w:r w:rsidR="008824FB" w:rsidRPr="00D61CE1">
        <w:rPr>
          <w:rFonts w:ascii="Arial" w:eastAsia="Times New Roman" w:hAnsi="Arial" w:cs="Arial"/>
          <w:i/>
          <w:iCs/>
          <w:color w:val="000000" w:themeColor="text1"/>
          <w:lang w:eastAsia="en-GB"/>
        </w:rPr>
        <w:t>η</w:t>
      </w:r>
      <w:r w:rsidR="008824FB" w:rsidRPr="00D61CE1">
        <w:rPr>
          <w:rFonts w:ascii="Arial" w:eastAsia="Times New Roman" w:hAnsi="Arial" w:cs="Arial"/>
          <w:i/>
          <w:iCs/>
          <w:color w:val="000000" w:themeColor="text1"/>
          <w:vertAlign w:val="subscript"/>
          <w:lang w:eastAsia="en-GB"/>
        </w:rPr>
        <w:t>p</w:t>
      </w:r>
      <w:r w:rsidR="008824FB" w:rsidRPr="00D61CE1">
        <w:rPr>
          <w:rFonts w:ascii="Arial" w:eastAsia="Times New Roman" w:hAnsi="Arial" w:cs="Arial"/>
          <w:i/>
          <w:iCs/>
          <w:color w:val="000000" w:themeColor="text1"/>
          <w:vertAlign w:val="superscript"/>
          <w:lang w:eastAsia="en-GB"/>
        </w:rPr>
        <w:t>2</w:t>
      </w:r>
      <w:r w:rsidR="008824FB" w:rsidRPr="00D61CE1">
        <w:rPr>
          <w:rFonts w:ascii="Arial" w:eastAsia="Times New Roman" w:hAnsi="Arial" w:cs="Arial"/>
          <w:i/>
          <w:iCs/>
          <w:color w:val="000000" w:themeColor="text1"/>
          <w:lang w:eastAsia="en-GB"/>
        </w:rPr>
        <w:t xml:space="preserve"> </w:t>
      </w:r>
      <w:r w:rsidR="008824FB" w:rsidRPr="00D61CE1">
        <w:rPr>
          <w:rFonts w:ascii="Arial" w:eastAsia="Times New Roman" w:hAnsi="Arial" w:cs="Arial"/>
          <w:color w:val="000000" w:themeColor="text1"/>
          <w:lang w:eastAsia="en-GB"/>
        </w:rPr>
        <w:t>&lt; .001</w:t>
      </w:r>
      <w:r w:rsidR="008824FB">
        <w:rPr>
          <w:rFonts w:ascii="Arial" w:eastAsia="Times New Roman" w:hAnsi="Arial" w:cs="Arial"/>
          <w:color w:val="000000" w:themeColor="text1"/>
          <w:lang w:eastAsia="en-GB"/>
        </w:rPr>
        <w:t xml:space="preserve"> in</w:t>
      </w:r>
      <w:r w:rsidR="003768BF" w:rsidRPr="00D61CE1">
        <w:rPr>
          <w:rFonts w:ascii="Arial" w:eastAsia="Times New Roman" w:hAnsi="Arial" w:cs="Arial"/>
          <w:color w:val="000000" w:themeColor="text1"/>
          <w:lang w:eastAsia="en-GB"/>
        </w:rPr>
        <w:t xml:space="preserve"> the Participant Adjustment Analysis</w:t>
      </w:r>
      <w:r w:rsidRPr="00D61CE1">
        <w:rPr>
          <w:rFonts w:ascii="Arial" w:eastAsia="Times New Roman" w:hAnsi="Arial" w:cs="Arial"/>
          <w:color w:val="000000" w:themeColor="text1"/>
          <w:lang w:eastAsia="en-GB"/>
        </w:rPr>
        <w:t xml:space="preserve">. </w:t>
      </w:r>
      <w:r w:rsidR="008824FB">
        <w:rPr>
          <w:rFonts w:ascii="Arial" w:eastAsia="Times New Roman" w:hAnsi="Arial" w:cs="Arial"/>
          <w:color w:val="000000" w:themeColor="text1"/>
          <w:lang w:eastAsia="en-GB"/>
        </w:rPr>
        <w:t>The next section</w:t>
      </w:r>
      <w:r w:rsidR="00F23541" w:rsidRPr="00D61CE1">
        <w:rPr>
          <w:rFonts w:ascii="Arial" w:eastAsia="Times New Roman" w:hAnsi="Arial" w:cs="Arial"/>
          <w:color w:val="000000" w:themeColor="text1"/>
          <w:lang w:eastAsia="en-GB"/>
        </w:rPr>
        <w:t xml:space="preserve"> report</w:t>
      </w:r>
      <w:r w:rsidR="008824FB">
        <w:rPr>
          <w:rFonts w:ascii="Arial" w:eastAsia="Times New Roman" w:hAnsi="Arial" w:cs="Arial"/>
          <w:color w:val="000000" w:themeColor="text1"/>
          <w:lang w:eastAsia="en-GB"/>
        </w:rPr>
        <w:t>s</w:t>
      </w:r>
      <w:r w:rsidR="00F23541" w:rsidRPr="00D61CE1">
        <w:rPr>
          <w:rFonts w:ascii="Arial" w:eastAsia="Times New Roman" w:hAnsi="Arial" w:cs="Arial"/>
          <w:color w:val="000000" w:themeColor="text1"/>
          <w:lang w:eastAsia="en-GB"/>
        </w:rPr>
        <w:t xml:space="preserve"> the </w:t>
      </w:r>
      <w:r w:rsidR="008824FB">
        <w:rPr>
          <w:rFonts w:ascii="Arial" w:eastAsia="Times New Roman" w:hAnsi="Arial" w:cs="Arial"/>
          <w:color w:val="000000" w:themeColor="text1"/>
          <w:lang w:eastAsia="en-GB"/>
        </w:rPr>
        <w:t xml:space="preserve">Suspect </w:t>
      </w:r>
      <w:r w:rsidR="00F23541" w:rsidRPr="00D61CE1">
        <w:rPr>
          <w:rFonts w:ascii="Arial" w:eastAsia="Times New Roman" w:hAnsi="Arial" w:cs="Arial"/>
          <w:color w:val="000000" w:themeColor="text1"/>
          <w:lang w:eastAsia="en-GB"/>
        </w:rPr>
        <w:t>main effect.</w:t>
      </w:r>
      <w:moveToRangeStart w:id="1181" w:author="Furl, Nicholas" w:date="2024-10-05T15:10:00Z" w:name="move179033424"/>
      <w:del w:id="1182" w:author="Furl, Nicholas" w:date="2024-10-05T15:16:00Z" w16du:dateUtc="2024-10-05T14:16:00Z">
        <w:r w:rsidR="00A25822" w:rsidRPr="00A25822" w:rsidDel="003518B5">
          <w:rPr>
            <w:rFonts w:ascii="Arial" w:eastAsia="Times New Roman" w:hAnsi="Arial" w:cs="Arial"/>
            <w:color w:val="000000" w:themeColor="text1"/>
            <w:lang w:eastAsia="en-GB"/>
          </w:rPr>
          <w:delText>Lower left panel showed Suspect effects on adjustment. Lower right panel shows Preceding Context effects on adjustment. Black horizontal lines indicate optimal adjustment. Error bars are 95% confidence intervals.</w:delText>
        </w:r>
        <w:moveToRangeEnd w:id="1181"/>
      </w:del>
    </w:p>
    <w:p w14:paraId="772CD875" w14:textId="34CA3E44" w:rsidR="003518B5" w:rsidRPr="00D61CE1" w:rsidRDefault="003518B5" w:rsidP="00BA011A">
      <w:pPr>
        <w:spacing w:beforeLines="100" w:before="240" w:after="0" w:line="480" w:lineRule="auto"/>
        <w:ind w:firstLine="720"/>
        <w:rPr>
          <w:ins w:id="1183" w:author="Furl, Nicholas" w:date="2024-10-05T15:16:00Z" w16du:dateUtc="2024-10-05T14:16:00Z"/>
          <w:rFonts w:ascii="Arial" w:eastAsia="Times New Roman" w:hAnsi="Arial" w:cs="Arial"/>
          <w:color w:val="000000" w:themeColor="text1"/>
          <w:lang w:eastAsia="en-GB"/>
        </w:rPr>
        <w:pPrChange w:id="1184" w:author="Furl, Nicholas" w:date="2024-10-05T15:18:00Z" w16du:dateUtc="2024-10-05T14:18:00Z">
          <w:pPr>
            <w:spacing w:before="100" w:after="0" w:line="480" w:lineRule="auto"/>
            <w:ind w:firstLine="720"/>
          </w:pPr>
        </w:pPrChange>
      </w:pPr>
    </w:p>
    <w:p w14:paraId="78BA1389" w14:textId="6D7076E3" w:rsidR="003F19DB" w:rsidRPr="00D61CE1" w:rsidDel="003518B5" w:rsidRDefault="003518B5" w:rsidP="003518B5">
      <w:pPr>
        <w:spacing w:beforeLines="100" w:before="240" w:after="0" w:line="480" w:lineRule="auto"/>
        <w:rPr>
          <w:del w:id="1185" w:author="Furl, Nicholas" w:date="2024-10-05T15:16:00Z" w16du:dateUtc="2024-10-05T14:16:00Z"/>
          <w:rFonts w:ascii="Arial" w:eastAsia="Times New Roman" w:hAnsi="Arial" w:cs="Arial"/>
          <w:i/>
          <w:color w:val="000000" w:themeColor="text1"/>
          <w:lang w:eastAsia="en-GB"/>
        </w:rPr>
        <w:pPrChange w:id="1186" w:author="Furl, Nicholas" w:date="2024-10-05T15:17:00Z" w16du:dateUtc="2024-10-05T14:17:00Z">
          <w:pPr>
            <w:spacing w:before="100" w:after="0" w:line="480" w:lineRule="auto"/>
          </w:pPr>
        </w:pPrChange>
      </w:pPr>
      <w:ins w:id="1187" w:author="Furl, Nicholas" w:date="2024-10-05T15:16:00Z" w16du:dateUtc="2024-10-05T14:16:00Z">
        <w:r>
          <w:rPr>
            <w:rFonts w:ascii="Arial" w:eastAsia="Times New Roman" w:hAnsi="Arial" w:cs="Arial"/>
            <w:i/>
            <w:color w:val="000000" w:themeColor="text1"/>
            <w:lang w:eastAsia="en-GB"/>
          </w:rPr>
          <w:t>E</w:t>
        </w:r>
      </w:ins>
    </w:p>
    <w:p w14:paraId="55624354" w14:textId="018E9813" w:rsidR="003F19DB" w:rsidRPr="00D61CE1" w:rsidRDefault="003F19DB" w:rsidP="003518B5">
      <w:pPr>
        <w:spacing w:beforeLines="100" w:before="240" w:after="0" w:line="480" w:lineRule="auto"/>
        <w:rPr>
          <w:rFonts w:ascii="Arial" w:eastAsia="Times New Roman" w:hAnsi="Arial" w:cs="Arial"/>
          <w:i/>
          <w:color w:val="000000" w:themeColor="text1"/>
          <w:lang w:eastAsia="en-GB"/>
        </w:rPr>
        <w:pPrChange w:id="1188" w:author="Furl, Nicholas" w:date="2024-10-05T15:17:00Z" w16du:dateUtc="2024-10-05T14:17:00Z">
          <w:pPr>
            <w:spacing w:before="100" w:after="0" w:line="480" w:lineRule="auto"/>
          </w:pPr>
        </w:pPrChange>
      </w:pPr>
      <w:del w:id="1189" w:author="Furl, Nicholas" w:date="2024-10-05T15:16:00Z" w16du:dateUtc="2024-10-05T14:16:00Z">
        <w:r w:rsidRPr="00D61CE1" w:rsidDel="003518B5">
          <w:rPr>
            <w:rFonts w:ascii="Arial" w:eastAsia="Times New Roman" w:hAnsi="Arial" w:cs="Arial"/>
            <w:i/>
            <w:color w:val="000000" w:themeColor="text1"/>
            <w:lang w:eastAsia="en-GB"/>
          </w:rPr>
          <w:delText>E</w:delText>
        </w:r>
      </w:del>
      <w:r w:rsidRPr="00D61CE1">
        <w:rPr>
          <w:rFonts w:ascii="Arial" w:eastAsia="Times New Roman" w:hAnsi="Arial" w:cs="Arial"/>
          <w:i/>
          <w:color w:val="000000" w:themeColor="text1"/>
          <w:lang w:eastAsia="en-GB"/>
        </w:rPr>
        <w:t>ffects of Suspect on Probability and Adjustment</w:t>
      </w:r>
    </w:p>
    <w:p w14:paraId="517212EC" w14:textId="568FBAC0" w:rsidR="004E09F5" w:rsidRPr="00D61CE1" w:rsidDel="00BA011A" w:rsidRDefault="00EF55A3" w:rsidP="003518B5">
      <w:pPr>
        <w:spacing w:beforeLines="100" w:before="240" w:after="0" w:line="480" w:lineRule="auto"/>
        <w:ind w:firstLine="720"/>
        <w:rPr>
          <w:del w:id="1190" w:author="Furl, Nicholas" w:date="2024-10-05T15:19:00Z" w16du:dateUtc="2024-10-05T14:19:00Z"/>
          <w:rFonts w:ascii="Arial" w:eastAsia="Times New Roman" w:hAnsi="Arial" w:cs="Arial"/>
          <w:color w:val="000000" w:themeColor="text1"/>
          <w:lang w:eastAsia="en-GB"/>
        </w:rPr>
        <w:pPrChange w:id="1191" w:author="Furl, Nicholas" w:date="2024-10-05T15:17:00Z" w16du:dateUtc="2024-10-05T14:17:00Z">
          <w:pPr>
            <w:spacing w:before="100" w:after="0" w:line="480" w:lineRule="auto"/>
            <w:ind w:firstLine="720"/>
          </w:pPr>
        </w:pPrChange>
      </w:pPr>
      <w:r>
        <w:rPr>
          <w:rFonts w:ascii="Arial" w:eastAsia="Times New Roman" w:hAnsi="Arial" w:cs="Arial"/>
          <w:color w:val="000000" w:themeColor="text1"/>
          <w:lang w:eastAsia="en-GB"/>
        </w:rPr>
        <w:t>P</w:t>
      </w:r>
      <w:r w:rsidR="00087C46" w:rsidRPr="00D61CE1">
        <w:rPr>
          <w:rFonts w:ascii="Arial" w:eastAsia="Times New Roman" w:hAnsi="Arial" w:cs="Arial"/>
          <w:color w:val="000000" w:themeColor="text1"/>
          <w:lang w:eastAsia="en-GB"/>
        </w:rPr>
        <w:t>articipants rate</w:t>
      </w:r>
      <w:r>
        <w:rPr>
          <w:rFonts w:ascii="Arial" w:eastAsia="Times New Roman" w:hAnsi="Arial" w:cs="Arial"/>
          <w:color w:val="000000" w:themeColor="text1"/>
          <w:lang w:eastAsia="en-GB"/>
        </w:rPr>
        <w:t>d</w:t>
      </w:r>
      <w:r w:rsidR="00087C46" w:rsidRPr="00D61CE1">
        <w:rPr>
          <w:rFonts w:ascii="Arial" w:eastAsia="Times New Roman" w:hAnsi="Arial" w:cs="Arial"/>
          <w:color w:val="000000" w:themeColor="text1"/>
          <w:lang w:eastAsia="en-GB"/>
        </w:rPr>
        <w:t xml:space="preserve"> male suspects as more guilty </w:t>
      </w:r>
      <w:r>
        <w:rPr>
          <w:rFonts w:ascii="Arial" w:eastAsia="Times New Roman" w:hAnsi="Arial" w:cs="Arial"/>
          <w:color w:val="000000" w:themeColor="text1"/>
          <w:lang w:eastAsia="en-GB"/>
        </w:rPr>
        <w:t xml:space="preserve">than female before viewing any witness claims </w:t>
      </w:r>
      <w:r w:rsidR="00087C46" w:rsidRPr="00D61CE1">
        <w:rPr>
          <w:rFonts w:ascii="Arial" w:eastAsia="Times New Roman" w:hAnsi="Arial" w:cs="Arial"/>
          <w:color w:val="000000" w:themeColor="text1"/>
          <w:lang w:eastAsia="en-GB"/>
        </w:rPr>
        <w:t>(</w:t>
      </w:r>
      <w:r>
        <w:rPr>
          <w:rFonts w:ascii="Arial" w:eastAsia="Times New Roman" w:hAnsi="Arial" w:cs="Arial"/>
          <w:color w:val="000000" w:themeColor="text1"/>
          <w:lang w:eastAsia="en-GB"/>
        </w:rPr>
        <w:t xml:space="preserve">Figure </w:t>
      </w:r>
      <w:ins w:id="1192" w:author="Furl, Nicholas" w:date="2024-10-05T15:29:00Z" w16du:dateUtc="2024-10-05T14:29:00Z">
        <w:r w:rsidR="00534C7B">
          <w:rPr>
            <w:rFonts w:ascii="Arial" w:eastAsia="Times New Roman" w:hAnsi="Arial" w:cs="Arial"/>
            <w:color w:val="000000" w:themeColor="text1"/>
            <w:lang w:eastAsia="en-GB"/>
          </w:rPr>
          <w:t>3</w:t>
        </w:r>
      </w:ins>
      <w:del w:id="1193" w:author="Furl, Nicholas" w:date="2024-10-05T15:29:00Z" w16du:dateUtc="2024-10-05T14:29:00Z">
        <w:r w:rsidDel="00534C7B">
          <w:rPr>
            <w:rFonts w:ascii="Arial" w:eastAsia="Times New Roman" w:hAnsi="Arial" w:cs="Arial"/>
            <w:color w:val="000000" w:themeColor="text1"/>
            <w:lang w:eastAsia="en-GB"/>
          </w:rPr>
          <w:delText xml:space="preserve">1, upper panels, </w:delText>
        </w:r>
        <w:r w:rsidR="00087C46" w:rsidRPr="00D61CE1" w:rsidDel="00534C7B">
          <w:rPr>
            <w:rFonts w:ascii="Arial" w:eastAsia="Times New Roman" w:hAnsi="Arial" w:cs="Arial"/>
            <w:color w:val="000000" w:themeColor="text1"/>
            <w:lang w:eastAsia="en-GB"/>
          </w:rPr>
          <w:delText>position 0</w:delText>
        </w:r>
        <w:r w:rsidDel="00534C7B">
          <w:rPr>
            <w:rFonts w:ascii="Arial" w:eastAsia="Times New Roman" w:hAnsi="Arial" w:cs="Arial"/>
            <w:color w:val="000000" w:themeColor="text1"/>
            <w:lang w:eastAsia="en-GB"/>
          </w:rPr>
          <w:delText>, asterisks</w:delText>
        </w:r>
      </w:del>
      <w:r w:rsidR="00087C46" w:rsidRPr="00D61CE1">
        <w:rPr>
          <w:rFonts w:ascii="Arial" w:eastAsia="Times New Roman" w:hAnsi="Arial" w:cs="Arial"/>
          <w:color w:val="000000" w:themeColor="text1"/>
          <w:lang w:eastAsia="en-GB"/>
        </w:rPr>
        <w:t xml:space="preserve">) and </w:t>
      </w:r>
      <w:r>
        <w:rPr>
          <w:rFonts w:ascii="Arial" w:eastAsia="Times New Roman" w:hAnsi="Arial" w:cs="Arial"/>
          <w:color w:val="000000" w:themeColor="text1"/>
          <w:lang w:eastAsia="en-GB"/>
        </w:rPr>
        <w:t xml:space="preserve">at </w:t>
      </w:r>
      <w:del w:id="1194" w:author="Furl, Nicholas" w:date="2024-10-05T15:29:00Z" w16du:dateUtc="2024-10-05T14:29:00Z">
        <w:r w:rsidDel="00534C7B">
          <w:rPr>
            <w:rFonts w:ascii="Arial" w:eastAsia="Times New Roman" w:hAnsi="Arial" w:cs="Arial"/>
            <w:color w:val="000000" w:themeColor="text1"/>
            <w:lang w:eastAsia="en-GB"/>
          </w:rPr>
          <w:delText xml:space="preserve">some </w:delText>
        </w:r>
      </w:del>
      <w:ins w:id="1195" w:author="Furl, Nicholas" w:date="2024-10-05T15:29:00Z" w16du:dateUtc="2024-10-05T14:29:00Z">
        <w:r w:rsidR="00534C7B">
          <w:rPr>
            <w:rFonts w:ascii="Arial" w:eastAsia="Times New Roman" w:hAnsi="Arial" w:cs="Arial"/>
            <w:color w:val="000000" w:themeColor="text1"/>
            <w:lang w:eastAsia="en-GB"/>
          </w:rPr>
          <w:t>many later</w:t>
        </w:r>
        <w:r w:rsidR="00534C7B">
          <w:rPr>
            <w:rFonts w:ascii="Arial" w:eastAsia="Times New Roman" w:hAnsi="Arial" w:cs="Arial"/>
            <w:color w:val="000000" w:themeColor="text1"/>
            <w:lang w:eastAsia="en-GB"/>
          </w:rPr>
          <w:t xml:space="preserve"> </w:t>
        </w:r>
      </w:ins>
      <w:r w:rsidR="00087C46" w:rsidRPr="00D61CE1">
        <w:rPr>
          <w:rFonts w:ascii="Arial" w:eastAsia="Times New Roman" w:hAnsi="Arial" w:cs="Arial"/>
          <w:color w:val="000000" w:themeColor="text1"/>
          <w:lang w:eastAsia="en-GB"/>
        </w:rPr>
        <w:t>sequence</w:t>
      </w:r>
      <w:r>
        <w:rPr>
          <w:rFonts w:ascii="Arial" w:eastAsia="Times New Roman" w:hAnsi="Arial" w:cs="Arial"/>
          <w:color w:val="000000" w:themeColor="text1"/>
          <w:lang w:eastAsia="en-GB"/>
        </w:rPr>
        <w:t xml:space="preserve"> positions</w:t>
      </w:r>
      <w:del w:id="1196" w:author="Furl, Nicholas" w:date="2024-10-05T15:29:00Z" w16du:dateUtc="2024-10-05T14:29:00Z">
        <w:r w:rsidDel="00534C7B">
          <w:rPr>
            <w:rFonts w:ascii="Arial" w:eastAsia="Times New Roman" w:hAnsi="Arial" w:cs="Arial"/>
            <w:color w:val="000000" w:themeColor="text1"/>
            <w:lang w:eastAsia="en-GB"/>
          </w:rPr>
          <w:delText>, especially early ones</w:delText>
        </w:r>
      </w:del>
      <w:r w:rsidR="00087C46"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This </w:t>
      </w:r>
      <w:ins w:id="1197" w:author="Furl, Nicholas" w:date="2024-10-05T15:29:00Z" w16du:dateUtc="2024-10-05T14:29:00Z">
        <w:r w:rsidR="00534C7B">
          <w:rPr>
            <w:rFonts w:ascii="Arial" w:eastAsia="Times New Roman" w:hAnsi="Arial" w:cs="Arial"/>
            <w:color w:val="000000" w:themeColor="text1"/>
            <w:lang w:eastAsia="en-GB"/>
          </w:rPr>
          <w:t xml:space="preserve">differential rating </w:t>
        </w:r>
      </w:ins>
      <w:ins w:id="1198" w:author="Furl, Nicholas" w:date="2024-10-05T15:30:00Z" w16du:dateUtc="2024-10-05T14:30:00Z">
        <w:r w:rsidR="00534C7B">
          <w:rPr>
            <w:rFonts w:ascii="Arial" w:eastAsia="Times New Roman" w:hAnsi="Arial" w:cs="Arial"/>
            <w:color w:val="000000" w:themeColor="text1"/>
            <w:lang w:eastAsia="en-GB"/>
          </w:rPr>
          <w:t xml:space="preserve">for different suspects and sequence positions </w:t>
        </w:r>
      </w:ins>
      <w:r>
        <w:rPr>
          <w:rFonts w:ascii="Arial" w:eastAsia="Times New Roman" w:hAnsi="Arial" w:cs="Arial"/>
          <w:color w:val="000000" w:themeColor="text1"/>
          <w:lang w:eastAsia="en-GB"/>
        </w:rPr>
        <w:t xml:space="preserve">gave rise in </w:t>
      </w:r>
      <w:r w:rsidR="009E0B6E" w:rsidRPr="00D61CE1">
        <w:rPr>
          <w:rFonts w:ascii="Arial" w:eastAsia="Times New Roman" w:hAnsi="Arial" w:cs="Arial"/>
          <w:color w:val="000000" w:themeColor="text1"/>
          <w:lang w:eastAsia="en-GB"/>
        </w:rPr>
        <w:t>the Participant Probability Analysis</w:t>
      </w:r>
      <w:r>
        <w:rPr>
          <w:rFonts w:ascii="Arial" w:eastAsia="Times New Roman" w:hAnsi="Arial" w:cs="Arial"/>
          <w:color w:val="000000" w:themeColor="text1"/>
          <w:lang w:eastAsia="en-GB"/>
        </w:rPr>
        <w:t xml:space="preserve"> </w:t>
      </w:r>
      <w:r w:rsidR="005A4155">
        <w:rPr>
          <w:rFonts w:ascii="Arial" w:eastAsia="Times New Roman" w:hAnsi="Arial" w:cs="Arial"/>
          <w:color w:val="000000" w:themeColor="text1"/>
          <w:lang w:eastAsia="en-GB"/>
        </w:rPr>
        <w:t xml:space="preserve">to </w:t>
      </w:r>
      <w:r w:rsidR="005A4155" w:rsidRPr="00D61CE1">
        <w:rPr>
          <w:rFonts w:ascii="Arial" w:eastAsia="Times New Roman" w:hAnsi="Arial" w:cs="Arial"/>
          <w:color w:val="000000" w:themeColor="text1"/>
          <w:lang w:eastAsia="en-GB"/>
        </w:rPr>
        <w:t>significant</w:t>
      </w:r>
      <w:r w:rsidR="003F19DB" w:rsidRPr="00D61CE1">
        <w:rPr>
          <w:rFonts w:ascii="Arial" w:eastAsia="Times New Roman" w:hAnsi="Arial" w:cs="Arial"/>
          <w:color w:val="000000" w:themeColor="text1"/>
          <w:lang w:eastAsia="en-GB"/>
        </w:rPr>
        <w:t xml:space="preserve"> </w:t>
      </w:r>
      <w:r w:rsidR="00087C46" w:rsidRPr="00D61CE1">
        <w:rPr>
          <w:rFonts w:ascii="Arial" w:eastAsia="Times New Roman" w:hAnsi="Arial" w:cs="Arial"/>
          <w:color w:val="000000" w:themeColor="text1"/>
          <w:lang w:eastAsia="en-GB"/>
        </w:rPr>
        <w:t xml:space="preserve">Suspect × </w:t>
      </w:r>
      <w:r w:rsidR="003F19DB" w:rsidRPr="00D61CE1">
        <w:rPr>
          <w:rFonts w:ascii="Arial" w:eastAsia="Times New Roman" w:hAnsi="Arial" w:cs="Arial"/>
          <w:color w:val="000000" w:themeColor="text1"/>
          <w:lang w:eastAsia="en-GB"/>
        </w:rPr>
        <w:t xml:space="preserve">Sequence Position × </w:t>
      </w:r>
      <w:r w:rsidR="00087C46" w:rsidRPr="00D61CE1">
        <w:rPr>
          <w:rFonts w:ascii="Arial" w:eastAsia="Times New Roman" w:hAnsi="Arial" w:cs="Arial"/>
          <w:color w:val="000000" w:themeColor="text1"/>
          <w:lang w:eastAsia="en-GB"/>
        </w:rPr>
        <w:t>Guilt Sequence</w:t>
      </w:r>
      <w:r>
        <w:rPr>
          <w:rFonts w:ascii="Arial" w:eastAsia="Times New Roman" w:hAnsi="Arial" w:cs="Arial"/>
          <w:color w:val="000000" w:themeColor="text1"/>
          <w:lang w:eastAsia="en-GB"/>
        </w:rPr>
        <w:t xml:space="preserve"> </w:t>
      </w:r>
      <w:r w:rsidR="003F19DB" w:rsidRPr="00D61CE1">
        <w:rPr>
          <w:rFonts w:ascii="Arial" w:eastAsia="Times New Roman" w:hAnsi="Arial" w:cs="Arial"/>
          <w:i/>
          <w:iCs/>
          <w:color w:val="000000" w:themeColor="text1"/>
          <w:lang w:eastAsia="en-GB"/>
        </w:rPr>
        <w:t>F</w:t>
      </w:r>
      <w:r w:rsidR="003F19DB" w:rsidRPr="00D61CE1">
        <w:rPr>
          <w:rFonts w:ascii="Arial" w:eastAsia="Times New Roman" w:hAnsi="Arial" w:cs="Arial"/>
          <w:color w:val="000000" w:themeColor="text1"/>
          <w:lang w:eastAsia="en-GB"/>
        </w:rPr>
        <w:t xml:space="preserve">(10, 1030) = 7.7, </w:t>
      </w:r>
      <w:r w:rsidR="003F19DB" w:rsidRPr="00D61CE1">
        <w:rPr>
          <w:rFonts w:ascii="Arial" w:eastAsia="Times New Roman" w:hAnsi="Arial" w:cs="Arial"/>
          <w:i/>
          <w:iCs/>
          <w:color w:val="000000" w:themeColor="text1"/>
          <w:lang w:eastAsia="en-GB"/>
        </w:rPr>
        <w:t>p</w:t>
      </w:r>
      <w:r w:rsidR="003F19DB" w:rsidRPr="00D61CE1">
        <w:rPr>
          <w:rFonts w:ascii="Arial" w:eastAsia="Times New Roman" w:hAnsi="Arial" w:cs="Arial"/>
          <w:color w:val="000000" w:themeColor="text1"/>
          <w:lang w:eastAsia="en-GB"/>
        </w:rPr>
        <w:t xml:space="preserve"> &lt; .001, </w:t>
      </w:r>
      <w:r w:rsidR="003F19DB" w:rsidRPr="00D61CE1">
        <w:rPr>
          <w:rFonts w:ascii="Arial" w:eastAsia="Times New Roman" w:hAnsi="Arial" w:cs="Arial"/>
          <w:i/>
          <w:iCs/>
          <w:color w:val="000000" w:themeColor="text1"/>
          <w:lang w:eastAsia="en-GB"/>
        </w:rPr>
        <w:t>η</w:t>
      </w:r>
      <w:r w:rsidR="003F19DB" w:rsidRPr="00D61CE1">
        <w:rPr>
          <w:rFonts w:ascii="Arial" w:eastAsia="Times New Roman" w:hAnsi="Arial" w:cs="Arial"/>
          <w:i/>
          <w:iCs/>
          <w:color w:val="000000" w:themeColor="text1"/>
          <w:vertAlign w:val="subscript"/>
          <w:lang w:eastAsia="en-GB"/>
        </w:rPr>
        <w:t>p</w:t>
      </w:r>
      <w:r w:rsidR="003F19DB" w:rsidRPr="00D61CE1">
        <w:rPr>
          <w:rFonts w:ascii="Arial" w:eastAsia="Times New Roman" w:hAnsi="Arial" w:cs="Arial"/>
          <w:i/>
          <w:iCs/>
          <w:color w:val="000000" w:themeColor="text1"/>
          <w:vertAlign w:val="superscript"/>
          <w:lang w:eastAsia="en-GB"/>
        </w:rPr>
        <w:t>2</w:t>
      </w:r>
      <w:r w:rsidR="003F19DB" w:rsidRPr="00D61CE1">
        <w:rPr>
          <w:rFonts w:ascii="Arial" w:eastAsia="Times New Roman" w:hAnsi="Arial" w:cs="Arial"/>
          <w:i/>
          <w:iCs/>
          <w:color w:val="000000" w:themeColor="text1"/>
          <w:lang w:eastAsia="en-GB"/>
        </w:rPr>
        <w:t xml:space="preserve"> </w:t>
      </w:r>
      <w:r w:rsidR="009E0B6E" w:rsidRPr="00D61CE1">
        <w:rPr>
          <w:rFonts w:ascii="Arial" w:eastAsia="Times New Roman" w:hAnsi="Arial" w:cs="Arial"/>
          <w:color w:val="000000" w:themeColor="text1"/>
          <w:lang w:eastAsia="en-GB"/>
        </w:rPr>
        <w:t>= .07</w:t>
      </w:r>
      <w:r w:rsidR="00087C46" w:rsidRPr="00D61CE1">
        <w:rPr>
          <w:rFonts w:ascii="Arial" w:eastAsia="Times New Roman" w:hAnsi="Arial" w:cs="Arial"/>
          <w:color w:val="000000" w:themeColor="text1"/>
          <w:lang w:eastAsia="en-GB"/>
        </w:rPr>
        <w:t xml:space="preserve"> </w:t>
      </w:r>
      <w:r w:rsidR="009E0B6E" w:rsidRPr="00D61CE1">
        <w:rPr>
          <w:rFonts w:ascii="Arial" w:eastAsia="Times New Roman" w:hAnsi="Arial" w:cs="Arial"/>
          <w:color w:val="000000" w:themeColor="text1"/>
          <w:lang w:eastAsia="en-GB"/>
        </w:rPr>
        <w:t xml:space="preserve">and </w:t>
      </w:r>
      <w:r w:rsidR="00087C46" w:rsidRPr="00D61CE1">
        <w:rPr>
          <w:rFonts w:ascii="Arial" w:eastAsia="Times New Roman" w:hAnsi="Arial" w:cs="Arial"/>
          <w:color w:val="000000" w:themeColor="text1"/>
          <w:lang w:eastAsia="en-GB"/>
        </w:rPr>
        <w:t xml:space="preserve">Suspect × </w:t>
      </w:r>
      <w:r w:rsidR="003F19DB" w:rsidRPr="00D61CE1">
        <w:rPr>
          <w:rFonts w:ascii="Arial" w:eastAsia="Times New Roman" w:hAnsi="Arial" w:cs="Arial"/>
          <w:color w:val="000000" w:themeColor="text1"/>
          <w:lang w:eastAsia="en-GB"/>
        </w:rPr>
        <w:t xml:space="preserve">Sequence Position </w:t>
      </w:r>
      <w:r w:rsidR="00087C46" w:rsidRPr="00D61CE1">
        <w:rPr>
          <w:rFonts w:ascii="Arial" w:eastAsia="Times New Roman" w:hAnsi="Arial" w:cs="Arial"/>
          <w:color w:val="000000" w:themeColor="text1"/>
          <w:lang w:eastAsia="en-GB"/>
        </w:rPr>
        <w:t>interaction</w:t>
      </w:r>
      <w:r>
        <w:rPr>
          <w:rFonts w:ascii="Arial" w:eastAsia="Times New Roman" w:hAnsi="Arial" w:cs="Arial"/>
          <w:color w:val="000000" w:themeColor="text1"/>
          <w:lang w:eastAsia="en-GB"/>
        </w:rPr>
        <w:t>s</w:t>
      </w:r>
      <w:r w:rsidR="003F19DB" w:rsidRPr="00D61CE1">
        <w:rPr>
          <w:rFonts w:ascii="Arial" w:eastAsia="Times New Roman" w:hAnsi="Arial" w:cs="Arial"/>
          <w:color w:val="000000" w:themeColor="text1"/>
          <w:lang w:eastAsia="en-GB"/>
        </w:rPr>
        <w:t xml:space="preserve"> </w:t>
      </w:r>
      <w:r w:rsidR="003F19DB" w:rsidRPr="00D61CE1">
        <w:rPr>
          <w:rFonts w:ascii="Arial" w:eastAsia="Times New Roman" w:hAnsi="Arial" w:cs="Arial"/>
          <w:i/>
          <w:iCs/>
          <w:color w:val="000000" w:themeColor="text1"/>
          <w:lang w:eastAsia="en-GB"/>
        </w:rPr>
        <w:t>F</w:t>
      </w:r>
      <w:r w:rsidR="003F19DB" w:rsidRPr="00D61CE1">
        <w:rPr>
          <w:rFonts w:ascii="Arial" w:eastAsia="Times New Roman" w:hAnsi="Arial" w:cs="Arial"/>
          <w:color w:val="000000" w:themeColor="text1"/>
          <w:lang w:eastAsia="en-GB"/>
        </w:rPr>
        <w:t xml:space="preserve">(10, 1030) = 19.49, </w:t>
      </w:r>
      <w:r w:rsidR="003F19DB" w:rsidRPr="00D61CE1">
        <w:rPr>
          <w:rFonts w:ascii="Arial" w:eastAsia="Times New Roman" w:hAnsi="Arial" w:cs="Arial"/>
          <w:i/>
          <w:iCs/>
          <w:color w:val="000000" w:themeColor="text1"/>
          <w:lang w:eastAsia="en-GB"/>
        </w:rPr>
        <w:t>p</w:t>
      </w:r>
      <w:r w:rsidR="003F19DB" w:rsidRPr="00D61CE1">
        <w:rPr>
          <w:rFonts w:ascii="Arial" w:eastAsia="Times New Roman" w:hAnsi="Arial" w:cs="Arial"/>
          <w:color w:val="000000" w:themeColor="text1"/>
          <w:lang w:eastAsia="en-GB"/>
        </w:rPr>
        <w:t xml:space="preserve"> &lt; .001,</w:t>
      </w:r>
      <w:r w:rsidR="003F19DB" w:rsidRPr="00D61CE1">
        <w:rPr>
          <w:rFonts w:ascii="Arial" w:eastAsia="Times New Roman" w:hAnsi="Arial" w:cs="Arial"/>
          <w:i/>
          <w:iCs/>
          <w:color w:val="000000" w:themeColor="text1"/>
          <w:lang w:eastAsia="en-GB"/>
        </w:rPr>
        <w:t xml:space="preserve"> η</w:t>
      </w:r>
      <w:r w:rsidR="003F19DB" w:rsidRPr="00D61CE1">
        <w:rPr>
          <w:rFonts w:ascii="Arial" w:eastAsia="Times New Roman" w:hAnsi="Arial" w:cs="Arial"/>
          <w:i/>
          <w:iCs/>
          <w:color w:val="000000" w:themeColor="text1"/>
          <w:vertAlign w:val="subscript"/>
          <w:lang w:eastAsia="en-GB"/>
        </w:rPr>
        <w:t>p</w:t>
      </w:r>
      <w:r w:rsidR="003F19DB" w:rsidRPr="00D61CE1">
        <w:rPr>
          <w:rFonts w:ascii="Arial" w:eastAsia="Times New Roman" w:hAnsi="Arial" w:cs="Arial"/>
          <w:i/>
          <w:iCs/>
          <w:color w:val="000000" w:themeColor="text1"/>
          <w:vertAlign w:val="superscript"/>
          <w:lang w:eastAsia="en-GB"/>
        </w:rPr>
        <w:t>2</w:t>
      </w:r>
      <w:r w:rsidR="003F19DB" w:rsidRPr="00D61CE1">
        <w:rPr>
          <w:rFonts w:ascii="Arial" w:eastAsia="Times New Roman" w:hAnsi="Arial" w:cs="Arial"/>
          <w:i/>
          <w:iCs/>
          <w:color w:val="000000" w:themeColor="text1"/>
          <w:lang w:eastAsia="en-GB"/>
        </w:rPr>
        <w:t xml:space="preserve"> </w:t>
      </w:r>
      <w:r w:rsidR="003F19DB" w:rsidRPr="00D61CE1">
        <w:rPr>
          <w:rFonts w:ascii="Arial" w:eastAsia="Times New Roman" w:hAnsi="Arial" w:cs="Arial"/>
          <w:color w:val="000000" w:themeColor="text1"/>
          <w:lang w:eastAsia="en-GB"/>
        </w:rPr>
        <w:t xml:space="preserve">= .16 and </w:t>
      </w:r>
      <w:r>
        <w:rPr>
          <w:rFonts w:ascii="Arial" w:eastAsia="Times New Roman" w:hAnsi="Arial" w:cs="Arial"/>
          <w:color w:val="000000" w:themeColor="text1"/>
          <w:lang w:eastAsia="en-GB"/>
        </w:rPr>
        <w:t>a Suspect</w:t>
      </w:r>
      <w:r w:rsidR="003F19DB" w:rsidRPr="00D61CE1">
        <w:rPr>
          <w:rFonts w:ascii="Arial" w:eastAsia="Times New Roman" w:hAnsi="Arial" w:cs="Arial"/>
          <w:color w:val="000000" w:themeColor="text1"/>
          <w:lang w:eastAsia="en-GB"/>
        </w:rPr>
        <w:t xml:space="preserve"> main effect </w:t>
      </w:r>
      <w:r w:rsidR="003F19DB" w:rsidRPr="00D61CE1">
        <w:rPr>
          <w:rFonts w:ascii="Arial" w:eastAsia="Times New Roman" w:hAnsi="Arial" w:cs="Arial"/>
          <w:i/>
          <w:iCs/>
          <w:color w:val="000000" w:themeColor="text1"/>
          <w:lang w:eastAsia="en-GB"/>
        </w:rPr>
        <w:t>F</w:t>
      </w:r>
      <w:r w:rsidR="003F19DB" w:rsidRPr="00D61CE1">
        <w:rPr>
          <w:rFonts w:ascii="Arial" w:eastAsia="Times New Roman" w:hAnsi="Arial" w:cs="Arial"/>
          <w:color w:val="000000" w:themeColor="text1"/>
          <w:lang w:eastAsia="en-GB"/>
        </w:rPr>
        <w:t xml:space="preserve">(1, 103) = 31.92, </w:t>
      </w:r>
      <w:r w:rsidR="003F19DB" w:rsidRPr="00D61CE1">
        <w:rPr>
          <w:rFonts w:ascii="Arial" w:eastAsia="Times New Roman" w:hAnsi="Arial" w:cs="Arial"/>
          <w:i/>
          <w:iCs/>
          <w:color w:val="000000" w:themeColor="text1"/>
          <w:lang w:eastAsia="en-GB"/>
        </w:rPr>
        <w:t>p</w:t>
      </w:r>
      <w:r w:rsidR="003F19DB" w:rsidRPr="00D61CE1">
        <w:rPr>
          <w:rFonts w:ascii="Arial" w:eastAsia="Times New Roman" w:hAnsi="Arial" w:cs="Arial"/>
          <w:color w:val="000000" w:themeColor="text1"/>
          <w:lang w:eastAsia="en-GB"/>
        </w:rPr>
        <w:t xml:space="preserve"> &lt; .001,</w:t>
      </w:r>
      <w:r w:rsidR="003F19DB" w:rsidRPr="00D61CE1">
        <w:rPr>
          <w:rFonts w:ascii="Arial" w:eastAsia="Times New Roman" w:hAnsi="Arial" w:cs="Arial"/>
          <w:i/>
          <w:iCs/>
          <w:color w:val="000000" w:themeColor="text1"/>
          <w:lang w:eastAsia="en-GB"/>
        </w:rPr>
        <w:t xml:space="preserve"> η</w:t>
      </w:r>
      <w:r w:rsidR="003F19DB" w:rsidRPr="00D61CE1">
        <w:rPr>
          <w:rFonts w:ascii="Arial" w:eastAsia="Times New Roman" w:hAnsi="Arial" w:cs="Arial"/>
          <w:i/>
          <w:iCs/>
          <w:color w:val="000000" w:themeColor="text1"/>
          <w:vertAlign w:val="subscript"/>
          <w:lang w:eastAsia="en-GB"/>
        </w:rPr>
        <w:t>p</w:t>
      </w:r>
      <w:r w:rsidR="003F19DB" w:rsidRPr="00D61CE1">
        <w:rPr>
          <w:rFonts w:ascii="Arial" w:eastAsia="Times New Roman" w:hAnsi="Arial" w:cs="Arial"/>
          <w:i/>
          <w:iCs/>
          <w:color w:val="000000" w:themeColor="text1"/>
          <w:vertAlign w:val="superscript"/>
          <w:lang w:eastAsia="en-GB"/>
        </w:rPr>
        <w:t>2</w:t>
      </w:r>
      <w:r w:rsidR="003F19DB" w:rsidRPr="00D61CE1">
        <w:rPr>
          <w:rFonts w:ascii="Arial" w:eastAsia="Times New Roman" w:hAnsi="Arial" w:cs="Arial"/>
          <w:i/>
          <w:iCs/>
          <w:color w:val="000000" w:themeColor="text1"/>
          <w:lang w:eastAsia="en-GB"/>
        </w:rPr>
        <w:t xml:space="preserve"> </w:t>
      </w:r>
      <w:r w:rsidR="003F19DB" w:rsidRPr="00D61CE1">
        <w:rPr>
          <w:rFonts w:ascii="Arial" w:eastAsia="Times New Roman" w:hAnsi="Arial" w:cs="Arial"/>
          <w:color w:val="000000" w:themeColor="text1"/>
          <w:lang w:eastAsia="en-GB"/>
        </w:rPr>
        <w:t>= .24.</w:t>
      </w:r>
      <w:r w:rsidR="0072182D">
        <w:rPr>
          <w:rFonts w:ascii="Arial" w:eastAsia="Times New Roman" w:hAnsi="Arial" w:cs="Arial"/>
          <w:color w:val="000000" w:themeColor="text1"/>
          <w:lang w:eastAsia="en-GB"/>
        </w:rPr>
        <w:t xml:space="preserve"> Surprisingly, we obtained the opposite effect in the Participant Adjustment Analysis (lower left panel, </w:t>
      </w:r>
      <w:r w:rsidR="0072182D" w:rsidRPr="00D61CE1">
        <w:rPr>
          <w:rFonts w:ascii="Arial" w:eastAsia="Times New Roman" w:hAnsi="Arial" w:cs="Arial"/>
          <w:color w:val="000000" w:themeColor="text1"/>
          <w:lang w:eastAsia="en-GB"/>
        </w:rPr>
        <w:t>Figure 2</w:t>
      </w:r>
      <w:r w:rsidR="0072182D">
        <w:rPr>
          <w:rFonts w:ascii="Arial" w:eastAsia="Times New Roman" w:hAnsi="Arial" w:cs="Arial"/>
          <w:color w:val="000000" w:themeColor="text1"/>
          <w:lang w:eastAsia="en-GB"/>
        </w:rPr>
        <w:t>)</w:t>
      </w:r>
      <w:r w:rsidR="005D37B5">
        <w:rPr>
          <w:rFonts w:ascii="Arial" w:eastAsia="Times New Roman" w:hAnsi="Arial" w:cs="Arial"/>
          <w:color w:val="000000" w:themeColor="text1"/>
          <w:lang w:eastAsia="en-GB"/>
        </w:rPr>
        <w:t xml:space="preserve">: </w:t>
      </w:r>
      <w:r w:rsidR="009E0B6E" w:rsidRPr="00D61CE1">
        <w:rPr>
          <w:rFonts w:ascii="Arial" w:eastAsia="Times New Roman" w:hAnsi="Arial" w:cs="Arial"/>
          <w:color w:val="000000" w:themeColor="text1"/>
          <w:lang w:eastAsia="en-GB"/>
        </w:rPr>
        <w:t>P</w:t>
      </w:r>
      <w:r w:rsidR="004E09F5" w:rsidRPr="00D61CE1">
        <w:rPr>
          <w:rFonts w:ascii="Arial" w:eastAsia="Times New Roman" w:hAnsi="Arial" w:cs="Arial"/>
          <w:color w:val="000000" w:themeColor="text1"/>
          <w:lang w:eastAsia="en-GB"/>
        </w:rPr>
        <w:t>articipants adjusted more towards guilt</w:t>
      </w:r>
      <w:r w:rsidR="00FF098D" w:rsidRPr="00D61CE1">
        <w:rPr>
          <w:rFonts w:ascii="Arial" w:eastAsia="Times New Roman" w:hAnsi="Arial" w:cs="Arial"/>
          <w:color w:val="000000" w:themeColor="text1"/>
          <w:lang w:eastAsia="en-GB"/>
        </w:rPr>
        <w:t>y</w:t>
      </w:r>
      <w:r w:rsidR="004E09F5" w:rsidRPr="00D61CE1">
        <w:rPr>
          <w:rFonts w:ascii="Arial" w:eastAsia="Times New Roman" w:hAnsi="Arial" w:cs="Arial"/>
          <w:color w:val="000000" w:themeColor="text1"/>
          <w:lang w:eastAsia="en-GB"/>
        </w:rPr>
        <w:t xml:space="preserve"> for </w:t>
      </w:r>
      <w:r w:rsidR="004E09F5" w:rsidRPr="00D61CE1">
        <w:rPr>
          <w:rFonts w:ascii="Arial" w:eastAsia="Times New Roman" w:hAnsi="Arial" w:cs="Arial"/>
          <w:i/>
          <w:iCs/>
          <w:color w:val="000000" w:themeColor="text1"/>
          <w:lang w:eastAsia="en-GB"/>
        </w:rPr>
        <w:t xml:space="preserve">female </w:t>
      </w:r>
      <w:r w:rsidR="005D37B5">
        <w:rPr>
          <w:rFonts w:ascii="Arial" w:eastAsia="Times New Roman" w:hAnsi="Arial" w:cs="Arial"/>
          <w:color w:val="000000" w:themeColor="text1"/>
          <w:lang w:eastAsia="en-GB"/>
        </w:rPr>
        <w:t>than for male suspects</w:t>
      </w:r>
      <w:r w:rsidR="004E09F5" w:rsidRPr="00D61CE1">
        <w:rPr>
          <w:rFonts w:ascii="Arial" w:eastAsia="Times New Roman" w:hAnsi="Arial" w:cs="Arial"/>
          <w:color w:val="000000" w:themeColor="text1"/>
          <w:lang w:eastAsia="en-GB"/>
        </w:rPr>
        <w:t>, resulting in a significant main effect of Suspect </w:t>
      </w:r>
      <w:del w:id="1199" w:author="Furl, Nicholas" w:date="2024-10-05T15:30:00Z" w16du:dateUtc="2024-10-05T14:30:00Z">
        <w:r w:rsidR="004E09F5" w:rsidRPr="00D61CE1" w:rsidDel="00AB6235">
          <w:rPr>
            <w:rFonts w:ascii="Arial" w:eastAsia="Times New Roman" w:hAnsi="Arial" w:cs="Arial"/>
            <w:color w:val="000000" w:themeColor="text1"/>
            <w:lang w:eastAsia="en-GB"/>
          </w:rPr>
          <w:delText xml:space="preserve"> </w:delText>
        </w:r>
      </w:del>
      <w:proofErr w:type="gramStart"/>
      <w:r w:rsidR="004E09F5" w:rsidRPr="00D61CE1">
        <w:rPr>
          <w:rFonts w:ascii="Arial" w:eastAsia="Times New Roman" w:hAnsi="Arial" w:cs="Arial"/>
          <w:i/>
          <w:iCs/>
          <w:color w:val="000000" w:themeColor="text1"/>
          <w:lang w:eastAsia="en-GB"/>
        </w:rPr>
        <w:t>F</w:t>
      </w:r>
      <w:r w:rsidR="009E0B6E" w:rsidRPr="00D61CE1">
        <w:rPr>
          <w:rFonts w:ascii="Arial" w:eastAsia="Times New Roman" w:hAnsi="Arial" w:cs="Arial"/>
          <w:color w:val="000000" w:themeColor="text1"/>
          <w:lang w:eastAsia="en-GB"/>
        </w:rPr>
        <w:t>(</w:t>
      </w:r>
      <w:proofErr w:type="gramEnd"/>
      <w:r w:rsidR="009E0B6E" w:rsidRPr="00D61CE1">
        <w:rPr>
          <w:rFonts w:ascii="Arial" w:eastAsia="Times New Roman" w:hAnsi="Arial" w:cs="Arial"/>
          <w:color w:val="000000" w:themeColor="text1"/>
          <w:lang w:eastAsia="en-GB"/>
        </w:rPr>
        <w:t>1, 103) = 30.83</w:t>
      </w:r>
      <w:r w:rsidR="004E09F5"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i/>
          <w:iCs/>
          <w:color w:val="000000" w:themeColor="text1"/>
          <w:lang w:eastAsia="en-GB"/>
        </w:rPr>
        <w:t>p</w:t>
      </w:r>
      <w:r w:rsidR="004E09F5" w:rsidRPr="00D61CE1">
        <w:rPr>
          <w:rFonts w:ascii="Arial" w:eastAsia="Times New Roman" w:hAnsi="Arial" w:cs="Arial"/>
          <w:color w:val="000000" w:themeColor="text1"/>
          <w:lang w:eastAsia="en-GB"/>
        </w:rPr>
        <w:t xml:space="preserve"> &lt; .0</w:t>
      </w:r>
      <w:r w:rsidR="009E0B6E" w:rsidRPr="00D61CE1">
        <w:rPr>
          <w:rFonts w:ascii="Arial" w:eastAsia="Times New Roman" w:hAnsi="Arial" w:cs="Arial"/>
          <w:color w:val="000000" w:themeColor="text1"/>
          <w:lang w:eastAsia="en-GB"/>
        </w:rPr>
        <w:t>0</w:t>
      </w:r>
      <w:r w:rsidR="004E09F5" w:rsidRPr="00D61CE1">
        <w:rPr>
          <w:rFonts w:ascii="Arial" w:eastAsia="Times New Roman" w:hAnsi="Arial" w:cs="Arial"/>
          <w:color w:val="000000" w:themeColor="text1"/>
          <w:lang w:eastAsia="en-GB"/>
        </w:rPr>
        <w:t>1</w:t>
      </w:r>
      <w:r w:rsidR="009E0B6E" w:rsidRPr="00D61CE1">
        <w:rPr>
          <w:rFonts w:ascii="Arial" w:eastAsia="Times New Roman" w:hAnsi="Arial" w:cs="Arial"/>
          <w:color w:val="000000" w:themeColor="text1"/>
          <w:lang w:eastAsia="en-GB"/>
        </w:rPr>
        <w:t xml:space="preserve">, </w:t>
      </w:r>
      <w:r w:rsidR="009E0B6E" w:rsidRPr="00D61CE1">
        <w:rPr>
          <w:rFonts w:ascii="Arial" w:eastAsia="Times New Roman" w:hAnsi="Arial" w:cs="Arial"/>
          <w:i/>
          <w:iCs/>
          <w:color w:val="000000" w:themeColor="text1"/>
          <w:lang w:eastAsia="en-GB"/>
        </w:rPr>
        <w:t>η</w:t>
      </w:r>
      <w:r w:rsidR="009E0B6E" w:rsidRPr="00D61CE1">
        <w:rPr>
          <w:rFonts w:ascii="Arial" w:eastAsia="Times New Roman" w:hAnsi="Arial" w:cs="Arial"/>
          <w:i/>
          <w:iCs/>
          <w:color w:val="000000" w:themeColor="text1"/>
          <w:vertAlign w:val="subscript"/>
          <w:lang w:eastAsia="en-GB"/>
        </w:rPr>
        <w:t>p</w:t>
      </w:r>
      <w:r w:rsidR="009E0B6E" w:rsidRPr="00D61CE1">
        <w:rPr>
          <w:rFonts w:ascii="Arial" w:eastAsia="Times New Roman" w:hAnsi="Arial" w:cs="Arial"/>
          <w:i/>
          <w:iCs/>
          <w:color w:val="000000" w:themeColor="text1"/>
          <w:vertAlign w:val="superscript"/>
          <w:lang w:eastAsia="en-GB"/>
        </w:rPr>
        <w:t>2</w:t>
      </w:r>
      <w:r w:rsidR="009E0B6E" w:rsidRPr="00D61CE1">
        <w:rPr>
          <w:rFonts w:ascii="Arial" w:eastAsia="Times New Roman" w:hAnsi="Arial" w:cs="Arial"/>
          <w:i/>
          <w:iCs/>
          <w:color w:val="000000" w:themeColor="text1"/>
          <w:lang w:eastAsia="en-GB"/>
        </w:rPr>
        <w:t xml:space="preserve"> </w:t>
      </w:r>
      <w:r w:rsidR="009E0B6E" w:rsidRPr="00D61CE1">
        <w:rPr>
          <w:rFonts w:ascii="Arial" w:eastAsia="Times New Roman" w:hAnsi="Arial" w:cs="Arial"/>
          <w:color w:val="000000" w:themeColor="text1"/>
          <w:lang w:eastAsia="en-GB"/>
        </w:rPr>
        <w:t>= .23 in the Participant Adjustment Analysis</w:t>
      </w:r>
      <w:r w:rsidR="004E09F5" w:rsidRPr="00D61CE1">
        <w:rPr>
          <w:rFonts w:ascii="Arial" w:eastAsia="Times New Roman" w:hAnsi="Arial" w:cs="Arial"/>
          <w:color w:val="000000" w:themeColor="text1"/>
          <w:lang w:eastAsia="en-GB"/>
        </w:rPr>
        <w:t xml:space="preserve">. </w:t>
      </w:r>
      <w:r w:rsidR="008316FD">
        <w:rPr>
          <w:rFonts w:ascii="Arial" w:eastAsia="Times New Roman" w:hAnsi="Arial" w:cs="Arial"/>
          <w:color w:val="000000" w:themeColor="text1"/>
          <w:lang w:eastAsia="en-GB"/>
        </w:rPr>
        <w:t xml:space="preserve">We suspect that </w:t>
      </w:r>
      <w:r w:rsidR="004E09F5" w:rsidRPr="00D61CE1">
        <w:rPr>
          <w:rFonts w:ascii="Arial" w:eastAsia="Times New Roman" w:hAnsi="Arial" w:cs="Arial"/>
          <w:color w:val="000000" w:themeColor="text1"/>
          <w:lang w:eastAsia="en-GB"/>
        </w:rPr>
        <w:t xml:space="preserve">participants </w:t>
      </w:r>
      <w:r w:rsidR="008316FD">
        <w:rPr>
          <w:rFonts w:ascii="Arial" w:eastAsia="Times New Roman" w:hAnsi="Arial" w:cs="Arial"/>
          <w:color w:val="000000" w:themeColor="text1"/>
          <w:lang w:eastAsia="en-GB"/>
        </w:rPr>
        <w:t>began</w:t>
      </w:r>
      <w:r w:rsidR="004E09F5" w:rsidRPr="00D61CE1">
        <w:rPr>
          <w:rFonts w:ascii="Arial" w:eastAsia="Times New Roman" w:hAnsi="Arial" w:cs="Arial"/>
          <w:color w:val="000000" w:themeColor="text1"/>
          <w:lang w:eastAsia="en-GB"/>
        </w:rPr>
        <w:t xml:space="preserve"> sequences biased </w:t>
      </w:r>
      <w:r w:rsidR="008316FD">
        <w:rPr>
          <w:rFonts w:ascii="Arial" w:eastAsia="Times New Roman" w:hAnsi="Arial" w:cs="Arial"/>
          <w:color w:val="000000" w:themeColor="text1"/>
          <w:lang w:eastAsia="en-GB"/>
        </w:rPr>
        <w:t>against male suspects</w:t>
      </w:r>
      <w:r w:rsidR="004E09F5" w:rsidRPr="00D61CE1">
        <w:rPr>
          <w:rFonts w:ascii="Arial" w:eastAsia="Times New Roman" w:hAnsi="Arial" w:cs="Arial"/>
          <w:color w:val="000000" w:themeColor="text1"/>
          <w:lang w:eastAsia="en-GB"/>
        </w:rPr>
        <w:t xml:space="preserve"> but </w:t>
      </w:r>
      <w:r w:rsidR="008316FD">
        <w:rPr>
          <w:rFonts w:ascii="Arial" w:eastAsia="Times New Roman" w:hAnsi="Arial" w:cs="Arial"/>
          <w:color w:val="000000" w:themeColor="text1"/>
          <w:lang w:eastAsia="en-GB"/>
        </w:rPr>
        <w:t>then corrected</w:t>
      </w:r>
      <w:r w:rsidR="004E09F5" w:rsidRPr="00D61CE1">
        <w:rPr>
          <w:rFonts w:ascii="Arial" w:eastAsia="Times New Roman" w:hAnsi="Arial" w:cs="Arial"/>
          <w:color w:val="000000" w:themeColor="text1"/>
          <w:lang w:eastAsia="en-GB"/>
        </w:rPr>
        <w:t xml:space="preserve"> </w:t>
      </w:r>
      <w:r w:rsidR="008316FD">
        <w:rPr>
          <w:rFonts w:ascii="Arial" w:eastAsia="Times New Roman" w:hAnsi="Arial" w:cs="Arial"/>
          <w:color w:val="000000" w:themeColor="text1"/>
          <w:lang w:eastAsia="en-GB"/>
        </w:rPr>
        <w:t>belief</w:t>
      </w:r>
      <w:r w:rsidR="00B5353F" w:rsidRPr="00D61CE1">
        <w:rPr>
          <w:rFonts w:ascii="Arial" w:eastAsia="Times New Roman" w:hAnsi="Arial" w:cs="Arial"/>
          <w:color w:val="000000" w:themeColor="text1"/>
          <w:lang w:eastAsia="en-GB"/>
        </w:rPr>
        <w:t xml:space="preserve"> towards innocent</w:t>
      </w:r>
      <w:r w:rsidR="009418F1">
        <w:rPr>
          <w:rFonts w:ascii="Arial" w:eastAsia="Times New Roman" w:hAnsi="Arial" w:cs="Arial"/>
          <w:color w:val="000000" w:themeColor="text1"/>
          <w:lang w:eastAsia="en-GB"/>
        </w:rPr>
        <w:t xml:space="preserve"> </w:t>
      </w:r>
      <w:r w:rsidR="00B5353F" w:rsidRPr="00D61CE1">
        <w:rPr>
          <w:rFonts w:ascii="Arial" w:eastAsia="Times New Roman" w:hAnsi="Arial" w:cs="Arial"/>
          <w:color w:val="000000" w:themeColor="text1"/>
          <w:lang w:eastAsia="en-GB"/>
        </w:rPr>
        <w:t xml:space="preserve">to </w:t>
      </w:r>
      <w:r w:rsidR="008316FD">
        <w:rPr>
          <w:rFonts w:ascii="Arial" w:eastAsia="Times New Roman" w:hAnsi="Arial" w:cs="Arial"/>
          <w:color w:val="000000" w:themeColor="text1"/>
          <w:lang w:eastAsia="en-GB"/>
        </w:rPr>
        <w:t>align</w:t>
      </w:r>
      <w:r w:rsidR="004E09F5" w:rsidRPr="00D61CE1">
        <w:rPr>
          <w:rFonts w:ascii="Arial" w:eastAsia="Times New Roman" w:hAnsi="Arial" w:cs="Arial"/>
          <w:color w:val="000000" w:themeColor="text1"/>
          <w:lang w:eastAsia="en-GB"/>
        </w:rPr>
        <w:t xml:space="preserve"> with </w:t>
      </w:r>
      <w:r w:rsidR="008316FD">
        <w:rPr>
          <w:rFonts w:ascii="Arial" w:eastAsia="Times New Roman" w:hAnsi="Arial" w:cs="Arial"/>
          <w:color w:val="000000" w:themeColor="text1"/>
          <w:lang w:eastAsia="en-GB"/>
        </w:rPr>
        <w:t>experienced</w:t>
      </w:r>
      <w:r w:rsidR="004E09F5" w:rsidRPr="00D61CE1">
        <w:rPr>
          <w:rFonts w:ascii="Arial" w:eastAsia="Times New Roman" w:hAnsi="Arial" w:cs="Arial"/>
          <w:color w:val="000000" w:themeColor="text1"/>
          <w:lang w:eastAsia="en-GB"/>
        </w:rPr>
        <w:t xml:space="preserve"> witness claims.</w:t>
      </w:r>
      <w:r w:rsidR="008458BA" w:rsidRPr="00D61CE1">
        <w:rPr>
          <w:rFonts w:ascii="Arial" w:eastAsia="Times New Roman" w:hAnsi="Arial" w:cs="Arial"/>
          <w:color w:val="000000" w:themeColor="text1"/>
          <w:lang w:eastAsia="en-GB"/>
        </w:rPr>
        <w:t xml:space="preserve"> </w:t>
      </w:r>
    </w:p>
    <w:p w14:paraId="00C670A0" w14:textId="77777777" w:rsidR="008458BA" w:rsidRPr="00D61CE1" w:rsidRDefault="008458BA" w:rsidP="00BA011A">
      <w:pPr>
        <w:spacing w:beforeLines="100" w:before="240" w:after="0" w:line="480" w:lineRule="auto"/>
        <w:ind w:firstLine="720"/>
        <w:rPr>
          <w:rFonts w:ascii="Arial" w:eastAsia="Times New Roman" w:hAnsi="Arial" w:cs="Arial"/>
          <w:i/>
          <w:color w:val="000000" w:themeColor="text1"/>
          <w:lang w:eastAsia="en-GB"/>
        </w:rPr>
        <w:pPrChange w:id="1200" w:author="Furl, Nicholas" w:date="2024-10-05T15:19:00Z" w16du:dateUtc="2024-10-05T14:19:00Z">
          <w:pPr>
            <w:spacing w:before="100" w:after="0" w:line="480" w:lineRule="auto"/>
          </w:pPr>
        </w:pPrChange>
      </w:pPr>
    </w:p>
    <w:p w14:paraId="5CAE1562" w14:textId="77777777" w:rsidR="00BA011A" w:rsidRDefault="00BA011A">
      <w:pPr>
        <w:rPr>
          <w:ins w:id="1201" w:author="Furl, Nicholas" w:date="2024-10-05T15:19:00Z" w16du:dateUtc="2024-10-05T14:19:00Z"/>
          <w:rFonts w:ascii="Arial" w:eastAsia="Times New Roman" w:hAnsi="Arial" w:cs="Arial"/>
          <w:i/>
          <w:color w:val="000000" w:themeColor="text1"/>
          <w:lang w:eastAsia="en-GB"/>
        </w:rPr>
      </w:pPr>
      <w:ins w:id="1202" w:author="Furl, Nicholas" w:date="2024-10-05T15:19:00Z" w16du:dateUtc="2024-10-05T14:19:00Z">
        <w:r>
          <w:rPr>
            <w:rFonts w:ascii="Arial" w:eastAsia="Times New Roman" w:hAnsi="Arial" w:cs="Arial"/>
            <w:i/>
            <w:color w:val="000000" w:themeColor="text1"/>
            <w:lang w:eastAsia="en-GB"/>
          </w:rPr>
          <w:br w:type="page"/>
        </w:r>
      </w:ins>
    </w:p>
    <w:p w14:paraId="441E9C21" w14:textId="77777777" w:rsidR="00675293" w:rsidRPr="00675293" w:rsidRDefault="00675293" w:rsidP="00675293">
      <w:pPr>
        <w:spacing w:before="100" w:after="0" w:line="480" w:lineRule="auto"/>
        <w:rPr>
          <w:ins w:id="1203" w:author="Furl, Nicholas" w:date="2024-10-05T15:31:00Z" w16du:dateUtc="2024-10-05T14:31:00Z"/>
          <w:rFonts w:ascii="Arial" w:eastAsia="Times New Roman" w:hAnsi="Arial" w:cs="Arial"/>
          <w:b/>
          <w:bCs/>
          <w:color w:val="000000" w:themeColor="text1"/>
          <w:lang w:eastAsia="en-GB"/>
          <w:rPrChange w:id="1204" w:author="Furl, Nicholas" w:date="2024-10-05T15:32:00Z" w16du:dateUtc="2024-10-05T14:32:00Z">
            <w:rPr>
              <w:ins w:id="1205" w:author="Furl, Nicholas" w:date="2024-10-05T15:31:00Z" w16du:dateUtc="2024-10-05T14:31:00Z"/>
              <w:rFonts w:ascii="Arial" w:eastAsia="Times New Roman" w:hAnsi="Arial" w:cs="Arial"/>
              <w:color w:val="000000" w:themeColor="text1"/>
              <w:lang w:eastAsia="en-GB"/>
            </w:rPr>
          </w:rPrChange>
        </w:rPr>
      </w:pPr>
      <w:ins w:id="1206" w:author="Furl, Nicholas" w:date="2024-10-05T15:31:00Z" w16du:dateUtc="2024-10-05T14:31:00Z">
        <w:r w:rsidRPr="00675293">
          <w:rPr>
            <w:rFonts w:ascii="Arial" w:eastAsia="Times New Roman" w:hAnsi="Arial" w:cs="Arial"/>
            <w:b/>
            <w:bCs/>
            <w:color w:val="000000" w:themeColor="text1"/>
            <w:lang w:eastAsia="en-GB"/>
            <w:rPrChange w:id="1207" w:author="Furl, Nicholas" w:date="2024-10-05T15:32:00Z" w16du:dateUtc="2024-10-05T14:32:00Z">
              <w:rPr>
                <w:rFonts w:ascii="Arial" w:eastAsia="Times New Roman" w:hAnsi="Arial" w:cs="Arial"/>
                <w:color w:val="000000" w:themeColor="text1"/>
                <w:lang w:eastAsia="en-GB"/>
              </w:rPr>
            </w:rPrChange>
          </w:rPr>
          <w:lastRenderedPageBreak/>
          <w:t>Figure 4</w:t>
        </w:r>
      </w:ins>
    </w:p>
    <w:p w14:paraId="0ED7FB68" w14:textId="240B01BC" w:rsidR="00675293" w:rsidRDefault="00675293" w:rsidP="00675293">
      <w:pPr>
        <w:spacing w:before="100" w:after="0" w:line="480" w:lineRule="auto"/>
        <w:rPr>
          <w:ins w:id="1208" w:author="Furl, Nicholas" w:date="2024-10-05T15:32:00Z" w16du:dateUtc="2024-10-05T14:32:00Z"/>
          <w:rFonts w:ascii="Arial" w:eastAsia="Times New Roman" w:hAnsi="Arial" w:cs="Arial"/>
          <w:i/>
          <w:iCs/>
          <w:color w:val="000000" w:themeColor="text1"/>
          <w:lang w:eastAsia="en-GB"/>
        </w:rPr>
      </w:pPr>
      <w:ins w:id="1209" w:author="Furl, Nicholas" w:date="2024-10-05T15:31:00Z" w16du:dateUtc="2024-10-05T14:31:00Z">
        <w:r w:rsidRPr="00675293">
          <w:rPr>
            <w:rFonts w:ascii="Arial" w:eastAsia="Times New Roman" w:hAnsi="Arial" w:cs="Arial"/>
            <w:i/>
            <w:iCs/>
            <w:color w:val="000000" w:themeColor="text1"/>
            <w:lang w:eastAsia="en-GB"/>
            <w:rPrChange w:id="1210" w:author="Furl, Nicholas" w:date="2024-10-05T15:31:00Z" w16du:dateUtc="2024-10-05T14:31:00Z">
              <w:rPr>
                <w:rFonts w:ascii="Arial" w:eastAsia="Times New Roman" w:hAnsi="Arial" w:cs="Arial"/>
                <w:color w:val="000000" w:themeColor="text1"/>
                <w:lang w:eastAsia="en-GB"/>
              </w:rPr>
            </w:rPrChange>
          </w:rPr>
          <w:t>Adjustment in Experiment 2</w:t>
        </w:r>
      </w:ins>
    </w:p>
    <w:p w14:paraId="4A523A77" w14:textId="0C133723" w:rsidR="00675293" w:rsidRPr="00675293" w:rsidRDefault="00675293" w:rsidP="00675293">
      <w:pPr>
        <w:spacing w:before="100" w:after="0" w:line="480" w:lineRule="auto"/>
        <w:rPr>
          <w:ins w:id="1211" w:author="Furl, Nicholas" w:date="2024-10-05T15:31:00Z" w16du:dateUtc="2024-10-05T14:31:00Z"/>
          <w:rFonts w:ascii="Arial" w:eastAsia="Times New Roman" w:hAnsi="Arial" w:cs="Arial"/>
          <w:i/>
          <w:iCs/>
          <w:color w:val="000000" w:themeColor="text1"/>
          <w:lang w:eastAsia="en-GB"/>
          <w:rPrChange w:id="1212" w:author="Furl, Nicholas" w:date="2024-10-05T15:31:00Z" w16du:dateUtc="2024-10-05T14:31:00Z">
            <w:rPr>
              <w:ins w:id="1213" w:author="Furl, Nicholas" w:date="2024-10-05T15:31:00Z" w16du:dateUtc="2024-10-05T14:31:00Z"/>
              <w:rFonts w:ascii="Arial" w:eastAsia="Times New Roman" w:hAnsi="Arial" w:cs="Arial"/>
              <w:color w:val="000000" w:themeColor="text1"/>
              <w:lang w:eastAsia="en-GB"/>
            </w:rPr>
          </w:rPrChange>
        </w:rPr>
      </w:pPr>
      <w:ins w:id="1214" w:author="Furl, Nicholas" w:date="2024-10-05T15:32:00Z" w16du:dateUtc="2024-10-05T14:32:00Z">
        <w:r>
          <w:rPr>
            <w:rFonts w:ascii="Arial" w:eastAsia="Times New Roman" w:hAnsi="Arial" w:cs="Arial"/>
            <w:i/>
            <w:iCs/>
            <w:noProof/>
            <w:color w:val="000000" w:themeColor="text1"/>
            <w:lang w:eastAsia="en-GB"/>
          </w:rPr>
          <w:drawing>
            <wp:inline distT="0" distB="0" distL="0" distR="0" wp14:anchorId="5836EBB1" wp14:editId="2E15D3D5">
              <wp:extent cx="5731510" cy="6100445"/>
              <wp:effectExtent l="0" t="0" r="2540" b="0"/>
              <wp:docPr id="546773106"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73106" name="Picture 4"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6100445"/>
                      </a:xfrm>
                      <a:prstGeom prst="rect">
                        <a:avLst/>
                      </a:prstGeom>
                    </pic:spPr>
                  </pic:pic>
                </a:graphicData>
              </a:graphic>
            </wp:inline>
          </w:drawing>
        </w:r>
      </w:ins>
    </w:p>
    <w:p w14:paraId="6A0C28E8" w14:textId="79BEB012" w:rsidR="00BA011A" w:rsidRPr="00D61CE1" w:rsidRDefault="00675293" w:rsidP="00675293">
      <w:pPr>
        <w:spacing w:before="100" w:after="0" w:line="480" w:lineRule="auto"/>
        <w:rPr>
          <w:ins w:id="1215" w:author="Furl, Nicholas" w:date="2024-10-05T15:19:00Z" w16du:dateUtc="2024-10-05T14:19:00Z"/>
          <w:rFonts w:ascii="Arial" w:eastAsia="Times New Roman" w:hAnsi="Arial" w:cs="Arial"/>
          <w:color w:val="000000" w:themeColor="text1"/>
          <w:lang w:eastAsia="en-GB"/>
        </w:rPr>
        <w:pPrChange w:id="1216" w:author="Furl, Nicholas" w:date="2024-10-05T15:31:00Z" w16du:dateUtc="2024-10-05T14:31:00Z">
          <w:pPr>
            <w:spacing w:before="100" w:after="0" w:line="480" w:lineRule="auto"/>
            <w:ind w:firstLine="720"/>
          </w:pPr>
        </w:pPrChange>
      </w:pPr>
      <w:ins w:id="1217" w:author="Furl, Nicholas" w:date="2024-10-05T15:31:00Z" w16du:dateUtc="2024-10-05T14:31:00Z">
        <w:r w:rsidRPr="00675293">
          <w:rPr>
            <w:rFonts w:ascii="Arial" w:eastAsia="Times New Roman" w:hAnsi="Arial" w:cs="Arial"/>
            <w:i/>
            <w:iCs/>
            <w:color w:val="000000" w:themeColor="text1"/>
            <w:lang w:eastAsia="en-GB"/>
            <w:rPrChange w:id="1218" w:author="Furl, Nicholas" w:date="2024-10-05T15:32:00Z" w16du:dateUtc="2024-10-05T14:32:00Z">
              <w:rPr>
                <w:rFonts w:ascii="Arial" w:eastAsia="Times New Roman" w:hAnsi="Arial" w:cs="Arial"/>
                <w:color w:val="000000" w:themeColor="text1"/>
                <w:lang w:eastAsia="en-GB"/>
              </w:rPr>
            </w:rPrChange>
          </w:rPr>
          <w:t>Note:</w:t>
        </w:r>
        <w:r>
          <w:rPr>
            <w:rFonts w:ascii="Arial" w:eastAsia="Times New Roman" w:hAnsi="Arial" w:cs="Arial"/>
            <w:color w:val="000000" w:themeColor="text1"/>
            <w:lang w:eastAsia="en-GB"/>
          </w:rPr>
          <w:t xml:space="preserve"> </w:t>
        </w:r>
      </w:ins>
      <w:ins w:id="1219" w:author="Furl, Nicholas" w:date="2024-10-05T15:32:00Z" w16du:dateUtc="2024-10-05T14:32:00Z">
        <w:r>
          <w:rPr>
            <w:rFonts w:ascii="Arial" w:eastAsia="Times New Roman" w:hAnsi="Arial" w:cs="Arial"/>
            <w:color w:val="000000" w:themeColor="text1"/>
            <w:lang w:eastAsia="en-GB"/>
          </w:rPr>
          <w:t>The upper</w:t>
        </w:r>
      </w:ins>
      <w:ins w:id="1220" w:author="Furl, Nicholas" w:date="2024-10-05T15:19:00Z" w16du:dateUtc="2024-10-05T14:19:00Z">
        <w:r w:rsidR="00BA011A" w:rsidRPr="00A25822">
          <w:rPr>
            <w:rFonts w:ascii="Arial" w:eastAsia="Times New Roman" w:hAnsi="Arial" w:cs="Arial"/>
            <w:color w:val="000000" w:themeColor="text1"/>
            <w:lang w:eastAsia="en-GB"/>
          </w:rPr>
          <w:t xml:space="preserve"> panel show</w:t>
        </w:r>
      </w:ins>
      <w:ins w:id="1221" w:author="Furl, Nicholas" w:date="2024-10-05T15:32:00Z" w16du:dateUtc="2024-10-05T14:32:00Z">
        <w:r>
          <w:rPr>
            <w:rFonts w:ascii="Arial" w:eastAsia="Times New Roman" w:hAnsi="Arial" w:cs="Arial"/>
            <w:color w:val="000000" w:themeColor="text1"/>
            <w:lang w:eastAsia="en-GB"/>
          </w:rPr>
          <w:t>s</w:t>
        </w:r>
      </w:ins>
      <w:ins w:id="1222" w:author="Furl, Nicholas" w:date="2024-10-05T15:19:00Z" w16du:dateUtc="2024-10-05T14:19:00Z">
        <w:r w:rsidR="00BA011A" w:rsidRPr="00A25822">
          <w:rPr>
            <w:rFonts w:ascii="Arial" w:eastAsia="Times New Roman" w:hAnsi="Arial" w:cs="Arial"/>
            <w:color w:val="000000" w:themeColor="text1"/>
            <w:lang w:eastAsia="en-GB"/>
          </w:rPr>
          <w:t xml:space="preserve"> Suspect effects on adjustment.</w:t>
        </w:r>
      </w:ins>
      <w:ins w:id="1223" w:author="Furl, Nicholas" w:date="2024-10-05T15:32:00Z" w16du:dateUtc="2024-10-05T14:32:00Z">
        <w:r>
          <w:rPr>
            <w:rFonts w:ascii="Arial" w:eastAsia="Times New Roman" w:hAnsi="Arial" w:cs="Arial"/>
            <w:color w:val="000000" w:themeColor="text1"/>
            <w:lang w:eastAsia="en-GB"/>
          </w:rPr>
          <w:t xml:space="preserve"> The</w:t>
        </w:r>
      </w:ins>
      <w:ins w:id="1224" w:author="Furl, Nicholas" w:date="2024-10-05T15:19:00Z" w16du:dateUtc="2024-10-05T14:19:00Z">
        <w:r w:rsidR="00BA011A" w:rsidRPr="00A25822">
          <w:rPr>
            <w:rFonts w:ascii="Arial" w:eastAsia="Times New Roman" w:hAnsi="Arial" w:cs="Arial"/>
            <w:color w:val="000000" w:themeColor="text1"/>
            <w:lang w:eastAsia="en-GB"/>
          </w:rPr>
          <w:t xml:space="preserve"> </w:t>
        </w:r>
      </w:ins>
      <w:ins w:id="1225" w:author="Furl, Nicholas" w:date="2024-10-05T15:32:00Z" w16du:dateUtc="2024-10-05T14:32:00Z">
        <w:r>
          <w:rPr>
            <w:rFonts w:ascii="Arial" w:eastAsia="Times New Roman" w:hAnsi="Arial" w:cs="Arial"/>
            <w:color w:val="000000" w:themeColor="text1"/>
            <w:lang w:eastAsia="en-GB"/>
          </w:rPr>
          <w:t>l</w:t>
        </w:r>
      </w:ins>
      <w:ins w:id="1226" w:author="Furl, Nicholas" w:date="2024-10-05T15:19:00Z" w16du:dateUtc="2024-10-05T14:19:00Z">
        <w:r w:rsidR="00BA011A" w:rsidRPr="00A25822">
          <w:rPr>
            <w:rFonts w:ascii="Arial" w:eastAsia="Times New Roman" w:hAnsi="Arial" w:cs="Arial"/>
            <w:color w:val="000000" w:themeColor="text1"/>
            <w:lang w:eastAsia="en-GB"/>
          </w:rPr>
          <w:t xml:space="preserve">ower right panel shows Preceding Context effects on adjustment. </w:t>
        </w:r>
      </w:ins>
      <w:ins w:id="1227" w:author="Furl, Nicholas" w:date="2024-10-05T15:33:00Z" w16du:dateUtc="2024-10-05T14:33:00Z">
        <w:r>
          <w:rPr>
            <w:rFonts w:ascii="Arial" w:eastAsia="Times New Roman" w:hAnsi="Arial" w:cs="Arial"/>
            <w:color w:val="000000" w:themeColor="text1"/>
            <w:lang w:eastAsia="en-GB"/>
          </w:rPr>
          <w:t>Blue</w:t>
        </w:r>
      </w:ins>
      <w:ins w:id="1228" w:author="Furl, Nicholas" w:date="2024-10-05T15:19:00Z" w16du:dateUtc="2024-10-05T14:19:00Z">
        <w:r w:rsidR="00BA011A" w:rsidRPr="00A25822">
          <w:rPr>
            <w:rFonts w:ascii="Arial" w:eastAsia="Times New Roman" w:hAnsi="Arial" w:cs="Arial"/>
            <w:color w:val="000000" w:themeColor="text1"/>
            <w:lang w:eastAsia="en-GB"/>
          </w:rPr>
          <w:t xml:space="preserve"> horizontal lines indicate adjustment</w:t>
        </w:r>
      </w:ins>
      <w:ins w:id="1229" w:author="Furl, Nicholas" w:date="2024-10-05T15:33:00Z" w16du:dateUtc="2024-10-05T14:33:00Z">
        <w:r>
          <w:rPr>
            <w:rFonts w:ascii="Arial" w:eastAsia="Times New Roman" w:hAnsi="Arial" w:cs="Arial"/>
            <w:color w:val="000000" w:themeColor="text1"/>
            <w:lang w:eastAsia="en-GB"/>
          </w:rPr>
          <w:t xml:space="preserve"> from the </w:t>
        </w:r>
      </w:ins>
      <w:ins w:id="1230" w:author="Furl, Nicholas" w:date="2024-10-05T16:04:00Z" w16du:dateUtc="2024-10-05T15:04:00Z">
        <w:r w:rsidR="000C1DD9">
          <w:rPr>
            <w:rFonts w:ascii="Arial" w:eastAsia="Times New Roman" w:hAnsi="Arial" w:cs="Arial"/>
            <w:color w:val="000000" w:themeColor="text1"/>
            <w:lang w:eastAsia="en-GB"/>
          </w:rPr>
          <w:t>ground truth</w:t>
        </w:r>
      </w:ins>
      <w:ins w:id="1231" w:author="Furl, Nicholas" w:date="2024-10-05T15:33:00Z" w16du:dateUtc="2024-10-05T14:33:00Z">
        <w:r>
          <w:rPr>
            <w:rFonts w:ascii="Arial" w:eastAsia="Times New Roman" w:hAnsi="Arial" w:cs="Arial"/>
            <w:color w:val="000000" w:themeColor="text1"/>
            <w:lang w:eastAsia="en-GB"/>
          </w:rPr>
          <w:t xml:space="preserve"> computation</w:t>
        </w:r>
      </w:ins>
      <w:ins w:id="1232" w:author="Furl, Nicholas" w:date="2024-10-05T15:19:00Z" w16du:dateUtc="2024-10-05T14:19:00Z">
        <w:r w:rsidR="00BA011A" w:rsidRPr="00A25822">
          <w:rPr>
            <w:rFonts w:ascii="Arial" w:eastAsia="Times New Roman" w:hAnsi="Arial" w:cs="Arial"/>
            <w:color w:val="000000" w:themeColor="text1"/>
            <w:lang w:eastAsia="en-GB"/>
          </w:rPr>
          <w:t xml:space="preserve">. </w:t>
        </w:r>
      </w:ins>
      <w:ins w:id="1233" w:author="Furl, Nicholas" w:date="2024-10-05T15:33:00Z" w16du:dateUtc="2024-10-05T14:33:00Z">
        <w:r>
          <w:rPr>
            <w:rFonts w:ascii="Arial" w:eastAsia="Times New Roman" w:hAnsi="Arial" w:cs="Arial"/>
            <w:color w:val="000000" w:themeColor="text1"/>
            <w:lang w:eastAsia="en-GB"/>
          </w:rPr>
          <w:t xml:space="preserve">Green lines with error bars indicate adjustment simulated by the delta model after fitting to participant ratings. </w:t>
        </w:r>
      </w:ins>
      <w:ins w:id="1234" w:author="Furl, Nicholas" w:date="2024-10-05T15:19:00Z" w16du:dateUtc="2024-10-05T14:19:00Z">
        <w:r w:rsidR="00BA011A" w:rsidRPr="00A25822">
          <w:rPr>
            <w:rFonts w:ascii="Arial" w:eastAsia="Times New Roman" w:hAnsi="Arial" w:cs="Arial"/>
            <w:color w:val="000000" w:themeColor="text1"/>
            <w:lang w:eastAsia="en-GB"/>
          </w:rPr>
          <w:t>Error bars are 95% confidence intervals.</w:t>
        </w:r>
      </w:ins>
    </w:p>
    <w:p w14:paraId="1FA34263" w14:textId="77777777" w:rsidR="00BA011A" w:rsidRDefault="00BA011A">
      <w:pPr>
        <w:rPr>
          <w:ins w:id="1235" w:author="Furl, Nicholas" w:date="2024-10-05T15:19:00Z" w16du:dateUtc="2024-10-05T14:19:00Z"/>
          <w:rFonts w:ascii="Arial" w:eastAsia="Times New Roman" w:hAnsi="Arial" w:cs="Arial"/>
          <w:i/>
          <w:color w:val="000000" w:themeColor="text1"/>
          <w:lang w:eastAsia="en-GB"/>
        </w:rPr>
      </w:pPr>
      <w:ins w:id="1236" w:author="Furl, Nicholas" w:date="2024-10-05T15:19:00Z" w16du:dateUtc="2024-10-05T14:19:00Z">
        <w:r>
          <w:rPr>
            <w:rFonts w:ascii="Arial" w:eastAsia="Times New Roman" w:hAnsi="Arial" w:cs="Arial"/>
            <w:i/>
            <w:color w:val="000000" w:themeColor="text1"/>
            <w:lang w:eastAsia="en-GB"/>
          </w:rPr>
          <w:br w:type="page"/>
        </w:r>
      </w:ins>
    </w:p>
    <w:p w14:paraId="0F22AE4A" w14:textId="45B08320" w:rsidR="008458BA" w:rsidRPr="00D61CE1" w:rsidRDefault="008458BA" w:rsidP="008458BA">
      <w:pPr>
        <w:spacing w:before="100" w:after="0" w:line="480" w:lineRule="auto"/>
        <w:rPr>
          <w:rFonts w:ascii="Arial" w:eastAsia="Times New Roman" w:hAnsi="Arial" w:cs="Arial"/>
          <w:i/>
          <w:color w:val="000000" w:themeColor="text1"/>
          <w:lang w:eastAsia="en-GB"/>
        </w:rPr>
      </w:pPr>
      <w:r w:rsidRPr="00D61CE1">
        <w:rPr>
          <w:rFonts w:ascii="Arial" w:eastAsia="Times New Roman" w:hAnsi="Arial" w:cs="Arial"/>
          <w:i/>
          <w:color w:val="000000" w:themeColor="text1"/>
          <w:lang w:eastAsia="en-GB"/>
        </w:rPr>
        <w:lastRenderedPageBreak/>
        <w:t>Participants adjust more to disconfirmatory claims</w:t>
      </w:r>
    </w:p>
    <w:p w14:paraId="0141926E" w14:textId="77777777" w:rsidR="001A05BF" w:rsidRDefault="009050F6" w:rsidP="009050F6">
      <w:pPr>
        <w:spacing w:before="100" w:after="0" w:line="480" w:lineRule="auto"/>
        <w:ind w:firstLine="709"/>
        <w:rPr>
          <w:ins w:id="1237" w:author="Furl, Nicholas" w:date="2024-10-05T15:45:00Z" w16du:dateUtc="2024-10-05T14:45:00Z"/>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Like Experiment 1, </w:t>
      </w:r>
      <w:del w:id="1238" w:author="Furl, Nicholas" w:date="2024-10-05T15:38:00Z" w16du:dateUtc="2024-10-05T14:38:00Z">
        <w:r w:rsidDel="00211218">
          <w:rPr>
            <w:rFonts w:ascii="Arial" w:eastAsia="Times New Roman" w:hAnsi="Arial" w:cs="Arial"/>
            <w:color w:val="000000" w:themeColor="text1"/>
            <w:lang w:eastAsia="en-GB"/>
          </w:rPr>
          <w:delText xml:space="preserve">we found that </w:delText>
        </w:r>
        <w:r w:rsidR="006F3F5D" w:rsidRPr="00D61CE1" w:rsidDel="00211218">
          <w:rPr>
            <w:rFonts w:ascii="Arial" w:eastAsia="Times New Roman" w:hAnsi="Arial" w:cs="Arial"/>
            <w:color w:val="000000" w:themeColor="text1"/>
            <w:lang w:eastAsia="en-GB"/>
          </w:rPr>
          <w:delText>p</w:delText>
        </w:r>
      </w:del>
      <w:ins w:id="1239" w:author="Furl, Nicholas" w:date="2024-10-05T15:39:00Z" w16du:dateUtc="2024-10-05T14:39:00Z">
        <w:r w:rsidR="00211218">
          <w:rPr>
            <w:rFonts w:ascii="Arial" w:eastAsia="Times New Roman" w:hAnsi="Arial" w:cs="Arial"/>
            <w:color w:val="000000" w:themeColor="text1"/>
            <w:lang w:eastAsia="en-GB"/>
          </w:rPr>
          <w:t>p</w:t>
        </w:r>
      </w:ins>
      <w:r w:rsidR="006F3F5D" w:rsidRPr="00D61CE1">
        <w:rPr>
          <w:rFonts w:ascii="Arial" w:eastAsia="Times New Roman" w:hAnsi="Arial" w:cs="Arial"/>
          <w:color w:val="000000" w:themeColor="text1"/>
          <w:lang w:eastAsia="en-GB"/>
        </w:rPr>
        <w:t xml:space="preserve">articipants </w:t>
      </w:r>
      <w:ins w:id="1240" w:author="Furl, Nicholas" w:date="2024-10-05T15:39:00Z" w16du:dateUtc="2024-10-05T14:39:00Z">
        <w:r w:rsidR="00211218">
          <w:rPr>
            <w:rFonts w:ascii="Arial" w:eastAsia="Times New Roman" w:hAnsi="Arial" w:cs="Arial"/>
            <w:color w:val="000000" w:themeColor="text1"/>
            <w:lang w:eastAsia="en-GB"/>
          </w:rPr>
          <w:t xml:space="preserve">adjusted more in response to disconfirmatory claims than to confirmatory ones. </w:t>
        </w:r>
      </w:ins>
      <w:del w:id="1241" w:author="Furl, Nicholas" w:date="2024-10-05T15:39:00Z" w16du:dateUtc="2024-10-05T14:39:00Z">
        <w:r w:rsidR="006F3F5D" w:rsidRPr="00D61CE1" w:rsidDel="00211218">
          <w:rPr>
            <w:rFonts w:ascii="Arial" w:eastAsia="Times New Roman" w:hAnsi="Arial" w:cs="Arial"/>
            <w:color w:val="000000" w:themeColor="text1"/>
            <w:lang w:eastAsia="en-GB"/>
          </w:rPr>
          <w:delText>rated</w:delText>
        </w:r>
        <w:r w:rsidDel="00211218">
          <w:rPr>
            <w:rFonts w:ascii="Arial" w:eastAsia="Times New Roman" w:hAnsi="Arial" w:cs="Arial"/>
            <w:color w:val="000000" w:themeColor="text1"/>
            <w:lang w:eastAsia="en-GB"/>
          </w:rPr>
          <w:delText xml:space="preserve"> probabilities relatively close</w:delText>
        </w:r>
        <w:r w:rsidR="006F3F5D" w:rsidRPr="00D61CE1" w:rsidDel="00211218">
          <w:rPr>
            <w:rFonts w:ascii="Arial" w:eastAsia="Times New Roman" w:hAnsi="Arial" w:cs="Arial"/>
            <w:color w:val="000000" w:themeColor="text1"/>
            <w:lang w:eastAsia="en-GB"/>
          </w:rPr>
          <w:delText xml:space="preserve"> to optimally in the two conditions in which the witness claims disconfirmed preceding claims</w:delText>
        </w:r>
        <w:r w:rsidDel="00211218">
          <w:rPr>
            <w:rFonts w:ascii="Arial" w:eastAsia="Times New Roman" w:hAnsi="Arial" w:cs="Arial"/>
            <w:color w:val="000000" w:themeColor="text1"/>
            <w:lang w:eastAsia="en-GB"/>
          </w:rPr>
          <w:delText>, while adjusting less than optimal to claims that</w:delText>
        </w:r>
        <w:r w:rsidR="006F3F5D" w:rsidRPr="00D61CE1" w:rsidDel="00211218">
          <w:rPr>
            <w:rFonts w:ascii="Arial" w:eastAsia="Times New Roman" w:hAnsi="Arial" w:cs="Arial"/>
            <w:color w:val="000000" w:themeColor="text1"/>
            <w:lang w:eastAsia="en-GB"/>
          </w:rPr>
          <w:delText xml:space="preserve"> confirmed preceding witness claims. </w:delText>
        </w:r>
      </w:del>
      <w:r>
        <w:rPr>
          <w:rFonts w:ascii="Arial" w:eastAsia="Times New Roman" w:hAnsi="Arial" w:cs="Arial"/>
          <w:color w:val="000000" w:themeColor="text1"/>
          <w:lang w:eastAsia="en-GB"/>
        </w:rPr>
        <w:t xml:space="preserve">Indeed, there was </w:t>
      </w:r>
      <w:r w:rsidR="009F69CD" w:rsidRPr="00D61CE1">
        <w:rPr>
          <w:rFonts w:ascii="Arial" w:eastAsia="Times New Roman" w:hAnsi="Arial" w:cs="Arial"/>
          <w:color w:val="000000" w:themeColor="text1"/>
          <w:lang w:eastAsia="en-GB"/>
        </w:rPr>
        <w:t>a</w:t>
      </w:r>
      <w:r w:rsidR="006F3F5D" w:rsidRPr="00D61CE1">
        <w:rPr>
          <w:rFonts w:ascii="Arial" w:eastAsia="Times New Roman" w:hAnsi="Arial" w:cs="Arial"/>
          <w:color w:val="000000" w:themeColor="text1"/>
          <w:lang w:eastAsia="en-GB"/>
        </w:rPr>
        <w:t xml:space="preserve"> ma</w:t>
      </w:r>
      <w:r w:rsidR="009F69CD" w:rsidRPr="00D61CE1">
        <w:rPr>
          <w:rFonts w:ascii="Arial" w:eastAsia="Times New Roman" w:hAnsi="Arial" w:cs="Arial"/>
          <w:color w:val="000000" w:themeColor="text1"/>
          <w:lang w:eastAsia="en-GB"/>
        </w:rPr>
        <w:t xml:space="preserve">in effect of Preceding Context on </w:t>
      </w:r>
      <w:r>
        <w:rPr>
          <w:rFonts w:ascii="Arial" w:eastAsia="Times New Roman" w:hAnsi="Arial" w:cs="Arial"/>
          <w:color w:val="000000" w:themeColor="text1"/>
          <w:lang w:eastAsia="en-GB"/>
        </w:rPr>
        <w:t xml:space="preserve">participants’ </w:t>
      </w:r>
      <w:r w:rsidR="009F69CD" w:rsidRPr="00D61CE1">
        <w:rPr>
          <w:rFonts w:ascii="Arial" w:eastAsia="Times New Roman" w:hAnsi="Arial" w:cs="Arial"/>
          <w:color w:val="000000" w:themeColor="text1"/>
          <w:lang w:eastAsia="en-GB"/>
        </w:rPr>
        <w:t xml:space="preserve">adjustment </w:t>
      </w:r>
      <w:proofErr w:type="gramStart"/>
      <w:r w:rsidR="009F69CD" w:rsidRPr="00D61CE1">
        <w:rPr>
          <w:rFonts w:ascii="Arial" w:eastAsia="Times New Roman" w:hAnsi="Arial" w:cs="Arial"/>
          <w:i/>
          <w:iCs/>
          <w:color w:val="000000" w:themeColor="text1"/>
          <w:lang w:eastAsia="en-GB"/>
        </w:rPr>
        <w:t>F</w:t>
      </w:r>
      <w:r w:rsidR="009F69CD" w:rsidRPr="00D61CE1">
        <w:rPr>
          <w:rFonts w:ascii="Arial" w:eastAsia="Times New Roman" w:hAnsi="Arial" w:cs="Arial"/>
          <w:color w:val="000000" w:themeColor="text1"/>
          <w:lang w:eastAsia="en-GB"/>
        </w:rPr>
        <w:t>(</w:t>
      </w:r>
      <w:proofErr w:type="gramEnd"/>
      <w:r w:rsidR="009F69CD" w:rsidRPr="00D61CE1">
        <w:rPr>
          <w:rFonts w:ascii="Arial" w:eastAsia="Times New Roman" w:hAnsi="Arial" w:cs="Arial"/>
          <w:color w:val="000000" w:themeColor="text1"/>
          <w:lang w:eastAsia="en-GB"/>
        </w:rPr>
        <w:t xml:space="preserve">1,103) = 32.83, </w:t>
      </w:r>
      <w:r w:rsidR="009F69CD" w:rsidRPr="00D61CE1">
        <w:rPr>
          <w:rFonts w:ascii="Arial" w:eastAsia="Times New Roman" w:hAnsi="Arial" w:cs="Arial"/>
          <w:i/>
          <w:iCs/>
          <w:color w:val="000000" w:themeColor="text1"/>
          <w:lang w:eastAsia="en-GB"/>
        </w:rPr>
        <w:t>p</w:t>
      </w:r>
      <w:r w:rsidR="009F69CD" w:rsidRPr="00D61CE1">
        <w:rPr>
          <w:rFonts w:ascii="Arial" w:eastAsia="Times New Roman" w:hAnsi="Arial" w:cs="Arial"/>
          <w:color w:val="000000" w:themeColor="text1"/>
          <w:lang w:eastAsia="en-GB"/>
        </w:rPr>
        <w:t xml:space="preserve"> &lt; .001, </w:t>
      </w:r>
      <w:r w:rsidR="009F69CD" w:rsidRPr="00D61CE1">
        <w:rPr>
          <w:rFonts w:ascii="Arial" w:eastAsia="Times New Roman" w:hAnsi="Arial" w:cs="Arial"/>
          <w:i/>
          <w:iCs/>
          <w:color w:val="000000" w:themeColor="text1"/>
          <w:lang w:eastAsia="en-GB"/>
        </w:rPr>
        <w:t>η</w:t>
      </w:r>
      <w:r w:rsidR="009F69CD" w:rsidRPr="00D61CE1">
        <w:rPr>
          <w:rFonts w:ascii="Arial" w:eastAsia="Times New Roman" w:hAnsi="Arial" w:cs="Arial"/>
          <w:i/>
          <w:iCs/>
          <w:color w:val="000000" w:themeColor="text1"/>
          <w:vertAlign w:val="subscript"/>
          <w:lang w:eastAsia="en-GB"/>
        </w:rPr>
        <w:t>p</w:t>
      </w:r>
      <w:r w:rsidR="009F69CD" w:rsidRPr="00D61CE1">
        <w:rPr>
          <w:rFonts w:ascii="Arial" w:eastAsia="Times New Roman" w:hAnsi="Arial" w:cs="Arial"/>
          <w:i/>
          <w:iCs/>
          <w:color w:val="000000" w:themeColor="text1"/>
          <w:vertAlign w:val="superscript"/>
          <w:lang w:eastAsia="en-GB"/>
        </w:rPr>
        <w:t>2</w:t>
      </w:r>
      <w:r w:rsidR="009F69CD" w:rsidRPr="00D61CE1">
        <w:rPr>
          <w:rFonts w:ascii="Arial" w:eastAsia="Times New Roman" w:hAnsi="Arial" w:cs="Arial"/>
          <w:i/>
          <w:iCs/>
          <w:color w:val="000000" w:themeColor="text1"/>
          <w:lang w:eastAsia="en-GB"/>
        </w:rPr>
        <w:t xml:space="preserve"> </w:t>
      </w:r>
      <w:r w:rsidR="009F69CD" w:rsidRPr="00D61CE1">
        <w:rPr>
          <w:rFonts w:ascii="Arial" w:eastAsia="Times New Roman" w:hAnsi="Arial" w:cs="Arial"/>
          <w:color w:val="000000" w:themeColor="text1"/>
          <w:lang w:eastAsia="en-GB"/>
        </w:rPr>
        <w:t>= .24</w:t>
      </w:r>
      <w:r>
        <w:rPr>
          <w:rFonts w:ascii="Arial" w:eastAsia="Times New Roman" w:hAnsi="Arial" w:cs="Arial"/>
          <w:color w:val="000000" w:themeColor="text1"/>
          <w:lang w:eastAsia="en-GB"/>
        </w:rPr>
        <w:t>, with a non-significant</w:t>
      </w:r>
      <w:r w:rsidRPr="009050F6">
        <w:t xml:space="preserve"> </w:t>
      </w:r>
      <w:r w:rsidRPr="009050F6">
        <w:rPr>
          <w:rFonts w:ascii="Arial" w:eastAsia="Times New Roman" w:hAnsi="Arial" w:cs="Arial"/>
          <w:color w:val="000000" w:themeColor="text1"/>
          <w:lang w:eastAsia="en-GB"/>
        </w:rPr>
        <w:t xml:space="preserve">Preceding Context </w:t>
      </w:r>
      <w:r>
        <w:rPr>
          <w:rFonts w:ascii="Arial" w:eastAsia="Times New Roman" w:hAnsi="Arial" w:cs="Arial"/>
          <w:color w:val="000000" w:themeColor="text1"/>
          <w:lang w:eastAsia="en-GB"/>
        </w:rPr>
        <w:t xml:space="preserve">× </w:t>
      </w:r>
      <w:r w:rsidRPr="009050F6">
        <w:rPr>
          <w:rFonts w:ascii="Arial" w:eastAsia="Times New Roman" w:hAnsi="Arial" w:cs="Arial"/>
          <w:color w:val="000000" w:themeColor="text1"/>
          <w:lang w:eastAsia="en-GB"/>
        </w:rPr>
        <w:t>Claim</w:t>
      </w:r>
      <w:r>
        <w:rPr>
          <w:rFonts w:ascii="Arial" w:eastAsia="Times New Roman" w:hAnsi="Arial" w:cs="Arial"/>
          <w:color w:val="000000" w:themeColor="text1"/>
          <w:lang w:eastAsia="en-GB"/>
        </w:rPr>
        <w:t xml:space="preserve"> </w:t>
      </w:r>
      <w:r w:rsidR="009F69CD" w:rsidRPr="00D61CE1">
        <w:rPr>
          <w:rFonts w:ascii="Arial" w:eastAsia="Times New Roman" w:hAnsi="Arial" w:cs="Arial"/>
          <w:color w:val="000000" w:themeColor="text1"/>
          <w:lang w:eastAsia="en-GB"/>
        </w:rPr>
        <w:t xml:space="preserve">interaction </w:t>
      </w:r>
      <w:r w:rsidR="009F69CD" w:rsidRPr="00D61CE1">
        <w:rPr>
          <w:rFonts w:ascii="Arial" w:eastAsia="Times New Roman" w:hAnsi="Arial" w:cs="Arial"/>
          <w:i/>
          <w:iCs/>
          <w:color w:val="000000" w:themeColor="text1"/>
          <w:lang w:eastAsia="en-GB"/>
        </w:rPr>
        <w:t>F</w:t>
      </w:r>
      <w:r w:rsidR="009F69CD" w:rsidRPr="00D61CE1">
        <w:rPr>
          <w:rFonts w:ascii="Arial" w:eastAsia="Times New Roman" w:hAnsi="Arial" w:cs="Arial"/>
          <w:color w:val="000000" w:themeColor="text1"/>
          <w:lang w:eastAsia="en-GB"/>
        </w:rPr>
        <w:t xml:space="preserve">(1,103) = 3.87, </w:t>
      </w:r>
      <w:r w:rsidR="009F69CD" w:rsidRPr="00D61CE1">
        <w:rPr>
          <w:rFonts w:ascii="Arial" w:eastAsia="Times New Roman" w:hAnsi="Arial" w:cs="Arial"/>
          <w:i/>
          <w:iCs/>
          <w:color w:val="000000" w:themeColor="text1"/>
          <w:lang w:eastAsia="en-GB"/>
        </w:rPr>
        <w:t>p</w:t>
      </w:r>
      <w:r w:rsidR="009F69CD" w:rsidRPr="00D61CE1">
        <w:rPr>
          <w:rFonts w:ascii="Arial" w:eastAsia="Times New Roman" w:hAnsi="Arial" w:cs="Arial"/>
          <w:color w:val="000000" w:themeColor="text1"/>
          <w:lang w:eastAsia="en-GB"/>
        </w:rPr>
        <w:t xml:space="preserve"> = .05, </w:t>
      </w:r>
      <w:r w:rsidR="009F69CD" w:rsidRPr="00D61CE1">
        <w:rPr>
          <w:rFonts w:ascii="Arial" w:eastAsia="Times New Roman" w:hAnsi="Arial" w:cs="Arial"/>
          <w:i/>
          <w:iCs/>
          <w:color w:val="000000" w:themeColor="text1"/>
          <w:lang w:eastAsia="en-GB"/>
        </w:rPr>
        <w:t>η</w:t>
      </w:r>
      <w:r w:rsidR="009F69CD" w:rsidRPr="00D61CE1">
        <w:rPr>
          <w:rFonts w:ascii="Arial" w:eastAsia="Times New Roman" w:hAnsi="Arial" w:cs="Arial"/>
          <w:i/>
          <w:iCs/>
          <w:color w:val="000000" w:themeColor="text1"/>
          <w:vertAlign w:val="subscript"/>
          <w:lang w:eastAsia="en-GB"/>
        </w:rPr>
        <w:t>p</w:t>
      </w:r>
      <w:r w:rsidR="009F69CD" w:rsidRPr="00D61CE1">
        <w:rPr>
          <w:rFonts w:ascii="Arial" w:eastAsia="Times New Roman" w:hAnsi="Arial" w:cs="Arial"/>
          <w:i/>
          <w:iCs/>
          <w:color w:val="000000" w:themeColor="text1"/>
          <w:vertAlign w:val="superscript"/>
          <w:lang w:eastAsia="en-GB"/>
        </w:rPr>
        <w:t>2</w:t>
      </w:r>
      <w:r w:rsidR="009F69CD" w:rsidRPr="00D61CE1">
        <w:rPr>
          <w:rFonts w:ascii="Arial" w:eastAsia="Times New Roman" w:hAnsi="Arial" w:cs="Arial"/>
          <w:i/>
          <w:iCs/>
          <w:color w:val="000000" w:themeColor="text1"/>
          <w:lang w:eastAsia="en-GB"/>
        </w:rPr>
        <w:t xml:space="preserve"> </w:t>
      </w:r>
      <w:r w:rsidR="009F69CD" w:rsidRPr="00D61CE1">
        <w:rPr>
          <w:rFonts w:ascii="Arial" w:eastAsia="Times New Roman" w:hAnsi="Arial" w:cs="Arial"/>
          <w:color w:val="000000" w:themeColor="text1"/>
          <w:lang w:eastAsia="en-GB"/>
        </w:rPr>
        <w:t>= .04.</w:t>
      </w:r>
      <w:r w:rsidR="00134489"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A disconfirmatory evidence bias was confirmed by a significant effect of </w:t>
      </w:r>
      <w:r w:rsidRPr="009050F6">
        <w:rPr>
          <w:rFonts w:ascii="Arial" w:eastAsia="Times New Roman" w:hAnsi="Arial" w:cs="Arial"/>
          <w:color w:val="000000" w:themeColor="text1"/>
          <w:lang w:eastAsia="en-GB"/>
        </w:rPr>
        <w:t>Proportion Guilt Context</w:t>
      </w:r>
      <w:r>
        <w:rPr>
          <w:rFonts w:ascii="Arial" w:eastAsia="Times New Roman" w:hAnsi="Arial" w:cs="Arial"/>
          <w:color w:val="000000" w:themeColor="text1"/>
          <w:lang w:eastAsia="en-GB"/>
        </w:rPr>
        <w:t xml:space="preserve"> in a linear mixed model with participant as a random effect. The negative slope of -5.27 suggests that participants’ adjustments became more innocent-deflected, the more guilty was the context. </w:t>
      </w:r>
    </w:p>
    <w:p w14:paraId="2C8D928B" w14:textId="69C57D83" w:rsidR="00936E52" w:rsidRPr="00D61CE1" w:rsidRDefault="001A05BF" w:rsidP="009050F6">
      <w:pPr>
        <w:spacing w:before="100" w:after="0" w:line="480" w:lineRule="auto"/>
        <w:ind w:firstLine="709"/>
        <w:rPr>
          <w:rFonts w:ascii="Arial" w:eastAsia="Times New Roman" w:hAnsi="Arial" w:cs="Arial"/>
          <w:color w:val="000000" w:themeColor="text1"/>
          <w:lang w:eastAsia="en-GB"/>
        </w:rPr>
      </w:pPr>
      <w:ins w:id="1242" w:author="Furl, Nicholas" w:date="2024-10-05T15:41:00Z" w16du:dateUtc="2024-10-05T14:41:00Z">
        <w:r>
          <w:rPr>
            <w:rFonts w:ascii="Arial" w:eastAsia="Times New Roman" w:hAnsi="Arial" w:cs="Arial"/>
            <w:color w:val="000000" w:themeColor="text1"/>
            <w:lang w:eastAsia="en-GB"/>
          </w:rPr>
          <w:t xml:space="preserve">While the </w:t>
        </w:r>
      </w:ins>
      <w:ins w:id="1243" w:author="Furl, Nicholas" w:date="2024-10-05T16:03:00Z" w16du:dateUtc="2024-10-05T15:03:00Z">
        <w:r w:rsidR="000C1DD9">
          <w:rPr>
            <w:rFonts w:ascii="Arial" w:eastAsia="Times New Roman" w:hAnsi="Arial" w:cs="Arial"/>
            <w:color w:val="000000" w:themeColor="text1"/>
            <w:lang w:eastAsia="en-GB"/>
          </w:rPr>
          <w:t>g</w:t>
        </w:r>
      </w:ins>
      <w:ins w:id="1244" w:author="Furl, Nicholas" w:date="2024-10-05T15:41:00Z" w16du:dateUtc="2024-10-05T14:41:00Z">
        <w:r>
          <w:rPr>
            <w:rFonts w:ascii="Arial" w:eastAsia="Times New Roman" w:hAnsi="Arial" w:cs="Arial"/>
            <w:color w:val="000000" w:themeColor="text1"/>
            <w:lang w:eastAsia="en-GB"/>
          </w:rPr>
          <w:t xml:space="preserve">round </w:t>
        </w:r>
      </w:ins>
      <w:ins w:id="1245" w:author="Furl, Nicholas" w:date="2024-10-05T16:03:00Z" w16du:dateUtc="2024-10-05T15:03:00Z">
        <w:r w:rsidR="000C1DD9">
          <w:rPr>
            <w:rFonts w:ascii="Arial" w:eastAsia="Times New Roman" w:hAnsi="Arial" w:cs="Arial"/>
            <w:color w:val="000000" w:themeColor="text1"/>
            <w:lang w:eastAsia="en-GB"/>
          </w:rPr>
          <w:t>t</w:t>
        </w:r>
      </w:ins>
      <w:ins w:id="1246" w:author="Furl, Nicholas" w:date="2024-10-05T15:41:00Z" w16du:dateUtc="2024-10-05T14:41:00Z">
        <w:r>
          <w:rPr>
            <w:rFonts w:ascii="Arial" w:eastAsia="Times New Roman" w:hAnsi="Arial" w:cs="Arial"/>
            <w:color w:val="000000" w:themeColor="text1"/>
            <w:lang w:eastAsia="en-GB"/>
          </w:rPr>
          <w:t xml:space="preserve">ruth computation </w:t>
        </w:r>
      </w:ins>
      <w:ins w:id="1247" w:author="Furl, Nicholas" w:date="2024-10-05T15:42:00Z" w16du:dateUtc="2024-10-05T14:42:00Z">
        <w:r>
          <w:rPr>
            <w:rFonts w:ascii="Arial" w:eastAsia="Times New Roman" w:hAnsi="Arial" w:cs="Arial"/>
            <w:color w:val="000000" w:themeColor="text1"/>
            <w:lang w:eastAsia="en-GB"/>
          </w:rPr>
          <w:t>in</w:t>
        </w:r>
      </w:ins>
      <w:ins w:id="1248" w:author="Furl, Nicholas" w:date="2024-10-05T15:40:00Z" w16du:dateUtc="2024-10-05T14:40:00Z">
        <w:r w:rsidR="00823A21">
          <w:rPr>
            <w:rFonts w:ascii="Arial" w:eastAsia="Times New Roman" w:hAnsi="Arial" w:cs="Arial"/>
            <w:color w:val="000000" w:themeColor="text1"/>
            <w:lang w:eastAsia="en-GB"/>
          </w:rPr>
          <w:t xml:space="preserve"> Experiment 1</w:t>
        </w:r>
      </w:ins>
      <w:ins w:id="1249" w:author="Furl, Nicholas" w:date="2024-10-05T15:42:00Z" w16du:dateUtc="2024-10-05T14:42:00Z">
        <w:r>
          <w:rPr>
            <w:rFonts w:ascii="Arial" w:eastAsia="Times New Roman" w:hAnsi="Arial" w:cs="Arial"/>
            <w:color w:val="000000" w:themeColor="text1"/>
            <w:lang w:eastAsia="en-GB"/>
          </w:rPr>
          <w:t xml:space="preserve"> showed little sensitivity to disconfirmatory versus confirmatory evidence samples (Figure 2)</w:t>
        </w:r>
      </w:ins>
      <w:ins w:id="1250" w:author="Furl, Nicholas" w:date="2024-10-05T15:40:00Z" w16du:dateUtc="2024-10-05T14:40:00Z">
        <w:r w:rsidR="00823A21">
          <w:rPr>
            <w:rFonts w:ascii="Arial" w:eastAsia="Times New Roman" w:hAnsi="Arial" w:cs="Arial"/>
            <w:color w:val="000000" w:themeColor="text1"/>
            <w:lang w:eastAsia="en-GB"/>
          </w:rPr>
          <w:t xml:space="preserve">, the </w:t>
        </w:r>
      </w:ins>
      <w:ins w:id="1251" w:author="Furl, Nicholas" w:date="2024-10-05T16:04:00Z" w16du:dateUtc="2024-10-05T15:04:00Z">
        <w:r w:rsidR="000C1DD9">
          <w:rPr>
            <w:rFonts w:ascii="Arial" w:eastAsia="Times New Roman" w:hAnsi="Arial" w:cs="Arial"/>
            <w:color w:val="000000" w:themeColor="text1"/>
            <w:lang w:eastAsia="en-GB"/>
          </w:rPr>
          <w:t>ground truth</w:t>
        </w:r>
      </w:ins>
      <w:ins w:id="1252" w:author="Furl, Nicholas" w:date="2024-10-05T15:40:00Z" w16du:dateUtc="2024-10-05T14:40:00Z">
        <w:r w:rsidR="00823A21">
          <w:rPr>
            <w:rFonts w:ascii="Arial" w:eastAsia="Times New Roman" w:hAnsi="Arial" w:cs="Arial"/>
            <w:color w:val="000000" w:themeColor="text1"/>
            <w:lang w:eastAsia="en-GB"/>
          </w:rPr>
          <w:t xml:space="preserve"> computation </w:t>
        </w:r>
      </w:ins>
      <w:ins w:id="1253" w:author="Furl, Nicholas" w:date="2024-10-05T15:42:00Z" w16du:dateUtc="2024-10-05T14:42:00Z">
        <w:r>
          <w:rPr>
            <w:rFonts w:ascii="Arial" w:eastAsia="Times New Roman" w:hAnsi="Arial" w:cs="Arial"/>
            <w:color w:val="000000" w:themeColor="text1"/>
            <w:lang w:eastAsia="en-GB"/>
          </w:rPr>
          <w:t xml:space="preserve">in Experiment 2 </w:t>
        </w:r>
      </w:ins>
      <w:ins w:id="1254" w:author="Furl, Nicholas" w:date="2024-10-05T15:40:00Z" w16du:dateUtc="2024-10-05T14:40:00Z">
        <w:r w:rsidR="00823A21">
          <w:rPr>
            <w:rFonts w:ascii="Arial" w:eastAsia="Times New Roman" w:hAnsi="Arial" w:cs="Arial"/>
            <w:color w:val="000000" w:themeColor="text1"/>
            <w:lang w:eastAsia="en-GB"/>
          </w:rPr>
          <w:t xml:space="preserve">showed a </w:t>
        </w:r>
      </w:ins>
      <w:ins w:id="1255" w:author="Furl, Nicholas" w:date="2024-10-05T15:43:00Z" w16du:dateUtc="2024-10-05T14:43:00Z">
        <w:r>
          <w:rPr>
            <w:rFonts w:ascii="Arial" w:eastAsia="Times New Roman" w:hAnsi="Arial" w:cs="Arial"/>
            <w:color w:val="000000" w:themeColor="text1"/>
            <w:lang w:eastAsia="en-GB"/>
          </w:rPr>
          <w:t xml:space="preserve">small </w:t>
        </w:r>
      </w:ins>
      <w:ins w:id="1256" w:author="Furl, Nicholas" w:date="2024-10-05T15:40:00Z" w16du:dateUtc="2024-10-05T14:40:00Z">
        <w:r w:rsidR="00823A21">
          <w:rPr>
            <w:rFonts w:ascii="Arial" w:eastAsia="Times New Roman" w:hAnsi="Arial" w:cs="Arial"/>
            <w:color w:val="000000" w:themeColor="text1"/>
            <w:lang w:eastAsia="en-GB"/>
          </w:rPr>
          <w:t xml:space="preserve">trend towards </w:t>
        </w:r>
      </w:ins>
      <w:ins w:id="1257" w:author="Furl, Nicholas" w:date="2024-10-05T15:41:00Z" w16du:dateUtc="2024-10-05T14:41:00Z">
        <w:r>
          <w:rPr>
            <w:rFonts w:ascii="Arial" w:eastAsia="Times New Roman" w:hAnsi="Arial" w:cs="Arial"/>
            <w:color w:val="000000" w:themeColor="text1"/>
            <w:lang w:eastAsia="en-GB"/>
          </w:rPr>
          <w:t xml:space="preserve">greater sensitivity to disconfirmatory evidence. </w:t>
        </w:r>
      </w:ins>
      <w:ins w:id="1258" w:author="Furl, Nicholas" w:date="2024-10-05T15:43:00Z" w16du:dateUtc="2024-10-05T14:43:00Z">
        <w:r>
          <w:rPr>
            <w:rFonts w:ascii="Arial" w:eastAsia="Times New Roman" w:hAnsi="Arial" w:cs="Arial"/>
            <w:color w:val="000000" w:themeColor="text1"/>
            <w:lang w:eastAsia="en-GB"/>
          </w:rPr>
          <w:t xml:space="preserve">This difference appears accounted for by the greater </w:t>
        </w:r>
      </w:ins>
      <w:ins w:id="1259" w:author="Furl, Nicholas" w:date="2024-10-06T09:39:00Z" w16du:dateUtc="2024-10-06T08:39:00Z">
        <w:r w:rsidR="00E67D88">
          <w:rPr>
            <w:rFonts w:ascii="Arial" w:eastAsia="Times New Roman" w:hAnsi="Arial" w:cs="Arial"/>
            <w:color w:val="000000" w:themeColor="text1"/>
            <w:lang w:eastAsia="en-GB"/>
          </w:rPr>
          <w:t>probability of majority claim</w:t>
        </w:r>
      </w:ins>
      <w:ins w:id="1260" w:author="Furl, Nicholas" w:date="2024-10-05T15:43:00Z" w16du:dateUtc="2024-10-05T14:43:00Z">
        <w:r>
          <w:rPr>
            <w:rFonts w:ascii="Arial" w:eastAsia="Times New Roman" w:hAnsi="Arial" w:cs="Arial"/>
            <w:color w:val="000000" w:themeColor="text1"/>
            <w:lang w:eastAsia="en-GB"/>
          </w:rPr>
          <w:t xml:space="preserve"> </w:t>
        </w:r>
        <w:r w:rsidRPr="001A05BF">
          <w:rPr>
            <w:rFonts w:ascii="Arial" w:eastAsia="Times New Roman" w:hAnsi="Arial" w:cs="Arial"/>
            <w:i/>
            <w:iCs/>
            <w:color w:val="000000" w:themeColor="text1"/>
            <w:lang w:eastAsia="en-GB"/>
            <w:rPrChange w:id="1261" w:author="Furl, Nicholas" w:date="2024-10-05T15:44:00Z" w16du:dateUtc="2024-10-05T14:44:00Z">
              <w:rPr>
                <w:rFonts w:ascii="Arial" w:eastAsia="Times New Roman" w:hAnsi="Arial" w:cs="Arial"/>
                <w:color w:val="000000" w:themeColor="text1"/>
                <w:lang w:eastAsia="en-GB"/>
              </w:rPr>
            </w:rPrChange>
          </w:rPr>
          <w:t>q</w:t>
        </w:r>
      </w:ins>
      <w:ins w:id="1262" w:author="Furl, Nicholas" w:date="2024-10-05T15:44:00Z" w16du:dateUtc="2024-10-05T14:44:00Z">
        <w:r>
          <w:rPr>
            <w:rFonts w:ascii="Arial" w:eastAsia="Times New Roman" w:hAnsi="Arial" w:cs="Arial"/>
            <w:color w:val="000000" w:themeColor="text1"/>
            <w:lang w:eastAsia="en-GB"/>
          </w:rPr>
          <w:t xml:space="preserve"> </w:t>
        </w:r>
      </w:ins>
      <w:ins w:id="1263" w:author="Furl, Nicholas" w:date="2024-10-06T09:39:00Z" w16du:dateUtc="2024-10-06T08:39:00Z">
        <w:r w:rsidR="00E67D88">
          <w:rPr>
            <w:rFonts w:ascii="Arial" w:eastAsia="Times New Roman" w:hAnsi="Arial" w:cs="Arial"/>
            <w:color w:val="000000" w:themeColor="text1"/>
            <w:lang w:eastAsia="en-GB"/>
          </w:rPr>
          <w:t xml:space="preserve">(i.e., guilt / innocence split) </w:t>
        </w:r>
      </w:ins>
      <w:ins w:id="1264" w:author="Furl, Nicholas" w:date="2024-10-05T15:43:00Z" w16du:dateUtc="2024-10-05T14:43:00Z">
        <w:r>
          <w:rPr>
            <w:rFonts w:ascii="Arial" w:eastAsia="Times New Roman" w:hAnsi="Arial" w:cs="Arial"/>
            <w:color w:val="000000" w:themeColor="text1"/>
            <w:lang w:eastAsia="en-GB"/>
          </w:rPr>
          <w:t>used in Experiment 2 (.7</w:t>
        </w:r>
      </w:ins>
      <w:ins w:id="1265" w:author="Furl, Nicholas" w:date="2024-10-05T15:44:00Z" w16du:dateUtc="2024-10-05T14:44:00Z">
        <w:r>
          <w:rPr>
            <w:rFonts w:ascii="Arial" w:eastAsia="Times New Roman" w:hAnsi="Arial" w:cs="Arial"/>
            <w:color w:val="000000" w:themeColor="text1"/>
            <w:lang w:eastAsia="en-GB"/>
          </w:rPr>
          <w:t>/.3</w:t>
        </w:r>
      </w:ins>
      <w:ins w:id="1266" w:author="Furl, Nicholas" w:date="2024-10-05T15:43:00Z" w16du:dateUtc="2024-10-05T14:43:00Z">
        <w:r>
          <w:rPr>
            <w:rFonts w:ascii="Arial" w:eastAsia="Times New Roman" w:hAnsi="Arial" w:cs="Arial"/>
            <w:color w:val="000000" w:themeColor="text1"/>
            <w:lang w:eastAsia="en-GB"/>
          </w:rPr>
          <w:t>) compared to Experiment 1 (.</w:t>
        </w:r>
      </w:ins>
      <w:ins w:id="1267" w:author="Furl, Nicholas" w:date="2024-10-05T15:44:00Z" w16du:dateUtc="2024-10-05T14:44:00Z">
        <w:r>
          <w:rPr>
            <w:rFonts w:ascii="Arial" w:eastAsia="Times New Roman" w:hAnsi="Arial" w:cs="Arial"/>
            <w:color w:val="000000" w:themeColor="text1"/>
            <w:lang w:eastAsia="en-GB"/>
          </w:rPr>
          <w:t>6/.4</w:t>
        </w:r>
      </w:ins>
      <w:ins w:id="1268" w:author="Furl, Nicholas" w:date="2024-10-05T15:43:00Z" w16du:dateUtc="2024-10-05T14:43:00Z">
        <w:r>
          <w:rPr>
            <w:rFonts w:ascii="Arial" w:eastAsia="Times New Roman" w:hAnsi="Arial" w:cs="Arial"/>
            <w:color w:val="000000" w:themeColor="text1"/>
            <w:lang w:eastAsia="en-GB"/>
          </w:rPr>
          <w:t xml:space="preserve">). </w:t>
        </w:r>
      </w:ins>
      <w:ins w:id="1269" w:author="Furl, Nicholas" w:date="2024-10-05T15:45:00Z" w16du:dateUtc="2024-10-05T14:45:00Z">
        <w:r>
          <w:rPr>
            <w:rFonts w:ascii="Arial" w:eastAsia="Times New Roman" w:hAnsi="Arial" w:cs="Arial"/>
            <w:color w:val="000000" w:themeColor="text1"/>
            <w:lang w:eastAsia="en-GB"/>
          </w:rPr>
          <w:t>For this reason, w</w:t>
        </w:r>
      </w:ins>
      <w:ins w:id="1270" w:author="Furl, Nicholas" w:date="2024-10-05T15:43:00Z" w16du:dateUtc="2024-10-05T14:43:00Z">
        <w:r>
          <w:rPr>
            <w:rFonts w:ascii="Arial" w:eastAsia="Times New Roman" w:hAnsi="Arial" w:cs="Arial"/>
            <w:color w:val="000000" w:themeColor="text1"/>
            <w:lang w:eastAsia="en-GB"/>
          </w:rPr>
          <w:t xml:space="preserve">e tested whether </w:t>
        </w:r>
      </w:ins>
      <w:ins w:id="1271" w:author="Furl, Nicholas" w:date="2024-10-05T15:44:00Z" w16du:dateUtc="2024-10-05T14:44:00Z">
        <w:r>
          <w:rPr>
            <w:rFonts w:ascii="Arial" w:eastAsia="Times New Roman" w:hAnsi="Arial" w:cs="Arial"/>
            <w:color w:val="000000" w:themeColor="text1"/>
            <w:lang w:eastAsia="en-GB"/>
          </w:rPr>
          <w:t xml:space="preserve">participants’ perceived </w:t>
        </w:r>
      </w:ins>
      <w:ins w:id="1272" w:author="Furl, Nicholas" w:date="2024-10-06T09:39:00Z" w16du:dateUtc="2024-10-06T08:39:00Z">
        <w:r w:rsidR="00E67D88" w:rsidRPr="00E67D88">
          <w:rPr>
            <w:rFonts w:ascii="Arial" w:eastAsia="Times New Roman" w:hAnsi="Arial" w:cs="Arial"/>
            <w:i/>
            <w:iCs/>
            <w:color w:val="000000" w:themeColor="text1"/>
            <w:lang w:eastAsia="en-GB"/>
            <w:rPrChange w:id="1273" w:author="Furl, Nicholas" w:date="2024-10-06T09:39:00Z" w16du:dateUtc="2024-10-06T08:39:00Z">
              <w:rPr>
                <w:rFonts w:ascii="Arial" w:eastAsia="Times New Roman" w:hAnsi="Arial" w:cs="Arial"/>
                <w:color w:val="000000" w:themeColor="text1"/>
                <w:lang w:eastAsia="en-GB"/>
              </w:rPr>
            </w:rPrChange>
          </w:rPr>
          <w:t>q</w:t>
        </w:r>
      </w:ins>
      <w:ins w:id="1274" w:author="Furl, Nicholas" w:date="2024-10-05T15:44:00Z" w16du:dateUtc="2024-10-05T14:44:00Z">
        <w:r>
          <w:rPr>
            <w:rFonts w:ascii="Arial" w:eastAsia="Times New Roman" w:hAnsi="Arial" w:cs="Arial"/>
            <w:color w:val="000000" w:themeColor="text1"/>
            <w:lang w:eastAsia="en-GB"/>
          </w:rPr>
          <w:t xml:space="preserve"> might account for their sensitivity to disconfirmatory evidence by building a “Split” model where </w:t>
        </w:r>
        <w:r w:rsidRPr="00E67D88">
          <w:rPr>
            <w:rFonts w:ascii="Arial" w:eastAsia="Times New Roman" w:hAnsi="Arial" w:cs="Arial"/>
            <w:i/>
            <w:iCs/>
            <w:color w:val="000000" w:themeColor="text1"/>
            <w:lang w:eastAsia="en-GB"/>
            <w:rPrChange w:id="1275" w:author="Furl, Nicholas" w:date="2024-10-06T09:39:00Z" w16du:dateUtc="2024-10-06T08:39:00Z">
              <w:rPr>
                <w:rFonts w:ascii="Arial" w:eastAsia="Times New Roman" w:hAnsi="Arial" w:cs="Arial"/>
                <w:color w:val="000000" w:themeColor="text1"/>
                <w:lang w:eastAsia="en-GB"/>
              </w:rPr>
            </w:rPrChange>
          </w:rPr>
          <w:t>q</w:t>
        </w:r>
        <w:r>
          <w:rPr>
            <w:rFonts w:ascii="Arial" w:eastAsia="Times New Roman" w:hAnsi="Arial" w:cs="Arial"/>
            <w:color w:val="000000" w:themeColor="text1"/>
            <w:lang w:eastAsia="en-GB"/>
          </w:rPr>
          <w:t xml:space="preserve"> was a free par</w:t>
        </w:r>
      </w:ins>
      <w:ins w:id="1276" w:author="Furl, Nicholas" w:date="2024-10-05T15:45:00Z" w16du:dateUtc="2024-10-05T14:45:00Z">
        <w:r>
          <w:rPr>
            <w:rFonts w:ascii="Arial" w:eastAsia="Times New Roman" w:hAnsi="Arial" w:cs="Arial"/>
            <w:color w:val="000000" w:themeColor="text1"/>
            <w:lang w:eastAsia="en-GB"/>
          </w:rPr>
          <w:t>ameter, as we report in the next section.</w:t>
        </w:r>
      </w:ins>
      <w:del w:id="1277" w:author="Furl, Nicholas" w:date="2024-10-05T15:40:00Z" w16du:dateUtc="2024-10-05T14:40:00Z">
        <w:r w:rsidR="009050F6" w:rsidDel="00211218">
          <w:rPr>
            <w:rFonts w:ascii="Arial" w:eastAsia="Times New Roman" w:hAnsi="Arial" w:cs="Arial"/>
            <w:color w:val="000000" w:themeColor="text1"/>
            <w:lang w:eastAsia="en-GB"/>
          </w:rPr>
          <w:delText>T</w:delText>
        </w:r>
        <w:r w:rsidR="00134489" w:rsidRPr="00D61CE1" w:rsidDel="00211218">
          <w:rPr>
            <w:rFonts w:ascii="Arial" w:eastAsia="Times New Roman" w:hAnsi="Arial" w:cs="Arial"/>
            <w:color w:val="000000" w:themeColor="text1"/>
            <w:lang w:eastAsia="en-GB"/>
          </w:rPr>
          <w:delText xml:space="preserve">he comparable slope for the ideal observer was </w:delText>
        </w:r>
        <w:r w:rsidR="00C73111" w:rsidRPr="00D61CE1" w:rsidDel="00211218">
          <w:rPr>
            <w:rFonts w:ascii="Arial" w:eastAsia="Times New Roman" w:hAnsi="Arial" w:cs="Arial"/>
            <w:color w:val="000000" w:themeColor="text1"/>
            <w:lang w:eastAsia="en-GB"/>
          </w:rPr>
          <w:delText>smaller and positive (1.361).</w:delText>
        </w:r>
      </w:del>
    </w:p>
    <w:p w14:paraId="5E0BA309" w14:textId="77777777" w:rsidR="00BA011A" w:rsidRDefault="00BA011A">
      <w:pPr>
        <w:rPr>
          <w:ins w:id="1278" w:author="Furl, Nicholas" w:date="2024-10-05T15:21:00Z" w16du:dateUtc="2024-10-05T14:21:00Z"/>
          <w:rFonts w:ascii="Arial" w:eastAsia="Times New Roman" w:hAnsi="Arial" w:cs="Arial"/>
          <w:b/>
          <w:bCs/>
          <w:color w:val="000000" w:themeColor="text1"/>
          <w:lang w:eastAsia="en-GB"/>
        </w:rPr>
      </w:pPr>
    </w:p>
    <w:p w14:paraId="31967DDA" w14:textId="77777777" w:rsidR="001A05BF" w:rsidRDefault="00BA011A" w:rsidP="002278E5">
      <w:pPr>
        <w:spacing w:before="100" w:after="0" w:line="480" w:lineRule="auto"/>
        <w:rPr>
          <w:ins w:id="1279" w:author="Furl, Nicholas" w:date="2024-10-05T15:45:00Z" w16du:dateUtc="2024-10-05T14:45:00Z"/>
          <w:rFonts w:ascii="Arial" w:eastAsia="Times New Roman" w:hAnsi="Arial" w:cs="Arial"/>
          <w:i/>
          <w:iCs/>
          <w:color w:val="000000" w:themeColor="text1"/>
          <w:lang w:eastAsia="en-GB"/>
        </w:rPr>
        <w:pPrChange w:id="1280" w:author="Furl, Nicholas" w:date="2024-10-05T15:51:00Z" w16du:dateUtc="2024-10-05T14:51:00Z">
          <w:pPr/>
        </w:pPrChange>
      </w:pPr>
      <w:ins w:id="1281" w:author="Furl, Nicholas" w:date="2024-10-05T15:21:00Z" w16du:dateUtc="2024-10-05T14:21:00Z">
        <w:r w:rsidRPr="00BA011A">
          <w:rPr>
            <w:rFonts w:ascii="Arial" w:eastAsia="Times New Roman" w:hAnsi="Arial" w:cs="Arial"/>
            <w:i/>
            <w:iCs/>
            <w:color w:val="000000" w:themeColor="text1"/>
            <w:lang w:eastAsia="en-GB"/>
            <w:rPrChange w:id="1282" w:author="Furl, Nicholas" w:date="2024-10-05T15:22:00Z" w16du:dateUtc="2024-10-05T14:22:00Z">
              <w:rPr>
                <w:rFonts w:ascii="Arial" w:eastAsia="Times New Roman" w:hAnsi="Arial" w:cs="Arial"/>
                <w:b/>
                <w:bCs/>
                <w:color w:val="000000" w:themeColor="text1"/>
                <w:lang w:eastAsia="en-GB"/>
              </w:rPr>
            </w:rPrChange>
          </w:rPr>
          <w:t>The de</w:t>
        </w:r>
      </w:ins>
      <w:ins w:id="1283" w:author="Furl, Nicholas" w:date="2024-10-05T15:22:00Z" w16du:dateUtc="2024-10-05T14:22:00Z">
        <w:r w:rsidRPr="00BA011A">
          <w:rPr>
            <w:rFonts w:ascii="Arial" w:eastAsia="Times New Roman" w:hAnsi="Arial" w:cs="Arial"/>
            <w:i/>
            <w:iCs/>
            <w:color w:val="000000" w:themeColor="text1"/>
            <w:lang w:eastAsia="en-GB"/>
            <w:rPrChange w:id="1284" w:author="Furl, Nicholas" w:date="2024-10-05T15:22:00Z" w16du:dateUtc="2024-10-05T14:22:00Z">
              <w:rPr>
                <w:rFonts w:ascii="Arial" w:eastAsia="Times New Roman" w:hAnsi="Arial" w:cs="Arial"/>
                <w:b/>
                <w:bCs/>
                <w:color w:val="000000" w:themeColor="text1"/>
                <w:lang w:eastAsia="en-GB"/>
              </w:rPr>
            </w:rPrChange>
          </w:rPr>
          <w:t>lta model best explains participants’ behaviour</w:t>
        </w:r>
      </w:ins>
    </w:p>
    <w:p w14:paraId="2197E806" w14:textId="5BE313DA" w:rsidR="00BA011A" w:rsidRPr="002278E5" w:rsidRDefault="002278E5" w:rsidP="002278E5">
      <w:pPr>
        <w:spacing w:before="100" w:after="0" w:line="480" w:lineRule="auto"/>
        <w:ind w:firstLine="720"/>
        <w:rPr>
          <w:ins w:id="1285" w:author="Furl, Nicholas" w:date="2024-10-05T15:21:00Z" w16du:dateUtc="2024-10-05T14:21:00Z"/>
          <w:rFonts w:ascii="Arial" w:eastAsia="Times New Roman" w:hAnsi="Arial" w:cs="Arial"/>
          <w:color w:val="000000" w:themeColor="text1"/>
          <w:lang w:eastAsia="en-GB"/>
          <w:rPrChange w:id="1286" w:author="Furl, Nicholas" w:date="2024-10-05T15:45:00Z" w16du:dateUtc="2024-10-05T14:45:00Z">
            <w:rPr>
              <w:ins w:id="1287" w:author="Furl, Nicholas" w:date="2024-10-05T15:21:00Z" w16du:dateUtc="2024-10-05T14:21:00Z"/>
              <w:rFonts w:ascii="Arial" w:eastAsia="Times New Roman" w:hAnsi="Arial" w:cs="Arial"/>
              <w:b/>
              <w:bCs/>
              <w:color w:val="000000" w:themeColor="text1"/>
              <w:lang w:eastAsia="en-GB"/>
            </w:rPr>
          </w:rPrChange>
        </w:rPr>
        <w:pPrChange w:id="1288" w:author="Furl, Nicholas" w:date="2024-10-05T15:51:00Z" w16du:dateUtc="2024-10-05T14:51:00Z">
          <w:pPr/>
        </w:pPrChange>
      </w:pPr>
      <w:ins w:id="1289" w:author="Furl, Nicholas" w:date="2024-10-05T15:50:00Z" w16du:dateUtc="2024-10-05T14:50:00Z">
        <w:r>
          <w:rPr>
            <w:rFonts w:ascii="Arial" w:eastAsia="Times New Roman" w:hAnsi="Arial" w:cs="Arial"/>
            <w:color w:val="000000" w:themeColor="text1"/>
            <w:lang w:eastAsia="en-GB"/>
          </w:rPr>
          <w:t>The delta model shows significantly less (better) BIC compared</w:t>
        </w:r>
      </w:ins>
      <w:ins w:id="1290" w:author="Furl, Nicholas" w:date="2024-10-05T15:51:00Z" w16du:dateUtc="2024-10-05T14:51:00Z">
        <w:r w:rsidR="008F6283">
          <w:rPr>
            <w:rFonts w:ascii="Arial" w:eastAsia="Times New Roman" w:hAnsi="Arial" w:cs="Arial"/>
            <w:color w:val="000000" w:themeColor="text1"/>
            <w:lang w:eastAsia="en-GB"/>
          </w:rPr>
          <w:t xml:space="preserve"> to the other </w:t>
        </w:r>
      </w:ins>
      <w:ins w:id="1291" w:author="Furl, Nicholas" w:date="2024-10-05T15:52:00Z" w16du:dateUtc="2024-10-05T14:52:00Z">
        <w:r w:rsidR="008F6283">
          <w:rPr>
            <w:rFonts w:ascii="Arial" w:eastAsia="Times New Roman" w:hAnsi="Arial" w:cs="Arial"/>
            <w:color w:val="000000" w:themeColor="text1"/>
            <w:lang w:eastAsia="en-GB"/>
          </w:rPr>
          <w:t xml:space="preserve">models (Figure 5). Moreover, the delta model appears to accurately approximate participants’ probability ratings (Figure 3) and adjustment (Figure 4), including both </w:t>
        </w:r>
      </w:ins>
      <w:ins w:id="1292" w:author="Furl, Nicholas" w:date="2024-10-05T15:53:00Z" w16du:dateUtc="2024-10-05T14:53:00Z">
        <w:r w:rsidR="008F6283">
          <w:rPr>
            <w:rFonts w:ascii="Arial" w:eastAsia="Times New Roman" w:hAnsi="Arial" w:cs="Arial"/>
            <w:color w:val="000000" w:themeColor="text1"/>
            <w:lang w:eastAsia="en-GB"/>
          </w:rPr>
          <w:t xml:space="preserve">the </w:t>
        </w:r>
      </w:ins>
      <w:ins w:id="1293" w:author="Furl, Nicholas" w:date="2024-10-05T15:52:00Z" w16du:dateUtc="2024-10-05T14:52:00Z">
        <w:r w:rsidR="008F6283">
          <w:rPr>
            <w:rFonts w:ascii="Arial" w:eastAsia="Times New Roman" w:hAnsi="Arial" w:cs="Arial"/>
            <w:color w:val="000000" w:themeColor="text1"/>
            <w:lang w:eastAsia="en-GB"/>
          </w:rPr>
          <w:t xml:space="preserve">effects of </w:t>
        </w:r>
      </w:ins>
      <w:ins w:id="1294" w:author="Furl, Nicholas" w:date="2024-10-05T15:53:00Z" w16du:dateUtc="2024-10-05T14:53:00Z">
        <w:r w:rsidR="008F6283">
          <w:rPr>
            <w:rFonts w:ascii="Arial" w:eastAsia="Times New Roman" w:hAnsi="Arial" w:cs="Arial"/>
            <w:color w:val="000000" w:themeColor="text1"/>
            <w:lang w:eastAsia="en-GB"/>
          </w:rPr>
          <w:t>S</w:t>
        </w:r>
      </w:ins>
      <w:ins w:id="1295" w:author="Furl, Nicholas" w:date="2024-10-05T15:52:00Z" w16du:dateUtc="2024-10-05T14:52:00Z">
        <w:r w:rsidR="008F6283">
          <w:rPr>
            <w:rFonts w:ascii="Arial" w:eastAsia="Times New Roman" w:hAnsi="Arial" w:cs="Arial"/>
            <w:color w:val="000000" w:themeColor="text1"/>
            <w:lang w:eastAsia="en-GB"/>
          </w:rPr>
          <w:t xml:space="preserve">uspect and </w:t>
        </w:r>
      </w:ins>
      <w:ins w:id="1296" w:author="Furl, Nicholas" w:date="2024-10-05T15:53:00Z" w16du:dateUtc="2024-10-05T14:53:00Z">
        <w:r w:rsidR="008F6283">
          <w:rPr>
            <w:rFonts w:ascii="Arial" w:eastAsia="Times New Roman" w:hAnsi="Arial" w:cs="Arial"/>
            <w:color w:val="000000" w:themeColor="text1"/>
            <w:lang w:eastAsia="en-GB"/>
          </w:rPr>
          <w:t xml:space="preserve">the higher sensitivity to disconfirmatory evidence. </w:t>
        </w:r>
      </w:ins>
      <w:ins w:id="1297" w:author="Furl, Nicholas" w:date="2024-10-05T15:55:00Z" w16du:dateUtc="2024-10-05T14:55:00Z">
        <w:r w:rsidR="00DC3C1E">
          <w:rPr>
            <w:rFonts w:ascii="Arial" w:eastAsia="Times New Roman" w:hAnsi="Arial" w:cs="Arial"/>
            <w:color w:val="000000" w:themeColor="text1"/>
            <w:lang w:eastAsia="en-GB"/>
          </w:rPr>
          <w:t>The delta model’s mean prior probabi</w:t>
        </w:r>
      </w:ins>
      <w:ins w:id="1298" w:author="Furl, Nicholas" w:date="2024-10-05T15:56:00Z" w16du:dateUtc="2024-10-05T14:56:00Z">
        <w:r w:rsidR="00DC3C1E">
          <w:rPr>
            <w:rFonts w:ascii="Arial" w:eastAsia="Times New Roman" w:hAnsi="Arial" w:cs="Arial"/>
            <w:color w:val="000000" w:themeColor="text1"/>
            <w:lang w:eastAsia="en-GB"/>
          </w:rPr>
          <w:t xml:space="preserve">lity for male guilt (.53) was significantly greater than the mean prior probability for female guilt (.48), </w:t>
        </w:r>
        <w:proofErr w:type="gramStart"/>
        <w:r w:rsidR="00DC3C1E" w:rsidRPr="00DC3C1E">
          <w:rPr>
            <w:rFonts w:ascii="Arial" w:eastAsia="Times New Roman" w:hAnsi="Arial" w:cs="Arial"/>
            <w:i/>
            <w:iCs/>
            <w:color w:val="000000" w:themeColor="text1"/>
            <w:lang w:eastAsia="en-GB"/>
            <w:rPrChange w:id="1299" w:author="Furl, Nicholas" w:date="2024-10-05T15:57:00Z" w16du:dateUtc="2024-10-05T14:57:00Z">
              <w:rPr>
                <w:rFonts w:ascii="Arial" w:eastAsia="Times New Roman" w:hAnsi="Arial" w:cs="Arial"/>
                <w:color w:val="000000" w:themeColor="text1"/>
                <w:lang w:eastAsia="en-GB"/>
              </w:rPr>
            </w:rPrChange>
          </w:rPr>
          <w:t>t</w:t>
        </w:r>
        <w:r w:rsidR="00DC3C1E">
          <w:rPr>
            <w:rFonts w:ascii="Arial" w:eastAsia="Times New Roman" w:hAnsi="Arial" w:cs="Arial"/>
            <w:color w:val="000000" w:themeColor="text1"/>
            <w:lang w:eastAsia="en-GB"/>
          </w:rPr>
          <w:t>(</w:t>
        </w:r>
      </w:ins>
      <w:proofErr w:type="gramEnd"/>
      <w:ins w:id="1300" w:author="Furl, Nicholas" w:date="2024-10-05T15:57:00Z" w16du:dateUtc="2024-10-05T14:57:00Z">
        <w:r w:rsidR="00DC3C1E">
          <w:rPr>
            <w:rFonts w:ascii="Arial" w:eastAsia="Times New Roman" w:hAnsi="Arial" w:cs="Arial"/>
            <w:color w:val="000000" w:themeColor="text1"/>
            <w:lang w:eastAsia="en-GB"/>
          </w:rPr>
          <w:t xml:space="preserve">103) = 2.88, </w:t>
        </w:r>
        <w:r w:rsidR="00DC3C1E" w:rsidRPr="00DC3C1E">
          <w:rPr>
            <w:rFonts w:ascii="Arial" w:eastAsia="Times New Roman" w:hAnsi="Arial" w:cs="Arial"/>
            <w:i/>
            <w:iCs/>
            <w:color w:val="000000" w:themeColor="text1"/>
            <w:lang w:eastAsia="en-GB"/>
            <w:rPrChange w:id="1301" w:author="Furl, Nicholas" w:date="2024-10-05T15:57:00Z" w16du:dateUtc="2024-10-05T14:57:00Z">
              <w:rPr>
                <w:rFonts w:ascii="Arial" w:eastAsia="Times New Roman" w:hAnsi="Arial" w:cs="Arial"/>
                <w:color w:val="000000" w:themeColor="text1"/>
                <w:lang w:eastAsia="en-GB"/>
              </w:rPr>
            </w:rPrChange>
          </w:rPr>
          <w:t>P</w:t>
        </w:r>
        <w:r w:rsidR="00DC3C1E">
          <w:rPr>
            <w:rFonts w:ascii="Arial" w:eastAsia="Times New Roman" w:hAnsi="Arial" w:cs="Arial"/>
            <w:color w:val="000000" w:themeColor="text1"/>
            <w:lang w:eastAsia="en-GB"/>
          </w:rPr>
          <w:t xml:space="preserve"> = .005. The average learning rate was .</w:t>
        </w:r>
      </w:ins>
      <w:ins w:id="1302" w:author="Furl, Nicholas" w:date="2024-10-05T15:58:00Z" w16du:dateUtc="2024-10-05T14:58:00Z">
        <w:r w:rsidR="00DC3C1E">
          <w:rPr>
            <w:rFonts w:ascii="Arial" w:eastAsia="Times New Roman" w:hAnsi="Arial" w:cs="Arial"/>
            <w:color w:val="000000" w:themeColor="text1"/>
            <w:lang w:eastAsia="en-GB"/>
          </w:rPr>
          <w:t xml:space="preserve">14 and the average beta was 242.36. </w:t>
        </w:r>
      </w:ins>
      <w:ins w:id="1303" w:author="Furl, Nicholas" w:date="2024-10-05T15:21:00Z" w16du:dateUtc="2024-10-05T14:21:00Z">
        <w:r w:rsidR="00BA011A" w:rsidRPr="002278E5">
          <w:rPr>
            <w:rFonts w:ascii="Arial" w:eastAsia="Times New Roman" w:hAnsi="Arial" w:cs="Arial"/>
            <w:color w:val="000000" w:themeColor="text1"/>
            <w:lang w:eastAsia="en-GB"/>
            <w:rPrChange w:id="1304" w:author="Furl, Nicholas" w:date="2024-10-05T15:45:00Z" w16du:dateUtc="2024-10-05T14:45:00Z">
              <w:rPr>
                <w:rFonts w:ascii="Arial" w:eastAsia="Times New Roman" w:hAnsi="Arial" w:cs="Arial"/>
                <w:b/>
                <w:bCs/>
                <w:color w:val="000000" w:themeColor="text1"/>
                <w:lang w:eastAsia="en-GB"/>
              </w:rPr>
            </w:rPrChange>
          </w:rPr>
          <w:br w:type="page"/>
        </w:r>
      </w:ins>
    </w:p>
    <w:p w14:paraId="5862B197" w14:textId="7FD4CBB5" w:rsidR="00BA011A" w:rsidRDefault="00BA011A" w:rsidP="00BA011A">
      <w:pPr>
        <w:spacing w:before="100" w:after="0" w:line="480" w:lineRule="auto"/>
        <w:rPr>
          <w:ins w:id="1305" w:author="Furl, Nicholas" w:date="2024-10-05T15:21:00Z" w16du:dateUtc="2024-10-05T14:21:00Z"/>
          <w:rFonts w:ascii="Arial" w:eastAsia="Times New Roman" w:hAnsi="Arial" w:cs="Arial"/>
          <w:b/>
          <w:bCs/>
          <w:color w:val="000000" w:themeColor="text1"/>
          <w:lang w:eastAsia="en-GB"/>
        </w:rPr>
      </w:pPr>
      <w:ins w:id="1306" w:author="Furl, Nicholas" w:date="2024-10-05T15:21:00Z" w16du:dateUtc="2024-10-05T14:21:00Z">
        <w:r w:rsidRPr="00106C33">
          <w:rPr>
            <w:rFonts w:ascii="Arial" w:eastAsia="Times New Roman" w:hAnsi="Arial" w:cs="Arial"/>
            <w:b/>
            <w:bCs/>
            <w:color w:val="000000" w:themeColor="text1"/>
            <w:lang w:eastAsia="en-GB"/>
          </w:rPr>
          <w:lastRenderedPageBreak/>
          <w:t xml:space="preserve">Figure </w:t>
        </w:r>
        <w:r>
          <w:rPr>
            <w:rFonts w:ascii="Arial" w:eastAsia="Times New Roman" w:hAnsi="Arial" w:cs="Arial"/>
            <w:b/>
            <w:bCs/>
            <w:color w:val="000000" w:themeColor="text1"/>
            <w:lang w:eastAsia="en-GB"/>
          </w:rPr>
          <w:t>5</w:t>
        </w:r>
      </w:ins>
    </w:p>
    <w:p w14:paraId="5D43DEFF" w14:textId="77777777" w:rsidR="00BA011A" w:rsidRPr="00106C33" w:rsidRDefault="00BA011A" w:rsidP="00BA011A">
      <w:pPr>
        <w:spacing w:before="100" w:after="0" w:line="480" w:lineRule="auto"/>
        <w:rPr>
          <w:ins w:id="1307" w:author="Furl, Nicholas" w:date="2024-10-05T15:21:00Z" w16du:dateUtc="2024-10-05T14:21:00Z"/>
          <w:rFonts w:ascii="Arial" w:eastAsia="Times New Roman" w:hAnsi="Arial" w:cs="Arial"/>
          <w:i/>
          <w:iCs/>
          <w:color w:val="000000" w:themeColor="text1"/>
          <w:lang w:eastAsia="en-GB"/>
        </w:rPr>
      </w:pPr>
      <w:ins w:id="1308" w:author="Furl, Nicholas" w:date="2024-10-05T15:21:00Z" w16du:dateUtc="2024-10-05T14:21:00Z">
        <w:r w:rsidRPr="00106C33">
          <w:rPr>
            <w:rFonts w:ascii="Arial" w:eastAsia="Times New Roman" w:hAnsi="Arial" w:cs="Arial"/>
            <w:i/>
            <w:iCs/>
            <w:color w:val="000000" w:themeColor="text1"/>
            <w:lang w:eastAsia="en-GB"/>
          </w:rPr>
          <w:t>Model comparison</w:t>
        </w:r>
      </w:ins>
    </w:p>
    <w:p w14:paraId="0FCEC11E" w14:textId="77777777" w:rsidR="00BA011A" w:rsidRPr="005433C4" w:rsidRDefault="00BA011A" w:rsidP="00BA011A">
      <w:pPr>
        <w:spacing w:before="100" w:after="0" w:line="480" w:lineRule="auto"/>
        <w:rPr>
          <w:ins w:id="1309" w:author="Furl, Nicholas" w:date="2024-10-05T15:21:00Z" w16du:dateUtc="2024-10-05T14:21:00Z"/>
          <w:rFonts w:ascii="Arial" w:eastAsia="Times New Roman" w:hAnsi="Arial" w:cs="Arial"/>
          <w:color w:val="000000" w:themeColor="text1"/>
          <w:lang w:eastAsia="en-GB"/>
        </w:rPr>
      </w:pPr>
      <w:ins w:id="1310" w:author="Furl, Nicholas" w:date="2024-10-05T15:21:00Z" w16du:dateUtc="2024-10-05T14:21:00Z">
        <w:r>
          <w:rPr>
            <w:rFonts w:ascii="Arial" w:eastAsia="Times New Roman" w:hAnsi="Arial" w:cs="Arial"/>
            <w:noProof/>
            <w:color w:val="000000" w:themeColor="text1"/>
            <w:lang w:eastAsia="en-GB"/>
          </w:rPr>
          <w:drawing>
            <wp:inline distT="0" distB="0" distL="0" distR="0" wp14:anchorId="0DEEA124" wp14:editId="16A898C7">
              <wp:extent cx="5334000" cy="4002024"/>
              <wp:effectExtent l="0" t="0" r="0" b="0"/>
              <wp:docPr id="48686874" name="Picture 3" descr="A graph of data with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6874" name="Picture 3" descr="A graph of data with black dot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4000" cy="4002024"/>
                      </a:xfrm>
                      <a:prstGeom prst="rect">
                        <a:avLst/>
                      </a:prstGeom>
                    </pic:spPr>
                  </pic:pic>
                </a:graphicData>
              </a:graphic>
            </wp:inline>
          </w:drawing>
        </w:r>
      </w:ins>
    </w:p>
    <w:p w14:paraId="09D365A2" w14:textId="77777777" w:rsidR="00BA011A" w:rsidRDefault="00BA011A" w:rsidP="00BA011A">
      <w:pPr>
        <w:spacing w:before="100" w:after="0" w:line="480" w:lineRule="auto"/>
        <w:rPr>
          <w:ins w:id="1311" w:author="Furl, Nicholas" w:date="2024-10-05T15:21:00Z" w16du:dateUtc="2024-10-05T14:21:00Z"/>
          <w:rFonts w:ascii="Arial" w:eastAsia="Times New Roman" w:hAnsi="Arial" w:cs="Arial"/>
          <w:color w:val="000000" w:themeColor="text1"/>
          <w:lang w:eastAsia="en-GB"/>
        </w:rPr>
      </w:pPr>
      <w:ins w:id="1312" w:author="Furl, Nicholas" w:date="2024-10-05T15:21:00Z" w16du:dateUtc="2024-10-05T14:21:00Z">
        <w:r w:rsidRPr="00106C33">
          <w:rPr>
            <w:rFonts w:ascii="Arial" w:eastAsia="Times New Roman" w:hAnsi="Arial" w:cs="Arial"/>
            <w:i/>
            <w:iCs/>
            <w:color w:val="000000" w:themeColor="text1"/>
            <w:lang w:eastAsia="en-GB"/>
          </w:rPr>
          <w:t>Note:</w:t>
        </w:r>
        <w:r>
          <w:rPr>
            <w:rFonts w:ascii="Arial" w:eastAsia="Times New Roman" w:hAnsi="Arial" w:cs="Arial"/>
            <w:color w:val="000000" w:themeColor="text1"/>
            <w:lang w:eastAsia="en-GB"/>
          </w:rPr>
          <w:t xml:space="preserve"> Delta model fitted parameter values, with points representing individual participant parameter estimates and bars representing mean values. Horizontal lines connect bars if mean values differ significantly after Bonferroni correction for the six pairs of mean values.</w:t>
        </w:r>
      </w:ins>
    </w:p>
    <w:p w14:paraId="647D68C8" w14:textId="00A31D61" w:rsidR="00BA011A" w:rsidRDefault="00BA011A">
      <w:pPr>
        <w:rPr>
          <w:ins w:id="1313" w:author="Furl, Nicholas" w:date="2024-10-05T15:19:00Z" w16du:dateUtc="2024-10-05T14:19:00Z"/>
          <w:rFonts w:ascii="Arial" w:eastAsia="Times New Roman" w:hAnsi="Arial" w:cs="Arial"/>
          <w:color w:val="000000" w:themeColor="text1"/>
          <w:lang w:eastAsia="en-GB"/>
        </w:rPr>
      </w:pPr>
      <w:ins w:id="1314" w:author="Furl, Nicholas" w:date="2024-10-05T15:19:00Z" w16du:dateUtc="2024-10-05T14:19:00Z">
        <w:r>
          <w:rPr>
            <w:rFonts w:ascii="Arial" w:eastAsia="Times New Roman" w:hAnsi="Arial" w:cs="Arial"/>
            <w:color w:val="000000" w:themeColor="text1"/>
            <w:lang w:eastAsia="en-GB"/>
          </w:rPr>
          <w:br w:type="page"/>
        </w:r>
      </w:ins>
    </w:p>
    <w:p w14:paraId="0CAAC51E" w14:textId="77777777" w:rsidR="002919C3" w:rsidRPr="00D61CE1" w:rsidDel="00BA011A" w:rsidRDefault="002919C3" w:rsidP="00134489">
      <w:pPr>
        <w:spacing w:before="100" w:after="0" w:line="480" w:lineRule="auto"/>
        <w:ind w:firstLine="709"/>
        <w:rPr>
          <w:del w:id="1315" w:author="Furl, Nicholas" w:date="2024-10-05T15:21:00Z" w16du:dateUtc="2024-10-05T14:21:00Z"/>
          <w:rFonts w:ascii="Arial" w:eastAsia="Times New Roman" w:hAnsi="Arial" w:cs="Arial"/>
          <w:color w:val="000000" w:themeColor="text1"/>
          <w:lang w:eastAsia="en-GB"/>
        </w:rPr>
      </w:pPr>
    </w:p>
    <w:p w14:paraId="72C07EC2" w14:textId="2919B0F5" w:rsidR="008458BA" w:rsidRPr="00D61CE1" w:rsidRDefault="008458BA" w:rsidP="008458BA">
      <w:pPr>
        <w:spacing w:before="100" w:after="0" w:line="480" w:lineRule="auto"/>
        <w:rPr>
          <w:rFonts w:ascii="Arial" w:eastAsia="Times New Roman" w:hAnsi="Arial" w:cs="Arial"/>
          <w:b/>
          <w:color w:val="000000" w:themeColor="text1"/>
          <w:lang w:eastAsia="en-GB"/>
        </w:rPr>
      </w:pPr>
      <w:r w:rsidRPr="00D61CE1">
        <w:rPr>
          <w:rFonts w:ascii="Arial" w:eastAsia="Times New Roman" w:hAnsi="Arial" w:cs="Arial"/>
          <w:b/>
          <w:color w:val="000000" w:themeColor="text1"/>
          <w:lang w:eastAsia="en-GB"/>
        </w:rPr>
        <w:t>Discussion</w:t>
      </w:r>
    </w:p>
    <w:p w14:paraId="16BB50CC" w14:textId="5ED87337" w:rsidR="00173C8D" w:rsidRPr="00D61CE1" w:rsidDel="00F13D9D" w:rsidRDefault="004768F0" w:rsidP="00E22CBC">
      <w:pPr>
        <w:spacing w:before="100" w:after="0" w:line="480" w:lineRule="auto"/>
        <w:ind w:firstLine="720"/>
        <w:rPr>
          <w:del w:id="1316" w:author="Furl, Nicholas" w:date="2024-10-05T16:14:00Z" w16du:dateUtc="2024-10-05T15:14:00Z"/>
          <w:rFonts w:ascii="Arial" w:eastAsia="Times New Roman" w:hAnsi="Arial" w:cs="Arial"/>
          <w:color w:val="000000" w:themeColor="text1"/>
          <w:lang w:eastAsia="en-GB"/>
        </w:rPr>
        <w:pPrChange w:id="1317" w:author="Furl, Nicholas" w:date="2024-10-05T16:54:00Z" w16du:dateUtc="2024-10-05T15:54:00Z">
          <w:pPr>
            <w:spacing w:before="100" w:after="0" w:line="480" w:lineRule="auto"/>
            <w:ind w:firstLine="709"/>
          </w:pPr>
        </w:pPrChange>
      </w:pPr>
      <w:del w:id="1318" w:author="Furl, Nicholas" w:date="2024-10-05T16:12:00Z" w16du:dateUtc="2024-10-05T15:12:00Z">
        <w:r w:rsidRPr="00D61CE1" w:rsidDel="00F13D9D">
          <w:rPr>
            <w:rFonts w:ascii="Arial" w:eastAsia="Times New Roman" w:hAnsi="Arial" w:cs="Arial"/>
            <w:color w:val="000000" w:themeColor="text1"/>
            <w:lang w:eastAsia="en-GB"/>
          </w:rPr>
          <w:delText>W</w:delText>
        </w:r>
        <w:r w:rsidR="004E09F5" w:rsidRPr="00D61CE1" w:rsidDel="00F13D9D">
          <w:rPr>
            <w:rFonts w:ascii="Arial" w:eastAsia="Times New Roman" w:hAnsi="Arial" w:cs="Arial"/>
            <w:color w:val="000000" w:themeColor="text1"/>
            <w:lang w:eastAsia="en-GB"/>
          </w:rPr>
          <w:delText xml:space="preserve">e set out to test hypotheses </w:delText>
        </w:r>
        <w:r w:rsidRPr="00D61CE1" w:rsidDel="00F13D9D">
          <w:rPr>
            <w:rFonts w:ascii="Arial" w:eastAsia="Times New Roman" w:hAnsi="Arial" w:cs="Arial"/>
            <w:color w:val="000000" w:themeColor="text1"/>
            <w:lang w:eastAsia="en-GB"/>
          </w:rPr>
          <w:delText xml:space="preserve">about two sources of decision bias in forensic scenarios </w:delText>
        </w:r>
        <w:r w:rsidR="004E09F5" w:rsidRPr="00D61CE1" w:rsidDel="00F13D9D">
          <w:rPr>
            <w:rFonts w:ascii="Arial" w:eastAsia="Times New Roman" w:hAnsi="Arial" w:cs="Arial"/>
            <w:color w:val="000000" w:themeColor="text1"/>
            <w:lang w:eastAsia="en-GB"/>
          </w:rPr>
          <w:delText>and succeeded in confirming both</w:delText>
        </w:r>
        <w:r w:rsidR="00831304" w:rsidRPr="00D61CE1" w:rsidDel="00F13D9D">
          <w:rPr>
            <w:rFonts w:ascii="Arial" w:eastAsia="Times New Roman" w:hAnsi="Arial" w:cs="Arial"/>
            <w:color w:val="000000" w:themeColor="text1"/>
            <w:lang w:eastAsia="en-GB"/>
          </w:rPr>
          <w:delText xml:space="preserve">. </w:delText>
        </w:r>
      </w:del>
      <w:r w:rsidR="00831304" w:rsidRPr="00D61CE1">
        <w:rPr>
          <w:rFonts w:ascii="Arial" w:eastAsia="Times New Roman" w:hAnsi="Arial" w:cs="Arial"/>
          <w:color w:val="000000" w:themeColor="text1"/>
          <w:lang w:eastAsia="en-GB"/>
        </w:rPr>
        <w:t>We hypothesised that</w:t>
      </w:r>
      <w:r w:rsidR="004E09F5" w:rsidRPr="00D61CE1">
        <w:rPr>
          <w:rFonts w:ascii="Arial" w:eastAsia="Times New Roman" w:hAnsi="Arial" w:cs="Arial"/>
          <w:color w:val="000000" w:themeColor="text1"/>
          <w:lang w:eastAsia="en-GB"/>
        </w:rPr>
        <w:t xml:space="preserve"> we would observe </w:t>
      </w:r>
      <w:del w:id="1319" w:author="Furl, Nicholas" w:date="2024-10-05T16:13:00Z" w16du:dateUtc="2024-10-05T15:13:00Z">
        <w:r w:rsidR="004E09F5" w:rsidRPr="00D61CE1" w:rsidDel="00F13D9D">
          <w:rPr>
            <w:rFonts w:ascii="Arial" w:eastAsia="Times New Roman" w:hAnsi="Arial" w:cs="Arial"/>
            <w:color w:val="000000" w:themeColor="text1"/>
            <w:lang w:eastAsia="en-GB"/>
          </w:rPr>
          <w:delText>a prejudice-driven bias</w:delText>
        </w:r>
      </w:del>
      <w:ins w:id="1320" w:author="Furl, Nicholas" w:date="2024-10-05T16:13:00Z" w16du:dateUtc="2024-10-05T15:13:00Z">
        <w:r w:rsidR="00F13D9D">
          <w:rPr>
            <w:rFonts w:ascii="Arial" w:eastAsia="Times New Roman" w:hAnsi="Arial" w:cs="Arial"/>
            <w:color w:val="000000" w:themeColor="text1"/>
            <w:lang w:eastAsia="en-GB"/>
          </w:rPr>
          <w:t>differential prior beliefs about male and female suspects</w:t>
        </w:r>
      </w:ins>
      <w:del w:id="1321" w:author="Furl, Nicholas" w:date="2024-10-05T16:13:00Z" w16du:dateUtc="2024-10-05T15:13:00Z">
        <w:r w:rsidR="004E09F5" w:rsidRPr="00D61CE1" w:rsidDel="00F13D9D">
          <w:rPr>
            <w:rFonts w:ascii="Arial" w:eastAsia="Times New Roman" w:hAnsi="Arial" w:cs="Arial"/>
            <w:color w:val="000000" w:themeColor="text1"/>
            <w:lang w:eastAsia="en-GB"/>
          </w:rPr>
          <w:delText>, in which participants are particularly swayed by evidence consistent with stereotypes of male criminals</w:delText>
        </w:r>
      </w:del>
      <w:r w:rsidR="004E09F5" w:rsidRPr="00D61CE1">
        <w:rPr>
          <w:rFonts w:ascii="Arial" w:eastAsia="Times New Roman" w:hAnsi="Arial" w:cs="Arial"/>
          <w:color w:val="000000" w:themeColor="text1"/>
          <w:lang w:eastAsia="en-GB"/>
        </w:rPr>
        <w:t>.</w:t>
      </w:r>
      <w:ins w:id="1322" w:author="Furl, Nicholas" w:date="2024-10-05T16:13:00Z" w16du:dateUtc="2024-10-05T15:13:00Z">
        <w:r w:rsidR="00F13D9D">
          <w:rPr>
            <w:rFonts w:ascii="Arial" w:eastAsia="Times New Roman" w:hAnsi="Arial" w:cs="Arial"/>
            <w:color w:val="000000" w:themeColor="text1"/>
            <w:lang w:eastAsia="en-GB"/>
          </w:rPr>
          <w:t xml:space="preserve"> P</w:t>
        </w:r>
      </w:ins>
      <w:del w:id="1323" w:author="Furl, Nicholas" w:date="2024-10-05T16:13:00Z" w16du:dateUtc="2024-10-05T15:13:00Z">
        <w:r w:rsidR="004E09F5" w:rsidRPr="00D61CE1" w:rsidDel="00F13D9D">
          <w:rPr>
            <w:rFonts w:ascii="Arial" w:eastAsia="Times New Roman" w:hAnsi="Arial" w:cs="Arial"/>
            <w:color w:val="000000" w:themeColor="text1"/>
            <w:lang w:eastAsia="en-GB"/>
          </w:rPr>
          <w:delText xml:space="preserve"> Consistent </w:delText>
        </w:r>
        <w:r w:rsidR="00110346" w:rsidRPr="00D61CE1" w:rsidDel="00F13D9D">
          <w:rPr>
            <w:rFonts w:ascii="Arial" w:eastAsia="Times New Roman" w:hAnsi="Arial" w:cs="Arial"/>
            <w:color w:val="000000" w:themeColor="text1"/>
            <w:lang w:eastAsia="en-GB"/>
          </w:rPr>
          <w:delText>with such a bias, p</w:delText>
        </w:r>
      </w:del>
      <w:r w:rsidR="00110346" w:rsidRPr="00D61CE1">
        <w:rPr>
          <w:rFonts w:ascii="Arial" w:eastAsia="Times New Roman" w:hAnsi="Arial" w:cs="Arial"/>
          <w:color w:val="000000" w:themeColor="text1"/>
          <w:lang w:eastAsia="en-GB"/>
        </w:rPr>
        <w:t xml:space="preserve">articipants </w:t>
      </w:r>
      <w:ins w:id="1324" w:author="Furl, Nicholas" w:date="2024-10-05T16:13:00Z" w16du:dateUtc="2024-10-05T15:13:00Z">
        <w:r w:rsidR="00F13D9D">
          <w:rPr>
            <w:rFonts w:ascii="Arial" w:eastAsia="Times New Roman" w:hAnsi="Arial" w:cs="Arial"/>
            <w:color w:val="000000" w:themeColor="text1"/>
            <w:lang w:eastAsia="en-GB"/>
          </w:rPr>
          <w:t xml:space="preserve">indeed </w:t>
        </w:r>
      </w:ins>
      <w:r w:rsidR="004E09F5" w:rsidRPr="00D61CE1">
        <w:rPr>
          <w:rFonts w:ascii="Arial" w:eastAsia="Times New Roman" w:hAnsi="Arial" w:cs="Arial"/>
          <w:color w:val="000000" w:themeColor="text1"/>
          <w:lang w:eastAsia="en-GB"/>
        </w:rPr>
        <w:t xml:space="preserve">rated male </w:t>
      </w:r>
      <w:r w:rsidR="00173C8D" w:rsidRPr="00D61CE1">
        <w:rPr>
          <w:rFonts w:ascii="Arial" w:eastAsia="Times New Roman" w:hAnsi="Arial" w:cs="Arial"/>
          <w:color w:val="000000" w:themeColor="text1"/>
          <w:lang w:eastAsia="en-GB"/>
        </w:rPr>
        <w:t>suspects</w:t>
      </w:r>
      <w:r w:rsidR="004E09F5" w:rsidRPr="00D61CE1">
        <w:rPr>
          <w:rFonts w:ascii="Arial" w:eastAsia="Times New Roman" w:hAnsi="Arial" w:cs="Arial"/>
          <w:color w:val="000000" w:themeColor="text1"/>
          <w:lang w:eastAsia="en-GB"/>
        </w:rPr>
        <w:t xml:space="preserve"> as more </w:t>
      </w:r>
      <w:r w:rsidR="00A51861" w:rsidRPr="00D61CE1">
        <w:rPr>
          <w:rFonts w:ascii="Arial" w:eastAsia="Times New Roman" w:hAnsi="Arial" w:cs="Arial"/>
          <w:color w:val="000000" w:themeColor="text1"/>
          <w:lang w:eastAsia="en-GB"/>
        </w:rPr>
        <w:t xml:space="preserve">probably </w:t>
      </w:r>
      <w:r w:rsidR="004E09F5" w:rsidRPr="00D61CE1">
        <w:rPr>
          <w:rFonts w:ascii="Arial" w:eastAsia="Times New Roman" w:hAnsi="Arial" w:cs="Arial"/>
          <w:color w:val="000000" w:themeColor="text1"/>
          <w:lang w:eastAsia="en-GB"/>
        </w:rPr>
        <w:t xml:space="preserve">guilty than female </w:t>
      </w:r>
      <w:r w:rsidR="00173C8D" w:rsidRPr="00D61CE1">
        <w:rPr>
          <w:rFonts w:ascii="Arial" w:eastAsia="Times New Roman" w:hAnsi="Arial" w:cs="Arial"/>
          <w:color w:val="000000" w:themeColor="text1"/>
          <w:lang w:eastAsia="en-GB"/>
        </w:rPr>
        <w:t>suspects</w:t>
      </w:r>
      <w:r w:rsidR="004E09F5" w:rsidRPr="00D61CE1">
        <w:rPr>
          <w:rFonts w:ascii="Arial" w:eastAsia="Times New Roman" w:hAnsi="Arial" w:cs="Arial"/>
          <w:color w:val="000000" w:themeColor="text1"/>
          <w:lang w:eastAsia="en-GB"/>
        </w:rPr>
        <w:t xml:space="preserve">. </w:t>
      </w:r>
      <w:r w:rsidR="00110346" w:rsidRPr="00D61CE1">
        <w:rPr>
          <w:rFonts w:ascii="Arial" w:eastAsia="Times New Roman" w:hAnsi="Arial" w:cs="Arial"/>
          <w:color w:val="000000" w:themeColor="text1"/>
          <w:lang w:eastAsia="en-GB"/>
        </w:rPr>
        <w:t>This occurred before any witness claims were experienced and to some extent at other sequence positions</w:t>
      </w:r>
      <w:del w:id="1325" w:author="Furl, Nicholas" w:date="2024-10-05T16:13:00Z" w16du:dateUtc="2024-10-05T15:13:00Z">
        <w:r w:rsidR="00110346" w:rsidRPr="00D61CE1" w:rsidDel="00F13D9D">
          <w:rPr>
            <w:rFonts w:ascii="Arial" w:eastAsia="Times New Roman" w:hAnsi="Arial" w:cs="Arial"/>
            <w:color w:val="000000" w:themeColor="text1"/>
            <w:lang w:eastAsia="en-GB"/>
          </w:rPr>
          <w:delText>, especially early in the sequence</w:delText>
        </w:r>
      </w:del>
      <w:r w:rsidR="00110346" w:rsidRPr="00D61CE1">
        <w:rPr>
          <w:rFonts w:ascii="Arial" w:eastAsia="Times New Roman" w:hAnsi="Arial" w:cs="Arial"/>
          <w:color w:val="000000" w:themeColor="text1"/>
          <w:lang w:eastAsia="en-GB"/>
        </w:rPr>
        <w:t xml:space="preserve">. </w:t>
      </w:r>
      <w:del w:id="1326" w:author="Furl, Nicholas" w:date="2024-10-05T16:14:00Z" w16du:dateUtc="2024-10-05T15:14:00Z">
        <w:r w:rsidR="00110346" w:rsidRPr="00D61CE1" w:rsidDel="00F13D9D">
          <w:rPr>
            <w:rFonts w:ascii="Arial" w:eastAsia="Times New Roman" w:hAnsi="Arial" w:cs="Arial"/>
            <w:color w:val="000000" w:themeColor="text1"/>
            <w:lang w:eastAsia="en-GB"/>
          </w:rPr>
          <w:delText xml:space="preserve">We did not expect </w:delText>
        </w:r>
        <w:r w:rsidR="00110346" w:rsidRPr="00D61CE1" w:rsidDel="00F13D9D">
          <w:rPr>
            <w:rFonts w:ascii="Arial" w:eastAsia="Times New Roman" w:hAnsi="Arial" w:cs="Arial"/>
            <w:i/>
            <w:color w:val="000000" w:themeColor="text1"/>
            <w:lang w:eastAsia="en-GB"/>
          </w:rPr>
          <w:delText>a priori</w:delText>
        </w:r>
        <w:r w:rsidR="00110346" w:rsidRPr="00D61CE1" w:rsidDel="00F13D9D">
          <w:rPr>
            <w:rFonts w:ascii="Arial" w:eastAsia="Times New Roman" w:hAnsi="Arial" w:cs="Arial"/>
            <w:color w:val="000000" w:themeColor="text1"/>
            <w:lang w:eastAsia="en-GB"/>
          </w:rPr>
          <w:delText xml:space="preserve"> that p</w:delText>
        </w:r>
        <w:r w:rsidR="004E09F5" w:rsidRPr="00D61CE1" w:rsidDel="00F13D9D">
          <w:rPr>
            <w:rFonts w:ascii="Arial" w:eastAsia="Times New Roman" w:hAnsi="Arial" w:cs="Arial"/>
            <w:color w:val="000000" w:themeColor="text1"/>
            <w:lang w:eastAsia="en-GB"/>
          </w:rPr>
          <w:delText xml:space="preserve">articipants </w:delText>
        </w:r>
        <w:r w:rsidR="00110346" w:rsidRPr="00D61CE1" w:rsidDel="00F13D9D">
          <w:rPr>
            <w:rFonts w:ascii="Arial" w:eastAsia="Times New Roman" w:hAnsi="Arial" w:cs="Arial"/>
            <w:color w:val="000000" w:themeColor="text1"/>
            <w:lang w:eastAsia="en-GB"/>
          </w:rPr>
          <w:delText>would adjust towards innocent more for male suspect</w:delText>
        </w:r>
        <w:r w:rsidR="00546107" w:rsidRPr="00D61CE1" w:rsidDel="00F13D9D">
          <w:rPr>
            <w:rFonts w:ascii="Arial" w:eastAsia="Times New Roman" w:hAnsi="Arial" w:cs="Arial"/>
            <w:color w:val="000000" w:themeColor="text1"/>
            <w:lang w:eastAsia="en-GB"/>
          </w:rPr>
          <w:delText>s</w:delText>
        </w:r>
        <w:r w:rsidR="00110346" w:rsidRPr="00D61CE1" w:rsidDel="00F13D9D">
          <w:rPr>
            <w:rFonts w:ascii="Arial" w:eastAsia="Times New Roman" w:hAnsi="Arial" w:cs="Arial"/>
            <w:color w:val="000000" w:themeColor="text1"/>
            <w:lang w:eastAsia="en-GB"/>
          </w:rPr>
          <w:delText xml:space="preserve"> than female. This pattern, however, makes sense if participants are compensating for their </w:delText>
        </w:r>
        <w:r w:rsidR="00CC1941" w:rsidRPr="00D61CE1" w:rsidDel="00F13D9D">
          <w:rPr>
            <w:rFonts w:ascii="Arial" w:eastAsia="Times New Roman" w:hAnsi="Arial" w:cs="Arial"/>
            <w:color w:val="000000" w:themeColor="text1"/>
            <w:lang w:eastAsia="en-GB"/>
          </w:rPr>
          <w:delText xml:space="preserve">prior </w:delText>
        </w:r>
        <w:r w:rsidR="00110346" w:rsidRPr="00D61CE1" w:rsidDel="00F13D9D">
          <w:rPr>
            <w:rFonts w:ascii="Arial" w:eastAsia="Times New Roman" w:hAnsi="Arial" w:cs="Arial"/>
            <w:color w:val="000000" w:themeColor="text1"/>
            <w:lang w:eastAsia="en-GB"/>
          </w:rPr>
          <w:delText>bias by adjusting their probabilit</w:delText>
        </w:r>
      </w:del>
      <w:del w:id="1327" w:author="Furl, Nicholas" w:date="2024-10-05T15:59:00Z" w16du:dateUtc="2024-10-05T14:59:00Z">
        <w:r w:rsidR="00110346" w:rsidRPr="00D61CE1" w:rsidDel="00D34D64">
          <w:rPr>
            <w:rFonts w:ascii="Arial" w:eastAsia="Times New Roman" w:hAnsi="Arial" w:cs="Arial"/>
            <w:color w:val="000000" w:themeColor="text1"/>
            <w:lang w:eastAsia="en-GB"/>
          </w:rPr>
          <w:delText>ies</w:delText>
        </w:r>
      </w:del>
      <w:del w:id="1328" w:author="Furl, Nicholas" w:date="2024-10-05T16:14:00Z" w16du:dateUtc="2024-10-05T15:14:00Z">
        <w:r w:rsidR="00110346" w:rsidRPr="00D61CE1" w:rsidDel="00F13D9D">
          <w:rPr>
            <w:rFonts w:ascii="Arial" w:eastAsia="Times New Roman" w:hAnsi="Arial" w:cs="Arial"/>
            <w:color w:val="000000" w:themeColor="text1"/>
            <w:lang w:eastAsia="en-GB"/>
          </w:rPr>
          <w:delText xml:space="preserve"> accordingly when they </w:delText>
        </w:r>
        <w:r w:rsidR="004E09F5" w:rsidRPr="00D61CE1" w:rsidDel="00F13D9D">
          <w:rPr>
            <w:rFonts w:ascii="Arial" w:eastAsia="Times New Roman" w:hAnsi="Arial" w:cs="Arial"/>
            <w:color w:val="000000" w:themeColor="text1"/>
            <w:lang w:eastAsia="en-GB"/>
          </w:rPr>
          <w:delText>encounter witness claims</w:delText>
        </w:r>
        <w:r w:rsidR="00110346" w:rsidRPr="00D61CE1" w:rsidDel="00F13D9D">
          <w:rPr>
            <w:rFonts w:ascii="Arial" w:eastAsia="Times New Roman" w:hAnsi="Arial" w:cs="Arial"/>
            <w:color w:val="000000" w:themeColor="text1"/>
            <w:lang w:eastAsia="en-GB"/>
          </w:rPr>
          <w:delText xml:space="preserve"> that conflicted with this bias</w:delText>
        </w:r>
        <w:r w:rsidR="004E09F5" w:rsidRPr="00D61CE1" w:rsidDel="00F13D9D">
          <w:rPr>
            <w:rFonts w:ascii="Arial" w:eastAsia="Times New Roman" w:hAnsi="Arial" w:cs="Arial"/>
            <w:color w:val="000000" w:themeColor="text1"/>
            <w:lang w:eastAsia="en-GB"/>
          </w:rPr>
          <w:delText xml:space="preserve">. </w:delText>
        </w:r>
        <w:r w:rsidR="00110346" w:rsidRPr="00D61CE1" w:rsidDel="00F13D9D">
          <w:rPr>
            <w:rFonts w:ascii="Arial" w:eastAsia="Times New Roman" w:hAnsi="Arial" w:cs="Arial"/>
            <w:color w:val="000000" w:themeColor="text1"/>
            <w:lang w:eastAsia="en-GB"/>
          </w:rPr>
          <w:delText>One interesting possibility is that this finding on Adjustment is related to the bias to disconfirmatory evidence that we observed in both Experiments 1 and 2. That is, participants adjust more when they experience claims that disconfirm their prior beliefs about the suspect than when they experience claims that confirm these beliefs.</w:delText>
        </w:r>
      </w:del>
    </w:p>
    <w:p w14:paraId="5A3BD7EF" w14:textId="265CBAD9" w:rsidR="00173C8D" w:rsidRPr="00D61CE1" w:rsidDel="00F13D9D" w:rsidRDefault="00173C8D" w:rsidP="00E22CBC">
      <w:pPr>
        <w:spacing w:before="100" w:after="0" w:line="480" w:lineRule="auto"/>
        <w:ind w:firstLine="720"/>
        <w:rPr>
          <w:del w:id="1329" w:author="Furl, Nicholas" w:date="2024-10-05T16:14:00Z" w16du:dateUtc="2024-10-05T15:14:00Z"/>
          <w:rFonts w:ascii="Arial" w:eastAsia="Times New Roman" w:hAnsi="Arial" w:cs="Arial"/>
          <w:color w:val="000000" w:themeColor="text1"/>
          <w:lang w:eastAsia="en-GB"/>
        </w:rPr>
        <w:pPrChange w:id="1330" w:author="Furl, Nicholas" w:date="2024-10-05T16:54:00Z" w16du:dateUtc="2024-10-05T15:54:00Z">
          <w:pPr>
            <w:spacing w:before="100" w:after="0" w:line="480" w:lineRule="auto"/>
            <w:ind w:firstLine="709"/>
          </w:pPr>
        </w:pPrChange>
      </w:pPr>
    </w:p>
    <w:p w14:paraId="37E630CE" w14:textId="2656F76D" w:rsidR="004E09F5" w:rsidRPr="00D61CE1" w:rsidDel="0019782B" w:rsidRDefault="00110346" w:rsidP="00E22CBC">
      <w:pPr>
        <w:spacing w:before="100" w:after="0" w:line="480" w:lineRule="auto"/>
        <w:ind w:firstLine="720"/>
        <w:rPr>
          <w:del w:id="1331" w:author="Furl, Nicholas" w:date="2024-10-05T16:19:00Z" w16du:dateUtc="2024-10-05T15:19:00Z"/>
          <w:rFonts w:ascii="Arial" w:eastAsia="Times New Roman" w:hAnsi="Arial" w:cs="Arial"/>
          <w:color w:val="000000" w:themeColor="text1"/>
          <w:lang w:eastAsia="en-GB"/>
        </w:rPr>
        <w:pPrChange w:id="1332" w:author="Furl, Nicholas" w:date="2024-10-05T16:54:00Z" w16du:dateUtc="2024-10-05T15:54:00Z">
          <w:pPr>
            <w:spacing w:before="100" w:after="0" w:line="480" w:lineRule="auto"/>
            <w:ind w:firstLine="709"/>
          </w:pPr>
        </w:pPrChange>
      </w:pPr>
      <w:r w:rsidRPr="00D61CE1">
        <w:rPr>
          <w:rFonts w:ascii="Arial" w:eastAsia="Times New Roman" w:hAnsi="Arial" w:cs="Arial"/>
          <w:color w:val="000000" w:themeColor="text1"/>
          <w:lang w:eastAsia="en-GB"/>
        </w:rPr>
        <w:t>Our</w:t>
      </w:r>
      <w:r w:rsidR="004E09F5" w:rsidRPr="00D61CE1">
        <w:rPr>
          <w:rFonts w:ascii="Arial" w:eastAsia="Times New Roman" w:hAnsi="Arial" w:cs="Arial"/>
          <w:color w:val="000000" w:themeColor="text1"/>
          <w:lang w:eastAsia="en-GB"/>
        </w:rPr>
        <w:t xml:space="preserve"> findings </w:t>
      </w:r>
      <w:r w:rsidRPr="00D61CE1">
        <w:rPr>
          <w:rFonts w:ascii="Arial" w:eastAsia="Times New Roman" w:hAnsi="Arial" w:cs="Arial"/>
          <w:color w:val="000000" w:themeColor="text1"/>
          <w:lang w:eastAsia="en-GB"/>
        </w:rPr>
        <w:t xml:space="preserve">of a gender bias on </w:t>
      </w:r>
      <w:r w:rsidR="00C31686" w:rsidRPr="00D61CE1">
        <w:rPr>
          <w:rFonts w:ascii="Arial" w:eastAsia="Times New Roman" w:hAnsi="Arial" w:cs="Arial"/>
          <w:color w:val="000000" w:themeColor="text1"/>
          <w:lang w:eastAsia="en-GB"/>
        </w:rPr>
        <w:t>Probability</w:t>
      </w:r>
      <w:r w:rsidRPr="00D61CE1">
        <w:rPr>
          <w:rFonts w:ascii="Arial" w:eastAsia="Times New Roman" w:hAnsi="Arial" w:cs="Arial"/>
          <w:color w:val="000000" w:themeColor="text1"/>
          <w:lang w:eastAsia="en-GB"/>
        </w:rPr>
        <w:t xml:space="preserve"> and Adjustment in Experiment 2 </w:t>
      </w:r>
      <w:r w:rsidR="004E09F5" w:rsidRPr="00D61CE1">
        <w:rPr>
          <w:rFonts w:ascii="Arial" w:eastAsia="Times New Roman" w:hAnsi="Arial" w:cs="Arial"/>
          <w:color w:val="000000" w:themeColor="text1"/>
          <w:lang w:eastAsia="en-GB"/>
        </w:rPr>
        <w:t xml:space="preserve">stand in contrast to those of Experiment 1, in which we did not detect evidence for </w:t>
      </w:r>
      <w:del w:id="1333" w:author="Furl, Nicholas" w:date="2024-10-05T16:14:00Z" w16du:dateUtc="2024-10-05T15:14:00Z">
        <w:r w:rsidR="004E09F5" w:rsidRPr="00D61CE1" w:rsidDel="0019782B">
          <w:rPr>
            <w:rFonts w:ascii="Arial" w:eastAsia="Times New Roman" w:hAnsi="Arial" w:cs="Arial"/>
            <w:color w:val="000000" w:themeColor="text1"/>
            <w:lang w:eastAsia="en-GB"/>
          </w:rPr>
          <w:delText xml:space="preserve">any </w:delText>
        </w:r>
        <w:r w:rsidR="008F6AF3" w:rsidRPr="00D61CE1" w:rsidDel="0019782B">
          <w:rPr>
            <w:rFonts w:ascii="Arial" w:eastAsia="Times New Roman" w:hAnsi="Arial" w:cs="Arial"/>
            <w:color w:val="000000" w:themeColor="text1"/>
            <w:lang w:eastAsia="en-GB"/>
          </w:rPr>
          <w:delText>prejudicial</w:delText>
        </w:r>
        <w:r w:rsidR="00E32C10" w:rsidRPr="00D61CE1" w:rsidDel="0019782B">
          <w:rPr>
            <w:rFonts w:ascii="Arial" w:eastAsia="Times New Roman" w:hAnsi="Arial" w:cs="Arial"/>
            <w:color w:val="000000" w:themeColor="text1"/>
            <w:lang w:eastAsia="en-GB"/>
          </w:rPr>
          <w:delText xml:space="preserve"> bias</w:delText>
        </w:r>
      </w:del>
      <w:ins w:id="1334" w:author="Furl, Nicholas" w:date="2024-10-05T16:14:00Z" w16du:dateUtc="2024-10-05T15:14:00Z">
        <w:r w:rsidR="0019782B">
          <w:rPr>
            <w:rFonts w:ascii="Arial" w:eastAsia="Times New Roman" w:hAnsi="Arial" w:cs="Arial"/>
            <w:color w:val="000000" w:themeColor="text1"/>
            <w:lang w:eastAsia="en-GB"/>
          </w:rPr>
          <w:t>differential probability rating of guilt directed at</w:t>
        </w:r>
      </w:ins>
      <w:del w:id="1335" w:author="Furl, Nicholas" w:date="2024-10-05T16:14:00Z" w16du:dateUtc="2024-10-05T15:14:00Z">
        <w:r w:rsidR="00E32C10" w:rsidRPr="00D61CE1" w:rsidDel="0019782B">
          <w:rPr>
            <w:rFonts w:ascii="Arial" w:eastAsia="Times New Roman" w:hAnsi="Arial" w:cs="Arial"/>
            <w:color w:val="000000" w:themeColor="text1"/>
            <w:lang w:eastAsia="en-GB"/>
          </w:rPr>
          <w:delText xml:space="preserve"> against</w:delText>
        </w:r>
      </w:del>
      <w:r w:rsidR="00E32C10" w:rsidRPr="00D61CE1">
        <w:rPr>
          <w:rFonts w:ascii="Arial" w:eastAsia="Times New Roman" w:hAnsi="Arial" w:cs="Arial"/>
          <w:color w:val="000000" w:themeColor="text1"/>
          <w:lang w:eastAsia="en-GB"/>
        </w:rPr>
        <w:t xml:space="preserve"> a</w:t>
      </w:r>
      <w:r w:rsidR="004E09F5" w:rsidRPr="00D61CE1">
        <w:rPr>
          <w:rFonts w:ascii="Arial" w:eastAsia="Times New Roman" w:hAnsi="Arial" w:cs="Arial"/>
          <w:color w:val="000000" w:themeColor="text1"/>
          <w:lang w:eastAsia="en-GB"/>
        </w:rPr>
        <w:t>theists</w:t>
      </w:r>
      <w:ins w:id="1336" w:author="Furl, Nicholas" w:date="2024-10-05T16:15:00Z" w16du:dateUtc="2024-10-05T15:15:00Z">
        <w:r w:rsidR="0019782B">
          <w:rPr>
            <w:rFonts w:ascii="Arial" w:eastAsia="Times New Roman" w:hAnsi="Arial" w:cs="Arial"/>
            <w:color w:val="000000" w:themeColor="text1"/>
            <w:lang w:eastAsia="en-GB"/>
          </w:rPr>
          <w:t xml:space="preserve"> versus Christians</w:t>
        </w:r>
      </w:ins>
      <w:r w:rsidR="004E09F5" w:rsidRPr="00D61CE1">
        <w:rPr>
          <w:rFonts w:ascii="Arial" w:eastAsia="Times New Roman" w:hAnsi="Arial" w:cs="Arial"/>
          <w:color w:val="000000" w:themeColor="text1"/>
          <w:lang w:eastAsia="en-GB"/>
        </w:rPr>
        <w:t>. More research</w:t>
      </w:r>
      <w:r w:rsidR="008F6AF3" w:rsidRPr="00D61CE1">
        <w:rPr>
          <w:rFonts w:ascii="Arial" w:eastAsia="Times New Roman" w:hAnsi="Arial" w:cs="Arial"/>
          <w:color w:val="000000" w:themeColor="text1"/>
          <w:lang w:eastAsia="en-GB"/>
        </w:rPr>
        <w:t>, including a replication,</w:t>
      </w:r>
      <w:r w:rsidR="004E09F5" w:rsidRPr="00D61CE1">
        <w:rPr>
          <w:rFonts w:ascii="Arial" w:eastAsia="Times New Roman" w:hAnsi="Arial" w:cs="Arial"/>
          <w:color w:val="000000" w:themeColor="text1"/>
          <w:lang w:eastAsia="en-GB"/>
        </w:rPr>
        <w:t xml:space="preserve"> is needed to determine whether </w:t>
      </w:r>
      <w:ins w:id="1337" w:author="Furl, Nicholas" w:date="2024-10-05T16:15:00Z" w16du:dateUtc="2024-10-05T15:15:00Z">
        <w:r w:rsidR="0019782B">
          <w:rPr>
            <w:rFonts w:ascii="Arial" w:eastAsia="Times New Roman" w:hAnsi="Arial" w:cs="Arial"/>
            <w:color w:val="000000" w:themeColor="text1"/>
            <w:lang w:eastAsia="en-GB"/>
          </w:rPr>
          <w:t xml:space="preserve">this occurred because participants hold </w:t>
        </w:r>
      </w:ins>
      <w:del w:id="1338" w:author="Furl, Nicholas" w:date="2024-10-05T16:15:00Z" w16du:dateUtc="2024-10-05T15:15:00Z">
        <w:r w:rsidR="00CC1941" w:rsidRPr="00D61CE1" w:rsidDel="0019782B">
          <w:rPr>
            <w:rFonts w:ascii="Arial" w:eastAsia="Times New Roman" w:hAnsi="Arial" w:cs="Arial"/>
            <w:color w:val="000000" w:themeColor="text1"/>
            <w:lang w:eastAsia="en-GB"/>
          </w:rPr>
          <w:delText xml:space="preserve">we obtained these effects because </w:delText>
        </w:r>
        <w:r w:rsidR="004E09F5" w:rsidRPr="00D61CE1" w:rsidDel="0019782B">
          <w:rPr>
            <w:rFonts w:ascii="Arial" w:eastAsia="Times New Roman" w:hAnsi="Arial" w:cs="Arial"/>
            <w:color w:val="000000" w:themeColor="text1"/>
            <w:lang w:eastAsia="en-GB"/>
          </w:rPr>
          <w:delText xml:space="preserve">prejudice is </w:delText>
        </w:r>
      </w:del>
      <w:r w:rsidR="004E09F5" w:rsidRPr="00D61CE1">
        <w:rPr>
          <w:rFonts w:ascii="Arial" w:eastAsia="Times New Roman" w:hAnsi="Arial" w:cs="Arial"/>
          <w:color w:val="000000" w:themeColor="text1"/>
          <w:lang w:eastAsia="en-GB"/>
        </w:rPr>
        <w:t xml:space="preserve">stronger </w:t>
      </w:r>
      <w:ins w:id="1339" w:author="Furl, Nicholas" w:date="2024-10-05T16:15:00Z" w16du:dateUtc="2024-10-05T15:15:00Z">
        <w:r w:rsidR="0019782B">
          <w:rPr>
            <w:rFonts w:ascii="Arial" w:eastAsia="Times New Roman" w:hAnsi="Arial" w:cs="Arial"/>
            <w:color w:val="000000" w:themeColor="text1"/>
            <w:lang w:eastAsia="en-GB"/>
          </w:rPr>
          <w:t>prior beliefs about gender than about religiosity, or because of methodological</w:t>
        </w:r>
      </w:ins>
      <w:ins w:id="1340" w:author="Furl, Nicholas" w:date="2024-10-05T16:16:00Z" w16du:dateUtc="2024-10-05T15:16:00Z">
        <w:r w:rsidR="0019782B">
          <w:rPr>
            <w:rFonts w:ascii="Arial" w:eastAsia="Times New Roman" w:hAnsi="Arial" w:cs="Arial"/>
            <w:color w:val="000000" w:themeColor="text1"/>
            <w:lang w:eastAsia="en-GB"/>
          </w:rPr>
          <w:t xml:space="preserve"> issues</w:t>
        </w:r>
      </w:ins>
      <w:del w:id="1341" w:author="Furl, Nicholas" w:date="2024-10-05T16:16:00Z" w16du:dateUtc="2024-10-05T15:16:00Z">
        <w:r w:rsidR="004E09F5" w:rsidRPr="00D61CE1" w:rsidDel="0019782B">
          <w:rPr>
            <w:rFonts w:ascii="Arial" w:eastAsia="Times New Roman" w:hAnsi="Arial" w:cs="Arial"/>
            <w:color w:val="000000" w:themeColor="text1"/>
            <w:lang w:eastAsia="en-GB"/>
          </w:rPr>
          <w:delText>agai</w:delText>
        </w:r>
        <w:r w:rsidR="00E32C10" w:rsidRPr="00D61CE1" w:rsidDel="0019782B">
          <w:rPr>
            <w:rFonts w:ascii="Arial" w:eastAsia="Times New Roman" w:hAnsi="Arial" w:cs="Arial"/>
            <w:color w:val="000000" w:themeColor="text1"/>
            <w:lang w:eastAsia="en-GB"/>
          </w:rPr>
          <w:delText>nst male suspects than against a</w:delText>
        </w:r>
        <w:r w:rsidR="004E09F5" w:rsidRPr="00D61CE1" w:rsidDel="0019782B">
          <w:rPr>
            <w:rFonts w:ascii="Arial" w:eastAsia="Times New Roman" w:hAnsi="Arial" w:cs="Arial"/>
            <w:color w:val="000000" w:themeColor="text1"/>
            <w:lang w:eastAsia="en-GB"/>
          </w:rPr>
          <w:delText>theists</w:delText>
        </w:r>
        <w:r w:rsidR="008F6AF3" w:rsidRPr="00D61CE1" w:rsidDel="0019782B">
          <w:rPr>
            <w:rFonts w:ascii="Arial" w:eastAsia="Times New Roman" w:hAnsi="Arial" w:cs="Arial"/>
            <w:color w:val="000000" w:themeColor="text1"/>
            <w:lang w:eastAsia="en-GB"/>
          </w:rPr>
          <w:delText xml:space="preserve"> </w:delText>
        </w:r>
        <w:r w:rsidR="008F6AF3" w:rsidRPr="00D61CE1" w:rsidDel="0019782B">
          <w:rPr>
            <w:rFonts w:ascii="Arial" w:eastAsia="Times New Roman" w:hAnsi="Arial" w:cs="Arial"/>
            <w:i/>
            <w:color w:val="000000" w:themeColor="text1"/>
            <w:lang w:eastAsia="en-GB"/>
          </w:rPr>
          <w:delText>per se</w:delText>
        </w:r>
      </w:del>
      <w:r w:rsidR="008F6AF3" w:rsidRPr="00D61CE1">
        <w:rPr>
          <w:rFonts w:ascii="Arial" w:eastAsia="Times New Roman" w:hAnsi="Arial" w:cs="Arial"/>
          <w:color w:val="000000" w:themeColor="text1"/>
          <w:lang w:eastAsia="en-GB"/>
        </w:rPr>
        <w:t>. Indeed,</w:t>
      </w:r>
      <w:ins w:id="1342" w:author="Furl, Nicholas" w:date="2024-10-05T16:16:00Z" w16du:dateUtc="2024-10-05T15:16:00Z">
        <w:r w:rsidR="0019782B">
          <w:rPr>
            <w:rFonts w:ascii="Arial" w:eastAsia="Times New Roman" w:hAnsi="Arial" w:cs="Arial"/>
            <w:color w:val="000000" w:themeColor="text1"/>
            <w:lang w:eastAsia="en-GB"/>
          </w:rPr>
          <w:t xml:space="preserve"> </w:t>
        </w:r>
      </w:ins>
      <w:ins w:id="1343" w:author="Furl, Nicholas" w:date="2024-10-05T16:17:00Z" w16du:dateUtc="2024-10-05T15:17:00Z">
        <w:r w:rsidR="0019782B">
          <w:rPr>
            <w:rFonts w:ascii="Arial" w:eastAsia="Times New Roman" w:hAnsi="Arial" w:cs="Arial"/>
            <w:color w:val="000000" w:themeColor="text1"/>
            <w:lang w:eastAsia="en-GB"/>
          </w:rPr>
          <w:t xml:space="preserve">Experiment 2 </w:t>
        </w:r>
      </w:ins>
      <w:del w:id="1344" w:author="Furl, Nicholas" w:date="2024-10-05T16:16:00Z" w16du:dateUtc="2024-10-05T15:16:00Z">
        <w:r w:rsidR="008F6AF3" w:rsidRPr="00D61CE1" w:rsidDel="0019782B">
          <w:rPr>
            <w:rFonts w:ascii="Arial" w:eastAsia="Times New Roman" w:hAnsi="Arial" w:cs="Arial"/>
            <w:color w:val="000000" w:themeColor="text1"/>
            <w:lang w:eastAsia="en-GB"/>
          </w:rPr>
          <w:delText xml:space="preserve"> in addition to the </w:delText>
        </w:r>
      </w:del>
      <w:r w:rsidR="008F6AF3" w:rsidRPr="00D61CE1">
        <w:rPr>
          <w:rFonts w:ascii="Arial" w:eastAsia="Times New Roman" w:hAnsi="Arial" w:cs="Arial"/>
          <w:color w:val="000000" w:themeColor="text1"/>
          <w:lang w:eastAsia="en-GB"/>
        </w:rPr>
        <w:t>introduc</w:t>
      </w:r>
      <w:ins w:id="1345" w:author="Furl, Nicholas" w:date="2024-10-05T16:16:00Z" w16du:dateUtc="2024-10-05T15:16:00Z">
        <w:r w:rsidR="0019782B">
          <w:rPr>
            <w:rFonts w:ascii="Arial" w:eastAsia="Times New Roman" w:hAnsi="Arial" w:cs="Arial"/>
            <w:color w:val="000000" w:themeColor="text1"/>
            <w:lang w:eastAsia="en-GB"/>
          </w:rPr>
          <w:t xml:space="preserve">ed a more sensitive </w:t>
        </w:r>
      </w:ins>
      <w:del w:id="1346" w:author="Furl, Nicholas" w:date="2024-10-05T16:16:00Z" w16du:dateUtc="2024-10-05T15:16:00Z">
        <w:r w:rsidR="008F6AF3" w:rsidRPr="00D61CE1" w:rsidDel="0019782B">
          <w:rPr>
            <w:rFonts w:ascii="Arial" w:eastAsia="Times New Roman" w:hAnsi="Arial" w:cs="Arial"/>
            <w:color w:val="000000" w:themeColor="text1"/>
            <w:lang w:eastAsia="en-GB"/>
          </w:rPr>
          <w:delText>tion of a w</w:delText>
        </w:r>
      </w:del>
      <w:ins w:id="1347" w:author="Furl, Nicholas" w:date="2024-10-05T16:16:00Z" w16du:dateUtc="2024-10-05T15:16:00Z">
        <w:r w:rsidR="0019782B">
          <w:rPr>
            <w:rFonts w:ascii="Arial" w:eastAsia="Times New Roman" w:hAnsi="Arial" w:cs="Arial"/>
            <w:color w:val="000000" w:themeColor="text1"/>
            <w:lang w:eastAsia="en-GB"/>
          </w:rPr>
          <w:t xml:space="preserve"> </w:t>
        </w:r>
      </w:ins>
      <w:ins w:id="1348" w:author="Furl, Nicholas" w:date="2024-10-05T16:17:00Z" w16du:dateUtc="2024-10-05T15:17:00Z">
        <w:r w:rsidR="0019782B">
          <w:rPr>
            <w:rFonts w:ascii="Arial" w:eastAsia="Times New Roman" w:hAnsi="Arial" w:cs="Arial"/>
            <w:color w:val="000000" w:themeColor="text1"/>
            <w:lang w:eastAsia="en-GB"/>
          </w:rPr>
          <w:t>w</w:t>
        </w:r>
      </w:ins>
      <w:r w:rsidR="008F6AF3" w:rsidRPr="00D61CE1">
        <w:rPr>
          <w:rFonts w:ascii="Arial" w:eastAsia="Times New Roman" w:hAnsi="Arial" w:cs="Arial"/>
          <w:color w:val="000000" w:themeColor="text1"/>
          <w:lang w:eastAsia="en-GB"/>
        </w:rPr>
        <w:t xml:space="preserve">ithin-participants </w:t>
      </w:r>
      <w:del w:id="1349" w:author="Furl, Nicholas" w:date="2024-10-05T16:17:00Z" w16du:dateUtc="2024-10-05T15:17:00Z">
        <w:r w:rsidR="008F6AF3" w:rsidRPr="00D61CE1" w:rsidDel="0019782B">
          <w:rPr>
            <w:rFonts w:ascii="Arial" w:eastAsia="Times New Roman" w:hAnsi="Arial" w:cs="Arial"/>
            <w:color w:val="000000" w:themeColor="text1"/>
            <w:lang w:eastAsia="en-GB"/>
          </w:rPr>
          <w:delText>design</w:delText>
        </w:r>
      </w:del>
      <w:ins w:id="1350" w:author="Furl, Nicholas" w:date="2024-10-05T16:17:00Z" w16du:dateUtc="2024-10-05T15:17:00Z">
        <w:r w:rsidR="0019782B">
          <w:rPr>
            <w:rFonts w:ascii="Arial" w:eastAsia="Times New Roman" w:hAnsi="Arial" w:cs="Arial"/>
            <w:color w:val="000000" w:themeColor="text1"/>
            <w:lang w:eastAsia="en-GB"/>
          </w:rPr>
          <w:t>manipulation of Suspect</w:t>
        </w:r>
      </w:ins>
      <w:del w:id="1351" w:author="Furl, Nicholas" w:date="2024-10-05T16:17:00Z" w16du:dateUtc="2024-10-05T15:17:00Z">
        <w:r w:rsidR="008F6AF3" w:rsidRPr="00D61CE1" w:rsidDel="0019782B">
          <w:rPr>
            <w:rFonts w:ascii="Arial" w:eastAsia="Times New Roman" w:hAnsi="Arial" w:cs="Arial"/>
            <w:color w:val="000000" w:themeColor="text1"/>
            <w:lang w:eastAsia="en-GB"/>
          </w:rPr>
          <w:delText>,</w:delText>
        </w:r>
      </w:del>
      <w:r w:rsidR="008F6AF3" w:rsidRPr="00D61CE1">
        <w:rPr>
          <w:rFonts w:ascii="Arial" w:eastAsia="Times New Roman" w:hAnsi="Arial" w:cs="Arial"/>
          <w:color w:val="000000" w:themeColor="text1"/>
          <w:lang w:eastAsia="en-GB"/>
        </w:rPr>
        <w:t xml:space="preserve"> </w:t>
      </w:r>
      <w:del w:id="1352" w:author="Furl, Nicholas" w:date="2024-10-05T16:17:00Z" w16du:dateUtc="2024-10-05T15:17:00Z">
        <w:r w:rsidR="008F6AF3" w:rsidRPr="00D61CE1" w:rsidDel="0019782B">
          <w:rPr>
            <w:rFonts w:ascii="Arial" w:eastAsia="Times New Roman" w:hAnsi="Arial" w:cs="Arial"/>
            <w:color w:val="000000" w:themeColor="text1"/>
            <w:lang w:eastAsia="en-GB"/>
          </w:rPr>
          <w:delText>Experiment 2 raises several methodological issues related to detection of prejudicial bias, worthy of further study.</w:delText>
        </w:r>
        <w:r w:rsidR="004E09F5" w:rsidRPr="00D61CE1" w:rsidDel="0019782B">
          <w:rPr>
            <w:rFonts w:ascii="Arial" w:eastAsia="Times New Roman" w:hAnsi="Arial" w:cs="Arial"/>
            <w:color w:val="000000" w:themeColor="text1"/>
            <w:lang w:eastAsia="en-GB"/>
          </w:rPr>
          <w:delText xml:space="preserve"> </w:delText>
        </w:r>
        <w:r w:rsidR="00C31686" w:rsidRPr="00D61CE1" w:rsidDel="0019782B">
          <w:rPr>
            <w:rFonts w:ascii="Arial" w:eastAsia="Times New Roman" w:hAnsi="Arial" w:cs="Arial"/>
            <w:color w:val="000000" w:themeColor="text1"/>
            <w:lang w:eastAsia="en-GB"/>
          </w:rPr>
          <w:delText>Experiment 2 manipulated its key demographic, gender, using</w:delText>
        </w:r>
      </w:del>
      <w:ins w:id="1353" w:author="Furl, Nicholas" w:date="2024-10-05T16:17:00Z" w16du:dateUtc="2024-10-05T15:17:00Z">
        <w:r w:rsidR="0019782B">
          <w:rPr>
            <w:rFonts w:ascii="Arial" w:eastAsia="Times New Roman" w:hAnsi="Arial" w:cs="Arial"/>
            <w:color w:val="000000" w:themeColor="text1"/>
            <w:lang w:eastAsia="en-GB"/>
          </w:rPr>
          <w:t>and</w:t>
        </w:r>
      </w:ins>
      <w:r w:rsidR="00C31686" w:rsidRPr="00D61CE1">
        <w:rPr>
          <w:rFonts w:ascii="Arial" w:eastAsia="Times New Roman" w:hAnsi="Arial" w:cs="Arial"/>
          <w:color w:val="000000" w:themeColor="text1"/>
          <w:lang w:eastAsia="en-GB"/>
        </w:rPr>
        <w:t xml:space="preserve"> </w:t>
      </w:r>
      <w:ins w:id="1354" w:author="Furl, Nicholas" w:date="2024-10-05T16:17:00Z" w16du:dateUtc="2024-10-05T15:17:00Z">
        <w:r w:rsidR="0019782B">
          <w:rPr>
            <w:rFonts w:ascii="Arial" w:eastAsia="Times New Roman" w:hAnsi="Arial" w:cs="Arial"/>
            <w:color w:val="000000" w:themeColor="text1"/>
            <w:lang w:eastAsia="en-GB"/>
          </w:rPr>
          <w:t xml:space="preserve">conveyed the Suspect information via </w:t>
        </w:r>
      </w:ins>
      <w:r w:rsidR="00C31686" w:rsidRPr="00D61CE1">
        <w:rPr>
          <w:rFonts w:ascii="Arial" w:eastAsia="Times New Roman" w:hAnsi="Arial" w:cs="Arial"/>
          <w:color w:val="000000" w:themeColor="text1"/>
          <w:lang w:eastAsia="en-GB"/>
        </w:rPr>
        <w:t>image</w:t>
      </w:r>
      <w:ins w:id="1355" w:author="Furl, Nicholas" w:date="2024-10-05T16:18:00Z" w16du:dateUtc="2024-10-05T15:18:00Z">
        <w:r w:rsidR="0019782B">
          <w:rPr>
            <w:rFonts w:ascii="Arial" w:eastAsia="Times New Roman" w:hAnsi="Arial" w:cs="Arial"/>
            <w:color w:val="000000" w:themeColor="text1"/>
            <w:lang w:eastAsia="en-GB"/>
          </w:rPr>
          <w:t>s visible throughout the sequence</w:t>
        </w:r>
      </w:ins>
      <w:r w:rsidR="00C31686" w:rsidRPr="00D61CE1">
        <w:rPr>
          <w:rFonts w:ascii="Arial" w:eastAsia="Times New Roman" w:hAnsi="Arial" w:cs="Arial"/>
          <w:color w:val="000000" w:themeColor="text1"/>
          <w:lang w:eastAsia="en-GB"/>
        </w:rPr>
        <w:t xml:space="preserve"> </w:t>
      </w:r>
      <w:del w:id="1356" w:author="Furl, Nicholas" w:date="2024-10-05T16:17:00Z" w16du:dateUtc="2024-10-05T15:17:00Z">
        <w:r w:rsidR="008F6AF3" w:rsidRPr="00D61CE1" w:rsidDel="0019782B">
          <w:rPr>
            <w:rFonts w:ascii="Arial" w:eastAsia="Times New Roman" w:hAnsi="Arial" w:cs="Arial"/>
            <w:color w:val="000000" w:themeColor="text1"/>
            <w:lang w:eastAsia="en-GB"/>
          </w:rPr>
          <w:delText>presentations</w:delText>
        </w:r>
      </w:del>
      <w:ins w:id="1357" w:author="Furl, Nicholas" w:date="2024-10-05T16:17:00Z" w16du:dateUtc="2024-10-05T15:17:00Z">
        <w:r w:rsidR="0019782B">
          <w:rPr>
            <w:rFonts w:ascii="Arial" w:eastAsia="Times New Roman" w:hAnsi="Arial" w:cs="Arial"/>
            <w:color w:val="000000" w:themeColor="text1"/>
            <w:lang w:eastAsia="en-GB"/>
          </w:rPr>
          <w:t>rather than text</w:t>
        </w:r>
      </w:ins>
      <w:ins w:id="1358" w:author="Furl, Nicholas" w:date="2024-10-05T16:18:00Z" w16du:dateUtc="2024-10-05T15:18:00Z">
        <w:r w:rsidR="0019782B">
          <w:rPr>
            <w:rFonts w:ascii="Arial" w:eastAsia="Times New Roman" w:hAnsi="Arial" w:cs="Arial"/>
            <w:color w:val="000000" w:themeColor="text1"/>
            <w:lang w:eastAsia="en-GB"/>
          </w:rPr>
          <w:t xml:space="preserve"> visible only at </w:t>
        </w:r>
      </w:ins>
      <w:del w:id="1359" w:author="Furl, Nicholas" w:date="2024-10-05T16:18:00Z" w16du:dateUtc="2024-10-05T15:18:00Z">
        <w:r w:rsidR="00C31686" w:rsidRPr="00D61CE1" w:rsidDel="0019782B">
          <w:rPr>
            <w:rFonts w:ascii="Arial" w:eastAsia="Times New Roman" w:hAnsi="Arial" w:cs="Arial"/>
            <w:color w:val="000000" w:themeColor="text1"/>
            <w:lang w:eastAsia="en-GB"/>
          </w:rPr>
          <w:delText xml:space="preserve">. </w:delText>
        </w:r>
        <w:r w:rsidR="008F6AF3" w:rsidRPr="00D61CE1" w:rsidDel="0019782B">
          <w:rPr>
            <w:rFonts w:ascii="Arial" w:eastAsia="Times New Roman" w:hAnsi="Arial" w:cs="Arial"/>
            <w:color w:val="000000" w:themeColor="text1"/>
            <w:lang w:eastAsia="en-GB"/>
          </w:rPr>
          <w:delText xml:space="preserve">The use of images, which were visible throughout the sequences, perhaps rendered gender a more salient characteristic than atheism, which was embedded as part of a larger textual presentation only at </w:delText>
        </w:r>
      </w:del>
      <w:r w:rsidR="008F6AF3" w:rsidRPr="00D61CE1">
        <w:rPr>
          <w:rFonts w:ascii="Arial" w:eastAsia="Times New Roman" w:hAnsi="Arial" w:cs="Arial"/>
          <w:color w:val="000000" w:themeColor="text1"/>
          <w:lang w:eastAsia="en-GB"/>
        </w:rPr>
        <w:t>the beginning of sequences</w:t>
      </w:r>
      <w:del w:id="1360" w:author="Furl, Nicholas" w:date="2024-10-05T16:18:00Z" w16du:dateUtc="2024-10-05T15:18:00Z">
        <w:r w:rsidR="008F6AF3" w:rsidRPr="00D61CE1" w:rsidDel="0019782B">
          <w:rPr>
            <w:rFonts w:ascii="Arial" w:eastAsia="Times New Roman" w:hAnsi="Arial" w:cs="Arial"/>
            <w:color w:val="000000" w:themeColor="text1"/>
            <w:lang w:eastAsia="en-GB"/>
          </w:rPr>
          <w:delText xml:space="preserve"> in Experiment 1</w:delText>
        </w:r>
      </w:del>
      <w:r w:rsidR="008F6AF3"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If </w:t>
      </w:r>
      <w:r w:rsidR="008F6AF3" w:rsidRPr="00D61CE1">
        <w:rPr>
          <w:rFonts w:ascii="Arial" w:eastAsia="Times New Roman" w:hAnsi="Arial" w:cs="Arial"/>
          <w:color w:val="000000" w:themeColor="text1"/>
          <w:lang w:eastAsia="en-GB"/>
        </w:rPr>
        <w:t xml:space="preserve">further research vindicates </w:t>
      </w:r>
      <w:r w:rsidR="00C31686" w:rsidRPr="00D61CE1">
        <w:rPr>
          <w:rFonts w:ascii="Arial" w:eastAsia="Times New Roman" w:hAnsi="Arial" w:cs="Arial"/>
          <w:color w:val="000000" w:themeColor="text1"/>
          <w:lang w:eastAsia="en-GB"/>
        </w:rPr>
        <w:t xml:space="preserve">visual </w:t>
      </w:r>
      <w:r w:rsidR="004E09F5" w:rsidRPr="00D61CE1">
        <w:rPr>
          <w:rFonts w:ascii="Arial" w:eastAsia="Times New Roman" w:hAnsi="Arial" w:cs="Arial"/>
          <w:color w:val="000000" w:themeColor="text1"/>
          <w:lang w:eastAsia="en-GB"/>
        </w:rPr>
        <w:t xml:space="preserve">image presentation </w:t>
      </w:r>
      <w:r w:rsidR="008F6AF3" w:rsidRPr="00D61CE1">
        <w:rPr>
          <w:rFonts w:ascii="Arial" w:eastAsia="Times New Roman" w:hAnsi="Arial" w:cs="Arial"/>
          <w:color w:val="000000" w:themeColor="text1"/>
          <w:lang w:eastAsia="en-GB"/>
        </w:rPr>
        <w:t xml:space="preserve">as </w:t>
      </w:r>
      <w:del w:id="1361" w:author="Furl, Nicholas" w:date="2024-10-05T16:18:00Z" w16du:dateUtc="2024-10-05T15:18:00Z">
        <w:r w:rsidR="008F6AF3" w:rsidRPr="00D61CE1" w:rsidDel="0019782B">
          <w:rPr>
            <w:rFonts w:ascii="Arial" w:eastAsia="Times New Roman" w:hAnsi="Arial" w:cs="Arial"/>
            <w:color w:val="000000" w:themeColor="text1"/>
            <w:lang w:eastAsia="en-GB"/>
          </w:rPr>
          <w:delText>the</w:delText>
        </w:r>
        <w:r w:rsidR="004E09F5" w:rsidRPr="00D61CE1" w:rsidDel="0019782B">
          <w:rPr>
            <w:rFonts w:ascii="Arial" w:eastAsia="Times New Roman" w:hAnsi="Arial" w:cs="Arial"/>
            <w:color w:val="000000" w:themeColor="text1"/>
            <w:lang w:eastAsia="en-GB"/>
          </w:rPr>
          <w:delText xml:space="preserve"> </w:delText>
        </w:r>
      </w:del>
      <w:r w:rsidR="004E09F5" w:rsidRPr="00D61CE1">
        <w:rPr>
          <w:rFonts w:ascii="Arial" w:eastAsia="Times New Roman" w:hAnsi="Arial" w:cs="Arial"/>
          <w:color w:val="000000" w:themeColor="text1"/>
          <w:lang w:eastAsia="en-GB"/>
        </w:rPr>
        <w:t xml:space="preserve">key for inducing </w:t>
      </w:r>
      <w:del w:id="1362" w:author="Furl, Nicholas" w:date="2024-10-05T16:18:00Z" w16du:dateUtc="2024-10-05T15:18:00Z">
        <w:r w:rsidR="004E09F5" w:rsidRPr="00D61CE1" w:rsidDel="0019782B">
          <w:rPr>
            <w:rFonts w:ascii="Arial" w:eastAsia="Times New Roman" w:hAnsi="Arial" w:cs="Arial"/>
            <w:color w:val="000000" w:themeColor="text1"/>
            <w:lang w:eastAsia="en-GB"/>
          </w:rPr>
          <w:delText>prejudicial biases</w:delText>
        </w:r>
      </w:del>
      <w:ins w:id="1363" w:author="Furl, Nicholas" w:date="2024-10-05T16:18:00Z" w16du:dateUtc="2024-10-05T15:18:00Z">
        <w:r w:rsidR="0019782B">
          <w:rPr>
            <w:rFonts w:ascii="Arial" w:eastAsia="Times New Roman" w:hAnsi="Arial" w:cs="Arial"/>
            <w:color w:val="000000" w:themeColor="text1"/>
            <w:lang w:eastAsia="en-GB"/>
          </w:rPr>
          <w:t>differenti</w:t>
        </w:r>
      </w:ins>
      <w:ins w:id="1364" w:author="Furl, Nicholas" w:date="2024-10-05T16:19:00Z" w16du:dateUtc="2024-10-05T15:19:00Z">
        <w:r w:rsidR="0019782B">
          <w:rPr>
            <w:rFonts w:ascii="Arial" w:eastAsia="Times New Roman" w:hAnsi="Arial" w:cs="Arial"/>
            <w:color w:val="000000" w:themeColor="text1"/>
            <w:lang w:eastAsia="en-GB"/>
          </w:rPr>
          <w:t>al guilt beliefs about demographic categories</w:t>
        </w:r>
      </w:ins>
      <w:r w:rsidR="004E09F5" w:rsidRPr="00D61CE1">
        <w:rPr>
          <w:rFonts w:ascii="Arial" w:eastAsia="Times New Roman" w:hAnsi="Arial" w:cs="Arial"/>
          <w:color w:val="000000" w:themeColor="text1"/>
          <w:lang w:eastAsia="en-GB"/>
        </w:rPr>
        <w:t xml:space="preserve">, </w:t>
      </w:r>
      <w:ins w:id="1365" w:author="Furl, Nicholas" w:date="2024-10-05T16:19:00Z" w16du:dateUtc="2024-10-05T15:19:00Z">
        <w:r w:rsidR="0019782B">
          <w:rPr>
            <w:rFonts w:ascii="Arial" w:eastAsia="Times New Roman" w:hAnsi="Arial" w:cs="Arial"/>
            <w:color w:val="000000" w:themeColor="text1"/>
            <w:lang w:eastAsia="en-GB"/>
          </w:rPr>
          <w:t xml:space="preserve">then </w:t>
        </w:r>
      </w:ins>
      <w:r w:rsidR="004E09F5" w:rsidRPr="00D61CE1">
        <w:rPr>
          <w:rFonts w:ascii="Arial" w:eastAsia="Times New Roman" w:hAnsi="Arial" w:cs="Arial"/>
          <w:color w:val="000000" w:themeColor="text1"/>
          <w:lang w:eastAsia="en-GB"/>
        </w:rPr>
        <w:t>this may have important implications for presentation of evidence abou</w:t>
      </w:r>
      <w:r w:rsidR="008F6AF3" w:rsidRPr="00D61CE1">
        <w:rPr>
          <w:rFonts w:ascii="Arial" w:eastAsia="Times New Roman" w:hAnsi="Arial" w:cs="Arial"/>
          <w:color w:val="000000" w:themeColor="text1"/>
          <w:lang w:eastAsia="en-GB"/>
        </w:rPr>
        <w:t>t suspects using images in real-</w:t>
      </w:r>
      <w:r w:rsidR="004E09F5" w:rsidRPr="00D61CE1">
        <w:rPr>
          <w:rFonts w:ascii="Arial" w:eastAsia="Times New Roman" w:hAnsi="Arial" w:cs="Arial"/>
          <w:color w:val="000000" w:themeColor="text1"/>
          <w:lang w:eastAsia="en-GB"/>
        </w:rPr>
        <w:t xml:space="preserve">world forensic settings. </w:t>
      </w:r>
      <w:del w:id="1366" w:author="Furl, Nicholas" w:date="2024-10-05T16:19:00Z" w16du:dateUtc="2024-10-05T15:19:00Z">
        <w:r w:rsidR="004E09F5" w:rsidRPr="00D61CE1" w:rsidDel="0019782B">
          <w:rPr>
            <w:rFonts w:ascii="Arial" w:eastAsia="Times New Roman" w:hAnsi="Arial" w:cs="Arial"/>
            <w:color w:val="000000" w:themeColor="text1"/>
            <w:lang w:eastAsia="en-GB"/>
          </w:rPr>
          <w:delText xml:space="preserve">Moreover, </w:delText>
        </w:r>
        <w:r w:rsidR="004B3553" w:rsidRPr="00D61CE1" w:rsidDel="0019782B">
          <w:rPr>
            <w:rFonts w:ascii="Arial" w:eastAsia="Times New Roman" w:hAnsi="Arial" w:cs="Arial"/>
            <w:color w:val="000000" w:themeColor="text1"/>
            <w:lang w:eastAsia="en-GB"/>
          </w:rPr>
          <w:delText>based on our results, we recommend that future studies analyse direct measures of perceived probability of guilt. These appear more straightforward to interpret than adjustment measures when attempting to detect biases</w:delText>
        </w:r>
        <w:r w:rsidR="004E09F5" w:rsidRPr="00D61CE1" w:rsidDel="0019782B">
          <w:rPr>
            <w:rFonts w:ascii="Arial" w:eastAsia="Times New Roman" w:hAnsi="Arial" w:cs="Arial"/>
            <w:color w:val="000000" w:themeColor="text1"/>
            <w:lang w:eastAsia="en-GB"/>
          </w:rPr>
          <w:delText xml:space="preserve">. </w:delText>
        </w:r>
        <w:r w:rsidR="00EC4BCD" w:rsidRPr="00D61CE1" w:rsidDel="0019782B">
          <w:rPr>
            <w:rFonts w:ascii="Arial" w:eastAsia="Times New Roman" w:hAnsi="Arial" w:cs="Arial"/>
            <w:color w:val="000000" w:themeColor="text1"/>
            <w:lang w:eastAsia="en-GB"/>
          </w:rPr>
          <w:delText xml:space="preserve">Another viable measure that was not explored in Experiments 1 and 2 </w:delText>
        </w:r>
        <w:r w:rsidR="00C31686" w:rsidRPr="00D61CE1" w:rsidDel="0019782B">
          <w:rPr>
            <w:rFonts w:ascii="Arial" w:eastAsia="Times New Roman" w:hAnsi="Arial" w:cs="Arial"/>
            <w:color w:val="000000" w:themeColor="text1"/>
            <w:lang w:eastAsia="en-GB"/>
          </w:rPr>
          <w:delText xml:space="preserve">and that may be useful for characterising prejudicial bias is draws-to-decision. </w:delText>
        </w:r>
        <w:r w:rsidR="009A2D13" w:rsidRPr="00D61CE1" w:rsidDel="0019782B">
          <w:rPr>
            <w:rFonts w:ascii="Arial" w:eastAsia="Times New Roman" w:hAnsi="Arial" w:cs="Arial"/>
            <w:color w:val="000000" w:themeColor="text1"/>
            <w:lang w:eastAsia="en-GB"/>
          </w:rPr>
          <w:delText>Evaluation of t</w:delText>
        </w:r>
        <w:r w:rsidR="00EC4BCD" w:rsidRPr="00D61CE1" w:rsidDel="0019782B">
          <w:rPr>
            <w:rFonts w:ascii="Arial" w:eastAsia="Times New Roman" w:hAnsi="Arial" w:cs="Arial"/>
            <w:color w:val="000000" w:themeColor="text1"/>
            <w:lang w:eastAsia="en-GB"/>
          </w:rPr>
          <w:delText xml:space="preserve">his </w:delText>
        </w:r>
        <w:r w:rsidR="00C31686" w:rsidRPr="00D61CE1" w:rsidDel="0019782B">
          <w:rPr>
            <w:rFonts w:ascii="Arial" w:eastAsia="Times New Roman" w:hAnsi="Arial" w:cs="Arial"/>
            <w:color w:val="000000" w:themeColor="text1"/>
            <w:lang w:eastAsia="en-GB"/>
          </w:rPr>
          <w:delText xml:space="preserve">new </w:delText>
        </w:r>
        <w:r w:rsidR="00EC4BCD" w:rsidRPr="00D61CE1" w:rsidDel="0019782B">
          <w:rPr>
            <w:rFonts w:ascii="Arial" w:eastAsia="Times New Roman" w:hAnsi="Arial" w:cs="Arial"/>
            <w:color w:val="000000" w:themeColor="text1"/>
            <w:lang w:eastAsia="en-GB"/>
          </w:rPr>
          <w:delText>m</w:delText>
        </w:r>
        <w:r w:rsidR="00C31686" w:rsidRPr="00D61CE1" w:rsidDel="0019782B">
          <w:rPr>
            <w:rFonts w:ascii="Arial" w:eastAsia="Times New Roman" w:hAnsi="Arial" w:cs="Arial"/>
            <w:color w:val="000000" w:themeColor="text1"/>
            <w:lang w:eastAsia="en-GB"/>
          </w:rPr>
          <w:delText xml:space="preserve">easure </w:delText>
        </w:r>
        <w:r w:rsidR="009A2D13" w:rsidRPr="00D61CE1" w:rsidDel="0019782B">
          <w:rPr>
            <w:rFonts w:ascii="Arial" w:eastAsia="Times New Roman" w:hAnsi="Arial" w:cs="Arial"/>
            <w:color w:val="000000" w:themeColor="text1"/>
            <w:lang w:eastAsia="en-GB"/>
          </w:rPr>
          <w:delText xml:space="preserve">for detecting prejudicial bias </w:delText>
        </w:r>
        <w:r w:rsidR="00C31686" w:rsidRPr="00D61CE1" w:rsidDel="0019782B">
          <w:rPr>
            <w:rFonts w:ascii="Arial" w:eastAsia="Times New Roman" w:hAnsi="Arial" w:cs="Arial"/>
            <w:color w:val="000000" w:themeColor="text1"/>
            <w:lang w:eastAsia="en-GB"/>
          </w:rPr>
          <w:delText xml:space="preserve">will form </w:delText>
        </w:r>
        <w:r w:rsidR="009A2D13" w:rsidRPr="00D61CE1" w:rsidDel="0019782B">
          <w:rPr>
            <w:rFonts w:ascii="Arial" w:eastAsia="Times New Roman" w:hAnsi="Arial" w:cs="Arial"/>
            <w:color w:val="000000" w:themeColor="text1"/>
            <w:lang w:eastAsia="en-GB"/>
          </w:rPr>
          <w:delText>a</w:delText>
        </w:r>
        <w:r w:rsidR="00C31686" w:rsidRPr="00D61CE1" w:rsidDel="0019782B">
          <w:rPr>
            <w:rFonts w:ascii="Arial" w:eastAsia="Times New Roman" w:hAnsi="Arial" w:cs="Arial"/>
            <w:color w:val="000000" w:themeColor="text1"/>
            <w:lang w:eastAsia="en-GB"/>
          </w:rPr>
          <w:delText xml:space="preserve"> basis </w:delText>
        </w:r>
        <w:r w:rsidR="009A2D13" w:rsidRPr="00D61CE1" w:rsidDel="0019782B">
          <w:rPr>
            <w:rFonts w:ascii="Arial" w:eastAsia="Times New Roman" w:hAnsi="Arial" w:cs="Arial"/>
            <w:color w:val="000000" w:themeColor="text1"/>
            <w:lang w:eastAsia="en-GB"/>
          </w:rPr>
          <w:delText>of</w:delText>
        </w:r>
        <w:r w:rsidR="00EC4BCD" w:rsidRPr="00D61CE1" w:rsidDel="0019782B">
          <w:rPr>
            <w:rFonts w:ascii="Arial" w:eastAsia="Times New Roman" w:hAnsi="Arial" w:cs="Arial"/>
            <w:color w:val="000000" w:themeColor="text1"/>
            <w:lang w:eastAsia="en-GB"/>
          </w:rPr>
          <w:delText xml:space="preserve"> </w:delText>
        </w:r>
        <w:r w:rsidR="004E09F5" w:rsidRPr="00D61CE1" w:rsidDel="0019782B">
          <w:rPr>
            <w:rFonts w:ascii="Arial" w:eastAsia="Times New Roman" w:hAnsi="Arial" w:cs="Arial"/>
            <w:color w:val="000000" w:themeColor="text1"/>
            <w:lang w:eastAsia="en-GB"/>
          </w:rPr>
          <w:delText>Experiment 3.</w:delText>
        </w:r>
      </w:del>
    </w:p>
    <w:p w14:paraId="14EB15DF" w14:textId="01627DB4" w:rsidR="004E09F5" w:rsidRDefault="00831304" w:rsidP="00E22CBC">
      <w:pPr>
        <w:spacing w:before="100" w:after="0" w:line="480" w:lineRule="auto"/>
        <w:ind w:firstLine="720"/>
        <w:rPr>
          <w:ins w:id="1367" w:author="Furl, Nicholas" w:date="2024-10-05T16:20:00Z" w16du:dateUtc="2024-10-05T15:20:00Z"/>
          <w:rFonts w:ascii="Arial" w:eastAsia="Times New Roman" w:hAnsi="Arial" w:cs="Arial"/>
          <w:color w:val="000000" w:themeColor="text1"/>
          <w:lang w:eastAsia="en-GB"/>
        </w:rPr>
        <w:pPrChange w:id="1368" w:author="Furl, Nicholas" w:date="2024-10-05T16:54:00Z" w16du:dateUtc="2024-10-05T15:54:00Z">
          <w:pPr>
            <w:spacing w:before="100" w:after="0" w:line="480" w:lineRule="auto"/>
          </w:pPr>
        </w:pPrChange>
      </w:pPr>
      <w:r w:rsidRPr="00D61CE1">
        <w:rPr>
          <w:rFonts w:ascii="Arial" w:eastAsia="Times New Roman" w:hAnsi="Arial" w:cs="Arial"/>
          <w:color w:val="000000" w:themeColor="text1"/>
          <w:lang w:eastAsia="en-GB"/>
        </w:rPr>
        <w:t>We also</w:t>
      </w:r>
      <w:r w:rsidR="004E09F5" w:rsidRPr="00D61CE1">
        <w:rPr>
          <w:rFonts w:ascii="Arial" w:eastAsia="Times New Roman" w:hAnsi="Arial" w:cs="Arial"/>
          <w:color w:val="000000" w:themeColor="text1"/>
          <w:lang w:eastAsia="en-GB"/>
        </w:rPr>
        <w:t xml:space="preserve"> hypothesis</w:t>
      </w:r>
      <w:r w:rsidRPr="00D61CE1">
        <w:rPr>
          <w:rFonts w:ascii="Arial" w:eastAsia="Times New Roman" w:hAnsi="Arial" w:cs="Arial"/>
          <w:color w:val="000000" w:themeColor="text1"/>
          <w:lang w:eastAsia="en-GB"/>
        </w:rPr>
        <w:t>ed that</w:t>
      </w:r>
      <w:r w:rsidR="0049326C" w:rsidRPr="00D61CE1">
        <w:rPr>
          <w:rFonts w:ascii="Arial" w:eastAsia="Times New Roman" w:hAnsi="Arial" w:cs="Arial"/>
          <w:color w:val="000000" w:themeColor="text1"/>
          <w:lang w:eastAsia="en-GB"/>
        </w:rPr>
        <w:t xml:space="preserve"> we would replicate the </w:t>
      </w:r>
      <w:ins w:id="1369" w:author="Furl, Nicholas" w:date="2024-10-05T16:20:00Z" w16du:dateUtc="2024-10-05T15:20:00Z">
        <w:r w:rsidR="002924BD">
          <w:rPr>
            <w:rFonts w:ascii="Arial" w:eastAsia="Times New Roman" w:hAnsi="Arial" w:cs="Arial"/>
            <w:color w:val="000000" w:themeColor="text1"/>
            <w:lang w:eastAsia="en-GB"/>
          </w:rPr>
          <w:t xml:space="preserve">enhanced sensitivity of participants to </w:t>
        </w:r>
      </w:ins>
      <w:r w:rsidR="0094349A">
        <w:rPr>
          <w:rFonts w:ascii="Arial" w:eastAsia="Times New Roman" w:hAnsi="Arial" w:cs="Arial"/>
          <w:color w:val="000000" w:themeColor="text1"/>
          <w:lang w:eastAsia="en-GB"/>
        </w:rPr>
        <w:t>disconfirmatory evidence</w:t>
      </w:r>
      <w:del w:id="1370" w:author="Furl, Nicholas" w:date="2024-10-05T16:20:00Z" w16du:dateUtc="2024-10-05T15:20:00Z">
        <w:r w:rsidR="0094349A" w:rsidDel="002924BD">
          <w:rPr>
            <w:rFonts w:ascii="Arial" w:eastAsia="Times New Roman" w:hAnsi="Arial" w:cs="Arial"/>
            <w:color w:val="000000" w:themeColor="text1"/>
            <w:lang w:eastAsia="en-GB"/>
          </w:rPr>
          <w:delText xml:space="preserve"> </w:delText>
        </w:r>
        <w:r w:rsidR="004E09F5" w:rsidRPr="00D61CE1" w:rsidDel="002924BD">
          <w:rPr>
            <w:rFonts w:ascii="Arial" w:eastAsia="Times New Roman" w:hAnsi="Arial" w:cs="Arial"/>
            <w:color w:val="000000" w:themeColor="text1"/>
            <w:lang w:eastAsia="en-GB"/>
          </w:rPr>
          <w:delText>bias, which we observed in Experiment 1</w:delText>
        </w:r>
      </w:del>
      <w:r w:rsidR="004E09F5" w:rsidRPr="00D61CE1">
        <w:rPr>
          <w:rFonts w:ascii="Arial" w:eastAsia="Times New Roman" w:hAnsi="Arial" w:cs="Arial"/>
          <w:color w:val="000000" w:themeColor="text1"/>
          <w:lang w:eastAsia="en-GB"/>
        </w:rPr>
        <w:t xml:space="preserve">. Indeed, participants were swayed more by </w:t>
      </w:r>
      <w:r w:rsidR="005E08D9" w:rsidRPr="00D61CE1">
        <w:rPr>
          <w:rFonts w:ascii="Arial" w:eastAsia="Times New Roman" w:hAnsi="Arial" w:cs="Arial"/>
          <w:color w:val="000000" w:themeColor="text1"/>
          <w:lang w:eastAsia="en-GB"/>
        </w:rPr>
        <w:t xml:space="preserve">“oddball” </w:t>
      </w:r>
      <w:r w:rsidR="004E09F5" w:rsidRPr="00D61CE1">
        <w:rPr>
          <w:rFonts w:ascii="Arial" w:eastAsia="Times New Roman" w:hAnsi="Arial" w:cs="Arial"/>
          <w:color w:val="000000" w:themeColor="text1"/>
          <w:lang w:eastAsia="en-GB"/>
        </w:rPr>
        <w:t xml:space="preserve">witness claims that were inconsistent with the context of the rest of the sequence. </w:t>
      </w:r>
      <w:del w:id="1371" w:author="Furl, Nicholas" w:date="2024-10-05T16:20:00Z" w16du:dateUtc="2024-10-05T15:20:00Z">
        <w:r w:rsidR="004E09F5" w:rsidRPr="00D61CE1" w:rsidDel="002924BD">
          <w:rPr>
            <w:rFonts w:ascii="Arial" w:eastAsia="Times New Roman" w:hAnsi="Arial" w:cs="Arial"/>
            <w:color w:val="000000" w:themeColor="text1"/>
            <w:lang w:eastAsia="en-GB"/>
          </w:rPr>
          <w:delText xml:space="preserve">These findings confirm our conclusion from Experiment 1 that the type of </w:delText>
        </w:r>
        <w:r w:rsidR="0049326C" w:rsidRPr="00D61CE1" w:rsidDel="002924BD">
          <w:rPr>
            <w:rFonts w:ascii="Arial" w:eastAsia="Times New Roman" w:hAnsi="Arial" w:cs="Arial"/>
            <w:color w:val="000000" w:themeColor="text1"/>
            <w:lang w:eastAsia="en-GB"/>
          </w:rPr>
          <w:delText>adjustment</w:delText>
        </w:r>
        <w:r w:rsidR="004E09F5" w:rsidRPr="00D61CE1" w:rsidDel="002924BD">
          <w:rPr>
            <w:rFonts w:ascii="Arial" w:eastAsia="Times New Roman" w:hAnsi="Arial" w:cs="Arial"/>
            <w:color w:val="000000" w:themeColor="text1"/>
            <w:lang w:eastAsia="en-GB"/>
          </w:rPr>
          <w:delText xml:space="preserve"> bias observed in delusion prone-individuals to disconfirmatory bead draws on the conventional graded estimates version of the beads task (Mortiz &amp; Woodward, 2005) may already be present to some degree in healthy individuals from the general population. </w:delText>
        </w:r>
      </w:del>
    </w:p>
    <w:p w14:paraId="57FAB418" w14:textId="6D57D723" w:rsidR="002924BD" w:rsidRPr="00D61CE1" w:rsidRDefault="002924BD" w:rsidP="002924BD">
      <w:pPr>
        <w:spacing w:before="100" w:after="0" w:line="480" w:lineRule="auto"/>
        <w:rPr>
          <w:rFonts w:ascii="Arial" w:eastAsia="Times New Roman" w:hAnsi="Arial" w:cs="Arial"/>
          <w:color w:val="000000" w:themeColor="text1"/>
          <w:lang w:eastAsia="en-GB"/>
        </w:rPr>
        <w:pPrChange w:id="1372" w:author="Furl, Nicholas" w:date="2024-10-05T16:20:00Z" w16du:dateUtc="2024-10-05T15:20:00Z">
          <w:pPr>
            <w:spacing w:before="100" w:after="0" w:line="480" w:lineRule="auto"/>
            <w:ind w:firstLine="709"/>
          </w:pPr>
        </w:pPrChange>
      </w:pPr>
      <w:ins w:id="1373" w:author="Furl, Nicholas" w:date="2024-10-05T16:20:00Z" w16du:dateUtc="2024-10-05T15:20:00Z">
        <w:r>
          <w:rPr>
            <w:rFonts w:ascii="Arial" w:eastAsia="Times New Roman" w:hAnsi="Arial" w:cs="Arial"/>
            <w:color w:val="000000" w:themeColor="text1"/>
            <w:lang w:eastAsia="en-GB"/>
          </w:rPr>
          <w:tab/>
          <w:t>Both effects of</w:t>
        </w:r>
      </w:ins>
      <w:ins w:id="1374" w:author="Furl, Nicholas" w:date="2024-10-05T16:21:00Z" w16du:dateUtc="2024-10-05T15:21:00Z">
        <w:r>
          <w:rPr>
            <w:rFonts w:ascii="Arial" w:eastAsia="Times New Roman" w:hAnsi="Arial" w:cs="Arial"/>
            <w:color w:val="000000" w:themeColor="text1"/>
            <w:lang w:eastAsia="en-GB"/>
          </w:rPr>
          <w:t xml:space="preserve"> </w:t>
        </w:r>
      </w:ins>
      <w:ins w:id="1375" w:author="Furl, Nicholas" w:date="2024-10-05T16:20:00Z" w16du:dateUtc="2024-10-05T15:20:00Z">
        <w:r>
          <w:rPr>
            <w:rFonts w:ascii="Arial" w:eastAsia="Times New Roman" w:hAnsi="Arial" w:cs="Arial"/>
            <w:color w:val="000000" w:themeColor="text1"/>
            <w:lang w:eastAsia="en-GB"/>
          </w:rPr>
          <w:t>Suspect</w:t>
        </w:r>
      </w:ins>
      <w:ins w:id="1376" w:author="Furl, Nicholas" w:date="2024-10-05T16:21:00Z" w16du:dateUtc="2024-10-05T15:21:00Z">
        <w:r>
          <w:rPr>
            <w:rFonts w:ascii="Arial" w:eastAsia="Times New Roman" w:hAnsi="Arial" w:cs="Arial"/>
            <w:color w:val="000000" w:themeColor="text1"/>
            <w:lang w:eastAsia="en-GB"/>
          </w:rPr>
          <w:t xml:space="preserve"> and Context appear explainable by a heuristic delta rule, where participants keep a running estimate of the probability of guilt, updated by the prediction error ari</w:t>
        </w:r>
      </w:ins>
      <w:ins w:id="1377" w:author="Furl, Nicholas" w:date="2024-10-05T16:22:00Z" w16du:dateUtc="2024-10-05T15:22:00Z">
        <w:r>
          <w:rPr>
            <w:rFonts w:ascii="Arial" w:eastAsia="Times New Roman" w:hAnsi="Arial" w:cs="Arial"/>
            <w:color w:val="000000" w:themeColor="text1"/>
            <w:lang w:eastAsia="en-GB"/>
          </w:rPr>
          <w:t>sing from each evidence sample. This model outperformed other models that were derived from the Bayesian condition probability computation</w:t>
        </w:r>
        <w:r w:rsidR="00AF07B8">
          <w:rPr>
            <w:rFonts w:ascii="Arial" w:eastAsia="Times New Roman" w:hAnsi="Arial" w:cs="Arial"/>
            <w:color w:val="000000" w:themeColor="text1"/>
            <w:lang w:eastAsia="en-GB"/>
          </w:rPr>
          <w:t>.</w:t>
        </w:r>
      </w:ins>
      <w:ins w:id="1378" w:author="Furl, Nicholas" w:date="2024-10-05T16:21:00Z" w16du:dateUtc="2024-10-05T15:21:00Z">
        <w:r>
          <w:rPr>
            <w:rFonts w:ascii="Arial" w:eastAsia="Times New Roman" w:hAnsi="Arial" w:cs="Arial"/>
            <w:color w:val="000000" w:themeColor="text1"/>
            <w:lang w:eastAsia="en-GB"/>
          </w:rPr>
          <w:t xml:space="preserve"> </w:t>
        </w:r>
      </w:ins>
    </w:p>
    <w:p w14:paraId="7A886325"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p>
    <w:p w14:paraId="5D508C15" w14:textId="77777777" w:rsidR="004E09F5" w:rsidRPr="00D61CE1" w:rsidRDefault="004E09F5" w:rsidP="004F268C">
      <w:pPr>
        <w:spacing w:before="100" w:after="0" w:line="480" w:lineRule="auto"/>
        <w:jc w:val="center"/>
        <w:outlineLvl w:val="2"/>
        <w:rPr>
          <w:rFonts w:ascii="Arial" w:eastAsia="Times New Roman" w:hAnsi="Arial" w:cs="Arial"/>
          <w:b/>
          <w:bCs/>
          <w:color w:val="000000" w:themeColor="text1"/>
          <w:lang w:eastAsia="en-GB"/>
        </w:rPr>
      </w:pPr>
      <w:r w:rsidRPr="00D61CE1">
        <w:rPr>
          <w:rFonts w:ascii="Arial" w:eastAsia="Times New Roman" w:hAnsi="Arial" w:cs="Arial"/>
          <w:b/>
          <w:bCs/>
          <w:color w:val="000000" w:themeColor="text1"/>
          <w:lang w:eastAsia="en-GB"/>
        </w:rPr>
        <w:t>Experiment 3</w:t>
      </w:r>
    </w:p>
    <w:p w14:paraId="761AF564" w14:textId="06F6255A" w:rsidR="004E09F5" w:rsidRPr="00D61CE1" w:rsidRDefault="00DA77E2" w:rsidP="00DA77E2">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R</w:t>
      </w:r>
      <w:r w:rsidR="00E41A34" w:rsidRPr="00D61CE1">
        <w:rPr>
          <w:rFonts w:ascii="Arial" w:eastAsia="Times New Roman" w:hAnsi="Arial" w:cs="Arial"/>
          <w:color w:val="000000" w:themeColor="text1"/>
          <w:lang w:eastAsia="en-GB"/>
        </w:rPr>
        <w:t>eal world contexts such as forensic scenarios do not often involve explicit probability rating</w:t>
      </w:r>
      <w:r>
        <w:rPr>
          <w:rFonts w:ascii="Arial" w:eastAsia="Times New Roman" w:hAnsi="Arial" w:cs="Arial"/>
          <w:color w:val="000000" w:themeColor="text1"/>
          <w:lang w:eastAsia="en-GB"/>
        </w:rPr>
        <w:t>, as in</w:t>
      </w:r>
      <w:r w:rsidRPr="00DA77E2">
        <w:t xml:space="preserve"> </w:t>
      </w:r>
      <w:r w:rsidRPr="00DA77E2">
        <w:rPr>
          <w:rFonts w:ascii="Arial" w:eastAsia="Times New Roman" w:hAnsi="Arial" w:cs="Arial"/>
          <w:color w:val="000000" w:themeColor="text1"/>
          <w:lang w:eastAsia="en-GB"/>
        </w:rPr>
        <w:t>Experiments 1 and 2</w:t>
      </w:r>
      <w:r w:rsidR="00E41A34" w:rsidRPr="00D61CE1">
        <w:rPr>
          <w:rFonts w:ascii="Arial" w:eastAsia="Times New Roman" w:hAnsi="Arial" w:cs="Arial"/>
          <w:color w:val="000000" w:themeColor="text1"/>
          <w:lang w:eastAsia="en-GB"/>
        </w:rPr>
        <w:t xml:space="preserve">. </w:t>
      </w:r>
      <w:r w:rsidRPr="00DA77E2">
        <w:rPr>
          <w:rFonts w:ascii="Arial" w:eastAsia="Times New Roman" w:hAnsi="Arial" w:cs="Arial"/>
          <w:color w:val="000000" w:themeColor="text1"/>
          <w:lang w:eastAsia="en-GB"/>
        </w:rPr>
        <w:t>The draws to decision task better resembles de</w:t>
      </w:r>
      <w:r>
        <w:rPr>
          <w:rFonts w:ascii="Arial" w:eastAsia="Times New Roman" w:hAnsi="Arial" w:cs="Arial"/>
          <w:color w:val="000000" w:themeColor="text1"/>
          <w:lang w:eastAsia="en-GB"/>
        </w:rPr>
        <w:t>liberative judicial procedures, in which evidence from witness</w:t>
      </w:r>
      <w:r w:rsidR="006B67AD">
        <w:rPr>
          <w:rFonts w:ascii="Arial" w:eastAsia="Times New Roman" w:hAnsi="Arial" w:cs="Arial"/>
          <w:color w:val="000000" w:themeColor="text1"/>
          <w:lang w:eastAsia="en-GB"/>
        </w:rPr>
        <w:t>es</w:t>
      </w:r>
      <w:r>
        <w:rPr>
          <w:rFonts w:ascii="Arial" w:eastAsia="Times New Roman" w:hAnsi="Arial" w:cs="Arial"/>
          <w:color w:val="000000" w:themeColor="text1"/>
          <w:lang w:eastAsia="en-GB"/>
        </w:rPr>
        <w:t xml:space="preserve"> is used to motivate guilty or innocent </w:t>
      </w:r>
      <w:r>
        <w:rPr>
          <w:rFonts w:ascii="Arial" w:eastAsia="Times New Roman" w:hAnsi="Arial" w:cs="Arial"/>
          <w:color w:val="000000" w:themeColor="text1"/>
          <w:lang w:eastAsia="en-GB"/>
        </w:rPr>
        <w:lastRenderedPageBreak/>
        <w:t xml:space="preserve">verdicts. Here, we tested </w:t>
      </w:r>
      <w:ins w:id="1379" w:author="Furl, Nicholas" w:date="2024-10-05T16:36:00Z" w16du:dateUtc="2024-10-05T15:36:00Z">
        <w:r w:rsidR="00DD266C">
          <w:rPr>
            <w:rFonts w:ascii="Arial" w:eastAsia="Times New Roman" w:hAnsi="Arial" w:cs="Arial"/>
            <w:color w:val="000000" w:themeColor="text1"/>
            <w:lang w:eastAsia="en-GB"/>
          </w:rPr>
          <w:t>whether part</w:t>
        </w:r>
      </w:ins>
      <w:ins w:id="1380" w:author="Furl, Nicholas" w:date="2024-10-05T16:37:00Z" w16du:dateUtc="2024-10-05T15:37:00Z">
        <w:r w:rsidR="00DD266C">
          <w:rPr>
            <w:rFonts w:ascii="Arial" w:eastAsia="Times New Roman" w:hAnsi="Arial" w:cs="Arial"/>
            <w:color w:val="000000" w:themeColor="text1"/>
            <w:lang w:eastAsia="en-GB"/>
          </w:rPr>
          <w:t>icipants make differential decisions about guilt to some suspects</w:t>
        </w:r>
      </w:ins>
      <w:del w:id="1381" w:author="Furl, Nicholas" w:date="2024-10-05T16:36:00Z" w16du:dateUtc="2024-10-05T15:36:00Z">
        <w:r w:rsidDel="00DD266C">
          <w:rPr>
            <w:rFonts w:ascii="Arial" w:eastAsia="Times New Roman" w:hAnsi="Arial" w:cs="Arial"/>
            <w:color w:val="000000" w:themeColor="text1"/>
            <w:lang w:eastAsia="en-GB"/>
          </w:rPr>
          <w:delText>for prejudicial bias</w:delText>
        </w:r>
      </w:del>
      <w:r>
        <w:rPr>
          <w:rFonts w:ascii="Arial" w:eastAsia="Times New Roman" w:hAnsi="Arial" w:cs="Arial"/>
          <w:color w:val="000000" w:themeColor="text1"/>
          <w:lang w:eastAsia="en-GB"/>
        </w:rPr>
        <w:t xml:space="preserve">, but using the draws to decision task to test </w:t>
      </w:r>
      <w:r w:rsidR="00E41A34" w:rsidRPr="00D61CE1">
        <w:rPr>
          <w:rFonts w:ascii="Arial" w:eastAsia="Times New Roman" w:hAnsi="Arial" w:cs="Arial"/>
          <w:color w:val="000000" w:themeColor="text1"/>
          <w:lang w:eastAsia="en-GB"/>
        </w:rPr>
        <w:t>how much evidence is need</w:t>
      </w:r>
      <w:r>
        <w:rPr>
          <w:rFonts w:ascii="Arial" w:eastAsia="Times New Roman" w:hAnsi="Arial" w:cs="Arial"/>
          <w:color w:val="000000" w:themeColor="text1"/>
          <w:lang w:eastAsia="en-GB"/>
        </w:rPr>
        <w:t>ed</w:t>
      </w:r>
      <w:r w:rsidR="00E41A34" w:rsidRPr="00D61CE1">
        <w:rPr>
          <w:rFonts w:ascii="Arial" w:eastAsia="Times New Roman" w:hAnsi="Arial" w:cs="Arial"/>
          <w:color w:val="000000" w:themeColor="text1"/>
          <w:lang w:eastAsia="en-GB"/>
        </w:rPr>
        <w:t xml:space="preserve"> to render guilty or innocent</w:t>
      </w:r>
      <w:r w:rsidR="0056311E" w:rsidRPr="00D61CE1">
        <w:rPr>
          <w:rFonts w:ascii="Arial" w:eastAsia="Times New Roman" w:hAnsi="Arial" w:cs="Arial"/>
          <w:color w:val="000000" w:themeColor="text1"/>
          <w:lang w:eastAsia="en-GB"/>
        </w:rPr>
        <w:t xml:space="preserve"> verdicts</w:t>
      </w:r>
      <w:r w:rsidR="00E41A34" w:rsidRPr="00D61CE1">
        <w:rPr>
          <w:rFonts w:ascii="Arial" w:eastAsia="Times New Roman" w:hAnsi="Arial" w:cs="Arial"/>
          <w:color w:val="000000" w:themeColor="text1"/>
          <w:lang w:eastAsia="en-GB"/>
        </w:rPr>
        <w:t>, as well as the accuracy of such verdicts</w:t>
      </w:r>
      <w:r w:rsidR="0056311E"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Participants posed as </w:t>
      </w:r>
      <w:r w:rsidR="004E09F5" w:rsidRPr="00D61CE1">
        <w:rPr>
          <w:rFonts w:ascii="Arial" w:eastAsia="Times New Roman" w:hAnsi="Arial" w:cs="Arial"/>
          <w:color w:val="000000" w:themeColor="text1"/>
          <w:lang w:eastAsia="en-GB"/>
        </w:rPr>
        <w:t>a jury</w:t>
      </w:r>
      <w:r>
        <w:rPr>
          <w:rFonts w:ascii="Arial" w:eastAsia="Times New Roman" w:hAnsi="Arial" w:cs="Arial"/>
          <w:color w:val="000000" w:themeColor="text1"/>
          <w:lang w:eastAsia="en-GB"/>
        </w:rPr>
        <w:t>, which</w:t>
      </w:r>
      <w:r w:rsidR="004E09F5" w:rsidRPr="00D61CE1">
        <w:rPr>
          <w:rFonts w:ascii="Arial" w:eastAsia="Times New Roman" w:hAnsi="Arial" w:cs="Arial"/>
          <w:color w:val="000000" w:themeColor="text1"/>
          <w:lang w:eastAsia="en-GB"/>
        </w:rPr>
        <w:t xml:space="preserve"> must choose how many witness claims to review before deciding on a verdict of guilty or innocent. We manipulated whether the defendant was healthy or had a diagnosis of schizophrenia. We hypothesised that </w:t>
      </w:r>
      <w:r w:rsidR="009E3E10">
        <w:rPr>
          <w:rFonts w:ascii="Arial" w:eastAsia="Times New Roman" w:hAnsi="Arial" w:cs="Arial"/>
          <w:color w:val="000000" w:themeColor="text1"/>
          <w:lang w:eastAsia="en-GB"/>
        </w:rPr>
        <w:t xml:space="preserve">the </w:t>
      </w:r>
      <w:r w:rsidR="004E09F5" w:rsidRPr="00D61CE1">
        <w:rPr>
          <w:rFonts w:ascii="Arial" w:eastAsia="Times New Roman" w:hAnsi="Arial" w:cs="Arial"/>
          <w:color w:val="000000" w:themeColor="text1"/>
          <w:lang w:eastAsia="en-GB"/>
        </w:rPr>
        <w:t xml:space="preserve">stereotype that individuals with schizophrenia can be dangerous might </w:t>
      </w:r>
      <w:del w:id="1382" w:author="Furl, Nicholas" w:date="2024-10-05T16:37:00Z" w16du:dateUtc="2024-10-05T15:37:00Z">
        <w:r w:rsidR="004E09F5" w:rsidRPr="00D61CE1" w:rsidDel="0024147C">
          <w:rPr>
            <w:rFonts w:ascii="Arial" w:eastAsia="Times New Roman" w:hAnsi="Arial" w:cs="Arial"/>
            <w:color w:val="000000" w:themeColor="text1"/>
            <w:lang w:eastAsia="en-GB"/>
          </w:rPr>
          <w:delText xml:space="preserve">motivate a prejudicial bias </w:delText>
        </w:r>
        <w:r w:rsidR="00C20C15" w:rsidRPr="00D61CE1" w:rsidDel="0024147C">
          <w:rPr>
            <w:rFonts w:ascii="Arial" w:eastAsia="Times New Roman" w:hAnsi="Arial" w:cs="Arial"/>
            <w:color w:val="000000" w:themeColor="text1"/>
            <w:lang w:eastAsia="en-GB"/>
          </w:rPr>
          <w:delText xml:space="preserve">that would </w:delText>
        </w:r>
      </w:del>
      <w:r w:rsidR="00C20C15" w:rsidRPr="00D61CE1">
        <w:rPr>
          <w:rFonts w:ascii="Arial" w:eastAsia="Times New Roman" w:hAnsi="Arial" w:cs="Arial"/>
          <w:color w:val="000000" w:themeColor="text1"/>
          <w:lang w:eastAsia="en-GB"/>
        </w:rPr>
        <w:t xml:space="preserve">lead participants to </w:t>
      </w:r>
      <w:r w:rsidR="004E09F5" w:rsidRPr="00D61CE1">
        <w:rPr>
          <w:rFonts w:ascii="Arial" w:eastAsia="Times New Roman" w:hAnsi="Arial" w:cs="Arial"/>
          <w:color w:val="000000" w:themeColor="text1"/>
          <w:lang w:eastAsia="en-GB"/>
        </w:rPr>
        <w:t xml:space="preserve">sample less evidence before </w:t>
      </w:r>
      <w:r w:rsidR="00C20C15" w:rsidRPr="00D61CE1">
        <w:rPr>
          <w:rFonts w:ascii="Arial" w:eastAsia="Times New Roman" w:hAnsi="Arial" w:cs="Arial"/>
          <w:color w:val="000000" w:themeColor="text1"/>
          <w:lang w:eastAsia="en-GB"/>
        </w:rPr>
        <w:t>rendering</w:t>
      </w:r>
      <w:r w:rsidR="004E09F5" w:rsidRPr="00D61CE1">
        <w:rPr>
          <w:rFonts w:ascii="Arial" w:eastAsia="Times New Roman" w:hAnsi="Arial" w:cs="Arial"/>
          <w:color w:val="000000" w:themeColor="text1"/>
          <w:lang w:eastAsia="en-GB"/>
        </w:rPr>
        <w:t xml:space="preserve"> guilt</w:t>
      </w:r>
      <w:r w:rsidR="00C20C15" w:rsidRPr="00D61CE1">
        <w:rPr>
          <w:rFonts w:ascii="Arial" w:eastAsia="Times New Roman" w:hAnsi="Arial" w:cs="Arial"/>
          <w:color w:val="000000" w:themeColor="text1"/>
          <w:lang w:eastAsia="en-GB"/>
        </w:rPr>
        <w:t>y</w:t>
      </w:r>
      <w:r w:rsidR="004E09F5" w:rsidRPr="00D61CE1">
        <w:rPr>
          <w:rFonts w:ascii="Arial" w:eastAsia="Times New Roman" w:hAnsi="Arial" w:cs="Arial"/>
          <w:color w:val="000000" w:themeColor="text1"/>
          <w:lang w:eastAsia="en-GB"/>
        </w:rPr>
        <w:t xml:space="preserve"> </w:t>
      </w:r>
      <w:r w:rsidR="00C20C15" w:rsidRPr="00D61CE1">
        <w:rPr>
          <w:rFonts w:ascii="Arial" w:eastAsia="Times New Roman" w:hAnsi="Arial" w:cs="Arial"/>
          <w:color w:val="000000" w:themeColor="text1"/>
          <w:lang w:eastAsia="en-GB"/>
        </w:rPr>
        <w:t xml:space="preserve">verdicts </w:t>
      </w:r>
      <w:r w:rsidR="004E09F5" w:rsidRPr="00D61CE1">
        <w:rPr>
          <w:rFonts w:ascii="Arial" w:eastAsia="Times New Roman" w:hAnsi="Arial" w:cs="Arial"/>
          <w:color w:val="000000" w:themeColor="text1"/>
          <w:lang w:eastAsia="en-GB"/>
        </w:rPr>
        <w:t>for such defendants than for defendants without a diagnosis of schizophrenia.</w:t>
      </w:r>
    </w:p>
    <w:p w14:paraId="0344EF86" w14:textId="77777777" w:rsidR="004E09F5" w:rsidRPr="00D61CE1" w:rsidRDefault="004E09F5" w:rsidP="004F268C">
      <w:pPr>
        <w:spacing w:before="100" w:after="0" w:line="480" w:lineRule="auto"/>
        <w:jc w:val="center"/>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t>Method</w:t>
      </w:r>
    </w:p>
    <w:p w14:paraId="06A59444" w14:textId="77777777" w:rsidR="004E09F5" w:rsidRPr="00D61CE1" w:rsidRDefault="004E09F5" w:rsidP="004F268C">
      <w:pPr>
        <w:spacing w:before="100" w:after="0" w:line="480" w:lineRule="auto"/>
        <w:jc w:val="both"/>
        <w:rPr>
          <w:rFonts w:ascii="Arial" w:eastAsia="Times New Roman" w:hAnsi="Arial" w:cs="Arial"/>
          <w:color w:val="000000" w:themeColor="text1"/>
          <w:lang w:eastAsia="en-GB"/>
        </w:rPr>
      </w:pPr>
      <w:r w:rsidRPr="00D61CE1">
        <w:rPr>
          <w:rFonts w:ascii="Arial" w:eastAsia="Times New Roman" w:hAnsi="Arial" w:cs="Arial"/>
          <w:bCs/>
          <w:i/>
          <w:iCs/>
          <w:color w:val="000000" w:themeColor="text1"/>
          <w:lang w:eastAsia="en-GB"/>
        </w:rPr>
        <w:t>Participants</w:t>
      </w:r>
    </w:p>
    <w:p w14:paraId="1935AB1B" w14:textId="68861BED" w:rsidR="004E09F5" w:rsidRPr="00D61CE1" w:rsidRDefault="00BD3C19" w:rsidP="00424906">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W</w:t>
      </w:r>
      <w:r w:rsidR="00002872" w:rsidRPr="00D61CE1">
        <w:rPr>
          <w:rFonts w:ascii="Arial" w:eastAsia="Times New Roman" w:hAnsi="Arial" w:cs="Arial"/>
          <w:color w:val="000000" w:themeColor="text1"/>
          <w:lang w:eastAsia="en-GB"/>
        </w:rPr>
        <w:t>e</w:t>
      </w:r>
      <w:r w:rsidR="004E09F5" w:rsidRPr="00D61CE1">
        <w:rPr>
          <w:rFonts w:ascii="Arial" w:eastAsia="Times New Roman" w:hAnsi="Arial" w:cs="Arial"/>
          <w:color w:val="000000" w:themeColor="text1"/>
          <w:lang w:eastAsia="en-GB"/>
        </w:rPr>
        <w:t xml:space="preserve"> enrolled</w:t>
      </w:r>
      <w:r w:rsidR="004E09F5" w:rsidRPr="00D61CE1">
        <w:rPr>
          <w:rFonts w:ascii="Arial" w:eastAsia="Times New Roman" w:hAnsi="Arial" w:cs="Arial"/>
          <w:i/>
          <w:iCs/>
          <w:color w:val="000000" w:themeColor="text1"/>
          <w:lang w:eastAsia="en-GB"/>
        </w:rPr>
        <w:t xml:space="preserve"> </w:t>
      </w:r>
      <w:r w:rsidR="00002872" w:rsidRPr="00D61CE1">
        <w:rPr>
          <w:rFonts w:ascii="Arial" w:eastAsia="Times New Roman" w:hAnsi="Arial" w:cs="Arial"/>
          <w:color w:val="000000" w:themeColor="text1"/>
          <w:lang w:eastAsia="en-GB"/>
        </w:rPr>
        <w:t xml:space="preserve">248 participants via </w:t>
      </w:r>
      <w:r w:rsidR="004E09F5" w:rsidRPr="00D61CE1">
        <w:rPr>
          <w:rFonts w:ascii="Arial" w:eastAsia="Times New Roman" w:hAnsi="Arial" w:cs="Arial"/>
          <w:color w:val="000000" w:themeColor="text1"/>
          <w:lang w:eastAsia="en-GB"/>
        </w:rPr>
        <w:t>dissemination of online link</w:t>
      </w:r>
      <w:r>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 xml:space="preserve"> on social media (</w:t>
      </w:r>
      <w:r w:rsidR="00CE53C0" w:rsidRPr="00D61CE1">
        <w:rPr>
          <w:rFonts w:ascii="Arial" w:eastAsia="Times New Roman" w:hAnsi="Arial" w:cs="Arial"/>
          <w:color w:val="000000" w:themeColor="text1"/>
          <w:lang w:eastAsia="en-GB"/>
        </w:rPr>
        <w:t>e</w:t>
      </w:r>
      <w:r w:rsidR="004E09F5" w:rsidRPr="00D61CE1">
        <w:rPr>
          <w:rFonts w:ascii="Arial" w:eastAsia="Times New Roman" w:hAnsi="Arial" w:cs="Arial"/>
          <w:color w:val="000000" w:themeColor="text1"/>
          <w:lang w:eastAsia="en-GB"/>
        </w:rPr>
        <w:t>.</w:t>
      </w:r>
      <w:r w:rsidR="00CE53C0" w:rsidRPr="00D61CE1">
        <w:rPr>
          <w:rFonts w:ascii="Arial" w:eastAsia="Times New Roman" w:hAnsi="Arial" w:cs="Arial"/>
          <w:color w:val="000000" w:themeColor="text1"/>
          <w:lang w:eastAsia="en-GB"/>
        </w:rPr>
        <w:t>g</w:t>
      </w:r>
      <w:r w:rsidR="004E09F5" w:rsidRPr="00D61CE1">
        <w:rPr>
          <w:rFonts w:ascii="Arial" w:eastAsia="Times New Roman" w:hAnsi="Arial" w:cs="Arial"/>
          <w:color w:val="000000" w:themeColor="text1"/>
          <w:lang w:eastAsia="en-GB"/>
        </w:rPr>
        <w:t>.</w:t>
      </w:r>
      <w:r w:rsidR="00CE53C0" w:rsidRPr="00D61CE1">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 Facebook)</w:t>
      </w:r>
      <w:r w:rsidR="00002872" w:rsidRPr="00D61CE1">
        <w:rPr>
          <w:rFonts w:ascii="Arial" w:eastAsia="Times New Roman" w:hAnsi="Arial" w:cs="Arial"/>
          <w:color w:val="000000" w:themeColor="text1"/>
          <w:lang w:eastAsia="en-GB"/>
        </w:rPr>
        <w:t>. Participants</w:t>
      </w:r>
      <w:r w:rsidR="004E09F5"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used</w:t>
      </w:r>
      <w:r w:rsidR="004E09F5" w:rsidRPr="00D61CE1">
        <w:rPr>
          <w:rFonts w:ascii="Arial" w:eastAsia="Times New Roman" w:hAnsi="Arial" w:cs="Arial"/>
          <w:color w:val="000000" w:themeColor="text1"/>
          <w:lang w:eastAsia="en-GB"/>
        </w:rPr>
        <w:t xml:space="preserve"> a computer or tablet of choice. </w:t>
      </w:r>
      <w:r>
        <w:rPr>
          <w:rFonts w:ascii="Arial" w:eastAsia="Times New Roman" w:hAnsi="Arial" w:cs="Arial"/>
          <w:color w:val="000000" w:themeColor="text1"/>
          <w:lang w:eastAsia="en-GB"/>
        </w:rPr>
        <w:t>P</w:t>
      </w:r>
      <w:r w:rsidR="004E09F5" w:rsidRPr="00D61CE1">
        <w:rPr>
          <w:rFonts w:ascii="Arial" w:eastAsia="Times New Roman" w:hAnsi="Arial" w:cs="Arial"/>
          <w:color w:val="000000" w:themeColor="text1"/>
          <w:lang w:eastAsia="en-GB"/>
        </w:rPr>
        <w:t>articipants answer</w:t>
      </w:r>
      <w:r>
        <w:rPr>
          <w:rFonts w:ascii="Arial" w:eastAsia="Times New Roman" w:hAnsi="Arial" w:cs="Arial"/>
          <w:color w:val="000000" w:themeColor="text1"/>
          <w:lang w:eastAsia="en-GB"/>
        </w:rPr>
        <w:t>ed</w:t>
      </w:r>
      <w:r w:rsidR="004E09F5" w:rsidRPr="00D61CE1">
        <w:rPr>
          <w:rFonts w:ascii="Arial" w:eastAsia="Times New Roman" w:hAnsi="Arial" w:cs="Arial"/>
          <w:color w:val="000000" w:themeColor="text1"/>
          <w:lang w:eastAsia="en-GB"/>
        </w:rPr>
        <w:t xml:space="preserve"> questions about age, gender, ethnicity, highest level of education achieved and whether they had </w:t>
      </w:r>
      <w:proofErr w:type="gramStart"/>
      <w:r w:rsidR="004E09F5" w:rsidRPr="00D61CE1">
        <w:rPr>
          <w:rFonts w:ascii="Arial" w:eastAsia="Times New Roman" w:hAnsi="Arial" w:cs="Arial"/>
          <w:color w:val="000000" w:themeColor="text1"/>
          <w:lang w:eastAsia="en-GB"/>
        </w:rPr>
        <w:t>come into contact with</w:t>
      </w:r>
      <w:proofErr w:type="gramEnd"/>
      <w:r w:rsidR="004E09F5" w:rsidRPr="00D61CE1">
        <w:rPr>
          <w:rFonts w:ascii="Arial" w:eastAsia="Times New Roman" w:hAnsi="Arial" w:cs="Arial"/>
          <w:color w:val="000000" w:themeColor="text1"/>
          <w:lang w:eastAsia="en-GB"/>
        </w:rPr>
        <w:t xml:space="preserve"> the criminal</w:t>
      </w:r>
      <w:r>
        <w:rPr>
          <w:rFonts w:ascii="Arial" w:eastAsia="Times New Roman" w:hAnsi="Arial" w:cs="Arial"/>
          <w:color w:val="000000" w:themeColor="text1"/>
          <w:lang w:eastAsia="en-GB"/>
        </w:rPr>
        <w:t xml:space="preserve"> justice system. A</w:t>
      </w:r>
      <w:r w:rsidR="004E09F5" w:rsidRPr="00D61CE1">
        <w:rPr>
          <w:rFonts w:ascii="Arial" w:eastAsia="Times New Roman" w:hAnsi="Arial" w:cs="Arial"/>
          <w:color w:val="000000" w:themeColor="text1"/>
          <w:lang w:eastAsia="en-GB"/>
        </w:rPr>
        <w:t>ges ranged from 18 to 63 years (</w:t>
      </w:r>
      <w:r w:rsidR="004E09F5" w:rsidRPr="00D61CE1">
        <w:rPr>
          <w:rFonts w:ascii="Arial" w:eastAsia="Times New Roman" w:hAnsi="Arial" w:cs="Arial"/>
          <w:i/>
          <w:iCs/>
          <w:color w:val="000000" w:themeColor="text1"/>
          <w:lang w:eastAsia="en-GB"/>
        </w:rPr>
        <w:t>M</w:t>
      </w:r>
      <w:r w:rsidR="004E09F5" w:rsidRPr="00D61CE1">
        <w:rPr>
          <w:rFonts w:ascii="Arial" w:eastAsia="Times New Roman" w:hAnsi="Arial" w:cs="Arial"/>
          <w:color w:val="000000" w:themeColor="text1"/>
          <w:lang w:eastAsia="en-GB"/>
        </w:rPr>
        <w:t xml:space="preserve"> = 25.32</w:t>
      </w:r>
      <w:r>
        <w:rPr>
          <w:rFonts w:ascii="Arial" w:eastAsia="Times New Roman" w:hAnsi="Arial" w:cs="Arial"/>
          <w:color w:val="000000" w:themeColor="text1"/>
          <w:lang w:eastAsia="en-GB"/>
        </w:rPr>
        <w:t xml:space="preserve"> </w:t>
      </w:r>
      <w:proofErr w:type="spellStart"/>
      <w:r>
        <w:rPr>
          <w:rFonts w:ascii="Arial" w:eastAsia="Times New Roman" w:hAnsi="Arial" w:cs="Arial"/>
          <w:color w:val="000000" w:themeColor="text1"/>
          <w:lang w:eastAsia="en-GB"/>
        </w:rPr>
        <w:t>yo</w:t>
      </w:r>
      <w:proofErr w:type="spellEnd"/>
      <w:r w:rsidR="004E09F5"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i/>
          <w:iCs/>
          <w:color w:val="000000" w:themeColor="text1"/>
          <w:lang w:eastAsia="en-GB"/>
        </w:rPr>
        <w:t>SD</w:t>
      </w:r>
      <w:r w:rsidR="004E09F5" w:rsidRPr="00D61CE1">
        <w:rPr>
          <w:rFonts w:ascii="Arial" w:eastAsia="Times New Roman" w:hAnsi="Arial" w:cs="Arial"/>
          <w:color w:val="000000" w:themeColor="text1"/>
          <w:lang w:eastAsia="en-GB"/>
        </w:rPr>
        <w:t xml:space="preserve"> = 5.83</w:t>
      </w:r>
      <w:r>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186 women, 61 men, one</w:t>
      </w:r>
      <w:r w:rsidR="00A070A4" w:rsidRPr="00D61CE1">
        <w:rPr>
          <w:rFonts w:ascii="Arial" w:eastAsia="Times New Roman" w:hAnsi="Arial" w:cs="Arial"/>
          <w:color w:val="000000" w:themeColor="text1"/>
          <w:lang w:eastAsia="en-GB"/>
        </w:rPr>
        <w:t xml:space="preserve"> </w:t>
      </w:r>
      <w:r w:rsidR="001E598B" w:rsidRPr="00D61CE1">
        <w:rPr>
          <w:rFonts w:ascii="Arial" w:eastAsia="Times New Roman" w:hAnsi="Arial" w:cs="Arial"/>
          <w:color w:val="000000" w:themeColor="text1"/>
          <w:lang w:eastAsia="en-GB"/>
        </w:rPr>
        <w:t xml:space="preserve">replied </w:t>
      </w:r>
      <w:r w:rsidR="00A070A4" w:rsidRPr="00D61CE1">
        <w:rPr>
          <w:rFonts w:ascii="Arial" w:eastAsia="Times New Roman" w:hAnsi="Arial" w:cs="Arial"/>
          <w:color w:val="000000" w:themeColor="text1"/>
          <w:lang w:eastAsia="en-GB"/>
        </w:rPr>
        <w:t>“prefer not to say”</w:t>
      </w:r>
      <w:r w:rsidR="004E09F5" w:rsidRPr="00D61CE1">
        <w:rPr>
          <w:rFonts w:ascii="Arial" w:eastAsia="Times New Roman" w:hAnsi="Arial" w:cs="Arial"/>
          <w:color w:val="000000" w:themeColor="text1"/>
          <w:lang w:eastAsia="en-GB"/>
        </w:rPr>
        <w:t xml:space="preserve">). Informed consent was obtained </w:t>
      </w:r>
      <w:r>
        <w:rPr>
          <w:rFonts w:ascii="Arial" w:eastAsia="Times New Roman" w:hAnsi="Arial" w:cs="Arial"/>
          <w:color w:val="000000" w:themeColor="text1"/>
          <w:lang w:eastAsia="en-GB"/>
        </w:rPr>
        <w:t>by local ethics c</w:t>
      </w:r>
      <w:r w:rsidR="004E09F5" w:rsidRPr="00D61CE1">
        <w:rPr>
          <w:rFonts w:ascii="Arial" w:eastAsia="Times New Roman" w:hAnsi="Arial" w:cs="Arial"/>
          <w:color w:val="000000" w:themeColor="text1"/>
          <w:lang w:eastAsia="en-GB"/>
        </w:rPr>
        <w:t>ommittee</w:t>
      </w:r>
      <w:r>
        <w:rPr>
          <w:rFonts w:ascii="Arial" w:eastAsia="Times New Roman" w:hAnsi="Arial" w:cs="Arial"/>
          <w:color w:val="000000" w:themeColor="text1"/>
          <w:lang w:eastAsia="en-GB"/>
        </w:rPr>
        <w:t xml:space="preserve"> approval</w:t>
      </w:r>
      <w:r w:rsidR="004E09F5" w:rsidRPr="00D61CE1">
        <w:rPr>
          <w:rFonts w:ascii="Arial" w:eastAsia="Times New Roman" w:hAnsi="Arial" w:cs="Arial"/>
          <w:color w:val="000000" w:themeColor="text1"/>
          <w:lang w:eastAsia="en-GB"/>
        </w:rPr>
        <w:t>. </w:t>
      </w:r>
    </w:p>
    <w:p w14:paraId="3AF1F055" w14:textId="5AB488A4" w:rsidR="004E09F5" w:rsidRPr="00D61CE1" w:rsidRDefault="00F17B78" w:rsidP="004F268C">
      <w:pPr>
        <w:spacing w:before="100" w:after="0" w:line="480" w:lineRule="auto"/>
        <w:jc w:val="both"/>
        <w:rPr>
          <w:rFonts w:ascii="Arial" w:eastAsia="Times New Roman" w:hAnsi="Arial" w:cs="Arial"/>
          <w:color w:val="000000" w:themeColor="text1"/>
          <w:lang w:eastAsia="en-GB"/>
        </w:rPr>
      </w:pPr>
      <w:r w:rsidRPr="00D61CE1">
        <w:rPr>
          <w:rFonts w:ascii="Arial" w:eastAsia="Times New Roman" w:hAnsi="Arial" w:cs="Arial"/>
          <w:bCs/>
          <w:i/>
          <w:iCs/>
          <w:color w:val="000000" w:themeColor="text1"/>
          <w:lang w:eastAsia="en-GB"/>
        </w:rPr>
        <w:t>P</w:t>
      </w:r>
      <w:r w:rsidR="004E09F5" w:rsidRPr="00D61CE1">
        <w:rPr>
          <w:rFonts w:ascii="Arial" w:eastAsia="Times New Roman" w:hAnsi="Arial" w:cs="Arial"/>
          <w:bCs/>
          <w:i/>
          <w:iCs/>
          <w:color w:val="000000" w:themeColor="text1"/>
          <w:lang w:eastAsia="en-GB"/>
        </w:rPr>
        <w:t>rocedure</w:t>
      </w:r>
      <w:r w:rsidRPr="00D61CE1">
        <w:rPr>
          <w:rFonts w:ascii="Arial" w:eastAsia="Times New Roman" w:hAnsi="Arial" w:cs="Arial"/>
          <w:bCs/>
          <w:i/>
          <w:iCs/>
          <w:color w:val="000000" w:themeColor="text1"/>
          <w:lang w:eastAsia="en-GB"/>
        </w:rPr>
        <w:t>s</w:t>
      </w:r>
    </w:p>
    <w:p w14:paraId="36D0378D" w14:textId="55D1AC94" w:rsidR="004E09F5" w:rsidRPr="00D61CE1" w:rsidDel="007C3103" w:rsidRDefault="004E09F5" w:rsidP="00424906">
      <w:pPr>
        <w:spacing w:before="100" w:after="0" w:line="480" w:lineRule="auto"/>
        <w:ind w:firstLine="720"/>
        <w:jc w:val="both"/>
        <w:rPr>
          <w:del w:id="1383" w:author="Furl, Nicholas" w:date="2024-10-05T16:41:00Z" w16du:dateUtc="2024-10-05T15:41:00Z"/>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Gorilla Experiment Builder (Anwyl-Irvine, et al., 2020)</w:t>
      </w:r>
      <w:r w:rsidR="000D7C86">
        <w:rPr>
          <w:rFonts w:ascii="Arial" w:eastAsia="Times New Roman" w:hAnsi="Arial" w:cs="Arial"/>
          <w:color w:val="000000" w:themeColor="text1"/>
          <w:lang w:eastAsia="en-GB"/>
        </w:rPr>
        <w:t xml:space="preserve"> hosted the study</w:t>
      </w:r>
      <w:r w:rsidRPr="00D61CE1">
        <w:rPr>
          <w:rFonts w:ascii="Arial" w:eastAsia="Times New Roman" w:hAnsi="Arial" w:cs="Arial"/>
          <w:color w:val="000000" w:themeColor="text1"/>
          <w:lang w:eastAsia="en-GB"/>
        </w:rPr>
        <w:t xml:space="preserve">. Participants </w:t>
      </w:r>
      <w:ins w:id="1384" w:author="Furl, Nicholas" w:date="2024-10-05T16:41:00Z" w16du:dateUtc="2024-10-05T15:41:00Z">
        <w:r w:rsidR="007C3103">
          <w:rPr>
            <w:rFonts w:ascii="Arial" w:eastAsia="Times New Roman" w:hAnsi="Arial" w:cs="Arial"/>
            <w:color w:val="000000" w:themeColor="text1"/>
            <w:lang w:eastAsia="en-GB"/>
          </w:rPr>
          <w:t xml:space="preserve">were </w:t>
        </w:r>
      </w:ins>
      <w:r w:rsidRPr="00D61CE1">
        <w:rPr>
          <w:rFonts w:ascii="Arial" w:eastAsia="Times New Roman" w:hAnsi="Arial" w:cs="Arial"/>
          <w:color w:val="000000" w:themeColor="text1"/>
          <w:lang w:eastAsia="en-GB"/>
        </w:rPr>
        <w:t xml:space="preserve">first </w:t>
      </w:r>
      <w:ins w:id="1385" w:author="Furl, Nicholas" w:date="2024-10-05T16:41:00Z" w16du:dateUtc="2024-10-05T15:41:00Z">
        <w:r w:rsidR="007C3103">
          <w:rPr>
            <w:rFonts w:ascii="Arial" w:eastAsia="Times New Roman" w:hAnsi="Arial" w:cs="Arial"/>
            <w:color w:val="000000" w:themeColor="text1"/>
            <w:lang w:eastAsia="en-GB"/>
          </w:rPr>
          <w:t>informed they were mock jurors who were evaluating witness claims</w:t>
        </w:r>
      </w:ins>
      <w:ins w:id="1386" w:author="Furl, Nicholas" w:date="2024-10-05T16:43:00Z" w16du:dateUtc="2024-10-05T15:43:00Z">
        <w:r w:rsidR="00C738E1">
          <w:rPr>
            <w:rFonts w:ascii="Arial" w:eastAsia="Times New Roman" w:hAnsi="Arial" w:cs="Arial"/>
            <w:color w:val="000000" w:themeColor="text1"/>
            <w:lang w:eastAsia="en-GB"/>
          </w:rPr>
          <w:t xml:space="preserve"> so they could render a Guilt or Innocent verdict on the suspect</w:t>
        </w:r>
      </w:ins>
      <w:ins w:id="1387" w:author="Furl, Nicholas" w:date="2024-10-05T16:41:00Z" w16du:dateUtc="2024-10-05T15:41:00Z">
        <w:r w:rsidR="007C3103">
          <w:rPr>
            <w:rFonts w:ascii="Arial" w:eastAsia="Times New Roman" w:hAnsi="Arial" w:cs="Arial"/>
            <w:color w:val="000000" w:themeColor="text1"/>
            <w:lang w:eastAsia="en-GB"/>
          </w:rPr>
          <w:t xml:space="preserve"> (See Supplementary Materials)</w:t>
        </w:r>
      </w:ins>
      <w:ins w:id="1388" w:author="Furl, Nicholas" w:date="2024-10-05T16:42:00Z" w16du:dateUtc="2024-10-05T15:42:00Z">
        <w:r w:rsidR="007C3103">
          <w:rPr>
            <w:rFonts w:ascii="Arial" w:eastAsia="Times New Roman" w:hAnsi="Arial" w:cs="Arial"/>
            <w:color w:val="000000" w:themeColor="text1"/>
            <w:lang w:eastAsia="en-GB"/>
          </w:rPr>
          <w:t>.</w:t>
        </w:r>
      </w:ins>
      <w:ins w:id="1389" w:author="Furl, Nicholas" w:date="2024-10-05T16:41:00Z" w16du:dateUtc="2024-10-05T15:41:00Z">
        <w:r w:rsidR="007C3103">
          <w:rPr>
            <w:rFonts w:ascii="Arial" w:eastAsia="Times New Roman" w:hAnsi="Arial" w:cs="Arial"/>
            <w:color w:val="000000" w:themeColor="text1"/>
            <w:lang w:eastAsia="en-GB"/>
          </w:rPr>
          <w:t xml:space="preserve"> </w:t>
        </w:r>
      </w:ins>
      <w:del w:id="1390" w:author="Furl, Nicholas" w:date="2024-10-05T16:41:00Z" w16du:dateUtc="2024-10-05T15:41:00Z">
        <w:r w:rsidRPr="00D61CE1" w:rsidDel="007C3103">
          <w:rPr>
            <w:rFonts w:ascii="Arial" w:eastAsia="Times New Roman" w:hAnsi="Arial" w:cs="Arial"/>
            <w:color w:val="000000" w:themeColor="text1"/>
            <w:lang w:eastAsia="en-GB"/>
          </w:rPr>
          <w:delText>read the courtroom scenarios:</w:delText>
        </w:r>
      </w:del>
    </w:p>
    <w:p w14:paraId="6CEFEF2A" w14:textId="10DE5B8B" w:rsidR="004E09F5" w:rsidRPr="00D61CE1" w:rsidDel="007C3103" w:rsidRDefault="004E09F5" w:rsidP="004F268C">
      <w:pPr>
        <w:spacing w:before="100" w:after="0" w:line="480" w:lineRule="auto"/>
        <w:jc w:val="both"/>
        <w:rPr>
          <w:del w:id="1391" w:author="Furl, Nicholas" w:date="2024-10-05T16:40:00Z" w16du:dateUtc="2024-10-05T15:40:00Z"/>
          <w:rFonts w:ascii="Arial" w:eastAsia="Times New Roman" w:hAnsi="Arial" w:cs="Arial"/>
          <w:color w:val="000000" w:themeColor="text1"/>
          <w:lang w:eastAsia="en-GB"/>
        </w:rPr>
      </w:pPr>
      <w:del w:id="1392" w:author="Furl, Nicholas" w:date="2024-10-05T16:40:00Z" w16du:dateUtc="2024-10-05T15:40:00Z">
        <w:r w:rsidRPr="00D61CE1" w:rsidDel="007C3103">
          <w:rPr>
            <w:rFonts w:ascii="Arial" w:eastAsia="Times New Roman" w:hAnsi="Arial" w:cs="Arial"/>
            <w:i/>
            <w:iCs/>
            <w:color w:val="000000" w:themeColor="text1"/>
            <w:lang w:eastAsia="en-GB"/>
          </w:rPr>
          <w:delText xml:space="preserve">“You will read two scenarios about fictional crimes that are being processed in your local court, for which you have been selected to be part of the jury. After each scenario you will complete a task during which you will be able to see up to 10 witness statements. The witness statements will say either “Guilty” or “Innocent”. The ratio of statements may differ between the two tasks as the witnesses can only be 60% certain that they saw the defendant due to the circumstances surrounding the two crimes. After each statement, you can choose to see another witness statement by choosing ‘More information’. Or you can decide on a verdict by choosing ‘Verdict’ which will be followed by a screen where you will be able to choose either ‘Guilty’ or ‘Innocent’. The task will finish once a verdict has been made and you will move onto the next task.” </w:delText>
        </w:r>
        <w:r w:rsidRPr="00D61CE1" w:rsidDel="007C3103">
          <w:rPr>
            <w:rFonts w:ascii="Arial" w:eastAsia="Times New Roman" w:hAnsi="Arial" w:cs="Arial"/>
            <w:color w:val="000000" w:themeColor="text1"/>
            <w:lang w:eastAsia="en-GB"/>
          </w:rPr>
          <w:delText>  </w:delText>
        </w:r>
      </w:del>
    </w:p>
    <w:p w14:paraId="4BB72162" w14:textId="3DE29AD2" w:rsidR="004E09F5" w:rsidRPr="00D61CE1" w:rsidRDefault="00A93AB9" w:rsidP="00424906">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O</w:t>
      </w:r>
      <w:r w:rsidRPr="00A93AB9">
        <w:rPr>
          <w:rFonts w:ascii="Arial" w:eastAsia="Times New Roman" w:hAnsi="Arial" w:cs="Arial"/>
          <w:color w:val="000000" w:themeColor="text1"/>
          <w:lang w:eastAsia="en-GB"/>
        </w:rPr>
        <w:t xml:space="preserve">ur main hypothesis </w:t>
      </w:r>
      <w:r>
        <w:rPr>
          <w:rFonts w:ascii="Arial" w:eastAsia="Times New Roman" w:hAnsi="Arial" w:cs="Arial"/>
          <w:color w:val="000000" w:themeColor="text1"/>
          <w:lang w:eastAsia="en-GB"/>
        </w:rPr>
        <w:t xml:space="preserve">concerns effects of </w:t>
      </w:r>
      <w:r w:rsidRPr="00A93AB9">
        <w:rPr>
          <w:rFonts w:ascii="Arial" w:eastAsia="Times New Roman" w:hAnsi="Arial" w:cs="Arial"/>
          <w:color w:val="000000" w:themeColor="text1"/>
          <w:lang w:eastAsia="en-GB"/>
        </w:rPr>
        <w:t xml:space="preserve">suspect mental health conditions </w:t>
      </w:r>
      <w:r>
        <w:rPr>
          <w:rFonts w:ascii="Arial" w:eastAsia="Times New Roman" w:hAnsi="Arial" w:cs="Arial"/>
          <w:color w:val="000000" w:themeColor="text1"/>
          <w:lang w:eastAsia="en-GB"/>
        </w:rPr>
        <w:t xml:space="preserve">on </w:t>
      </w:r>
      <w:r w:rsidRPr="00A93AB9">
        <w:rPr>
          <w:rFonts w:ascii="Arial" w:eastAsia="Times New Roman" w:hAnsi="Arial" w:cs="Arial"/>
          <w:color w:val="000000" w:themeColor="text1"/>
          <w:lang w:eastAsia="en-GB"/>
        </w:rPr>
        <w:t>participants’ draws to decision</w:t>
      </w:r>
      <w:r>
        <w:rPr>
          <w:rFonts w:ascii="Arial" w:eastAsia="Times New Roman" w:hAnsi="Arial" w:cs="Arial"/>
          <w:color w:val="000000" w:themeColor="text1"/>
          <w:lang w:eastAsia="en-GB"/>
        </w:rPr>
        <w:t xml:space="preserve">. </w:t>
      </w:r>
      <w:ins w:id="1393" w:author="Furl, Nicholas" w:date="2024-10-05T16:42:00Z" w16du:dateUtc="2024-10-05T15:42:00Z">
        <w:r w:rsidR="007C3103">
          <w:rPr>
            <w:rFonts w:ascii="Arial" w:eastAsia="Times New Roman" w:hAnsi="Arial" w:cs="Arial"/>
            <w:color w:val="000000" w:themeColor="text1"/>
            <w:lang w:eastAsia="en-GB"/>
          </w:rPr>
          <w:t>So that we could compute the number of draws to decision associated with the ground truth facts of the paradigm,</w:t>
        </w:r>
      </w:ins>
      <w:ins w:id="1394" w:author="Furl, Nicholas" w:date="2024-10-05T16:43:00Z" w16du:dateUtc="2024-10-05T15:43:00Z">
        <w:r w:rsidR="007C3103">
          <w:rPr>
            <w:rFonts w:ascii="Arial" w:eastAsia="Times New Roman" w:hAnsi="Arial" w:cs="Arial"/>
            <w:color w:val="000000" w:themeColor="text1"/>
            <w:lang w:eastAsia="en-GB"/>
          </w:rPr>
          <w:t xml:space="preserve"> </w:t>
        </w:r>
      </w:ins>
      <w:del w:id="1395" w:author="Furl, Nicholas" w:date="2024-10-05T16:43:00Z" w16du:dateUtc="2024-10-05T15:43:00Z">
        <w:r w:rsidDel="007C3103">
          <w:rPr>
            <w:rFonts w:ascii="Arial" w:eastAsia="Times New Roman" w:hAnsi="Arial" w:cs="Arial"/>
            <w:color w:val="000000" w:themeColor="text1"/>
            <w:lang w:eastAsia="en-GB"/>
          </w:rPr>
          <w:delText>For completeness,</w:delText>
        </w:r>
        <w:r w:rsidRPr="00A93AB9" w:rsidDel="007C3103">
          <w:rPr>
            <w:rFonts w:ascii="Arial" w:eastAsia="Times New Roman" w:hAnsi="Arial" w:cs="Arial"/>
            <w:color w:val="000000" w:themeColor="text1"/>
            <w:lang w:eastAsia="en-GB"/>
          </w:rPr>
          <w:delText xml:space="preserve"> we </w:delText>
        </w:r>
        <w:r w:rsidDel="007C3103">
          <w:rPr>
            <w:rFonts w:ascii="Arial" w:eastAsia="Times New Roman" w:hAnsi="Arial" w:cs="Arial"/>
            <w:color w:val="000000" w:themeColor="text1"/>
            <w:lang w:eastAsia="en-GB"/>
          </w:rPr>
          <w:delText>also implemented an ideal observer model to compute</w:delText>
        </w:r>
        <w:r w:rsidRPr="00A93AB9" w:rsidDel="007C3103">
          <w:rPr>
            <w:rFonts w:ascii="Arial" w:eastAsia="Times New Roman" w:hAnsi="Arial" w:cs="Arial"/>
            <w:color w:val="000000" w:themeColor="text1"/>
            <w:lang w:eastAsia="en-GB"/>
          </w:rPr>
          <w:delText xml:space="preserve"> the </w:delText>
        </w:r>
        <w:r w:rsidDel="007C3103">
          <w:rPr>
            <w:rFonts w:ascii="Arial" w:eastAsia="Times New Roman" w:hAnsi="Arial" w:cs="Arial"/>
            <w:color w:val="000000" w:themeColor="text1"/>
            <w:lang w:eastAsia="en-GB"/>
          </w:rPr>
          <w:delText xml:space="preserve">optimal draws to decision. </w:delText>
        </w:r>
        <w:r w:rsidR="004E09F5" w:rsidRPr="00D61CE1" w:rsidDel="007C3103">
          <w:rPr>
            <w:rFonts w:ascii="Arial" w:eastAsia="Times New Roman" w:hAnsi="Arial" w:cs="Arial"/>
            <w:color w:val="000000" w:themeColor="text1"/>
            <w:lang w:eastAsia="en-GB"/>
          </w:rPr>
          <w:delText xml:space="preserve">Because the ideal observer model </w:delText>
        </w:r>
        <w:r w:rsidR="00AF6DBB" w:rsidDel="007C3103">
          <w:rPr>
            <w:rFonts w:ascii="Arial" w:eastAsia="Times New Roman" w:hAnsi="Arial" w:cs="Arial"/>
            <w:color w:val="000000" w:themeColor="text1"/>
            <w:lang w:eastAsia="en-GB"/>
          </w:rPr>
          <w:delText>minimises cost</w:delText>
        </w:r>
        <w:r w:rsidR="004E09F5" w:rsidRPr="00D61CE1" w:rsidDel="007C3103">
          <w:rPr>
            <w:rFonts w:ascii="Arial" w:eastAsia="Times New Roman" w:hAnsi="Arial" w:cs="Arial"/>
            <w:color w:val="000000" w:themeColor="text1"/>
            <w:lang w:eastAsia="en-GB"/>
          </w:rPr>
          <w:delText xml:space="preserve">, </w:delText>
        </w:r>
      </w:del>
      <w:r w:rsidR="004E09F5" w:rsidRPr="00D61CE1">
        <w:rPr>
          <w:rFonts w:ascii="Arial" w:eastAsia="Times New Roman" w:hAnsi="Arial" w:cs="Arial"/>
          <w:color w:val="000000" w:themeColor="text1"/>
          <w:lang w:eastAsia="en-GB"/>
        </w:rPr>
        <w:t xml:space="preserve">we </w:t>
      </w:r>
      <w:r w:rsidR="00AF6DBB">
        <w:rPr>
          <w:rFonts w:ascii="Arial" w:eastAsia="Times New Roman" w:hAnsi="Arial" w:cs="Arial"/>
          <w:color w:val="000000" w:themeColor="text1"/>
          <w:lang w:eastAsia="en-GB"/>
        </w:rPr>
        <w:t>quantified</w:t>
      </w:r>
      <w:r w:rsidR="004E09F5"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choice </w:t>
      </w:r>
      <w:r w:rsidR="00AF6DBB">
        <w:rPr>
          <w:rFonts w:ascii="Arial" w:eastAsia="Times New Roman" w:hAnsi="Arial" w:cs="Arial"/>
          <w:color w:val="000000" w:themeColor="text1"/>
          <w:lang w:eastAsia="en-GB"/>
        </w:rPr>
        <w:t>costs. B</w:t>
      </w:r>
      <w:r w:rsidR="004E09F5" w:rsidRPr="00D61CE1">
        <w:rPr>
          <w:rFonts w:ascii="Arial" w:eastAsia="Times New Roman" w:hAnsi="Arial" w:cs="Arial"/>
          <w:color w:val="000000" w:themeColor="text1"/>
          <w:lang w:eastAsia="en-GB"/>
        </w:rPr>
        <w:t xml:space="preserve">efore beginning </w:t>
      </w:r>
      <w:r w:rsidR="00AF6DBB">
        <w:rPr>
          <w:rFonts w:ascii="Arial" w:eastAsia="Times New Roman" w:hAnsi="Arial" w:cs="Arial"/>
          <w:color w:val="000000" w:themeColor="text1"/>
          <w:lang w:eastAsia="en-GB"/>
        </w:rPr>
        <w:t>each witness</w:t>
      </w:r>
      <w:r w:rsidR="004E09F5" w:rsidRPr="00D61CE1">
        <w:rPr>
          <w:rFonts w:ascii="Arial" w:eastAsia="Times New Roman" w:hAnsi="Arial" w:cs="Arial"/>
          <w:color w:val="000000" w:themeColor="text1"/>
          <w:lang w:eastAsia="en-GB"/>
        </w:rPr>
        <w:t xml:space="preserve"> sequence, participants</w:t>
      </w:r>
      <w:r w:rsidR="00AF6DBB">
        <w:rPr>
          <w:rFonts w:ascii="Arial" w:eastAsia="Times New Roman" w:hAnsi="Arial" w:cs="Arial"/>
          <w:color w:val="000000" w:themeColor="text1"/>
          <w:lang w:eastAsia="en-GB"/>
        </w:rPr>
        <w:t xml:space="preserve"> read</w:t>
      </w:r>
      <w:r w:rsidR="004E09F5" w:rsidRPr="00D61CE1">
        <w:rPr>
          <w:rFonts w:ascii="Arial" w:eastAsia="Times New Roman" w:hAnsi="Arial" w:cs="Arial"/>
          <w:color w:val="000000" w:themeColor="text1"/>
          <w:lang w:eastAsia="en-GB"/>
        </w:rPr>
        <w:t>: “</w:t>
      </w:r>
      <w:r w:rsidR="004E09F5" w:rsidRPr="00D61CE1">
        <w:rPr>
          <w:rFonts w:ascii="Arial" w:eastAsia="Times New Roman" w:hAnsi="Arial" w:cs="Arial"/>
          <w:i/>
          <w:iCs/>
          <w:color w:val="000000" w:themeColor="text1"/>
          <w:lang w:eastAsia="en-GB"/>
        </w:rPr>
        <w:t>Each time you choose to see another witness it will cost the court £10</w:t>
      </w:r>
      <w:r w:rsidR="00EA766F">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 and “</w:t>
      </w:r>
      <w:r w:rsidR="004E09F5" w:rsidRPr="00D61CE1">
        <w:rPr>
          <w:rFonts w:ascii="Arial" w:eastAsia="Times New Roman" w:hAnsi="Arial" w:cs="Arial"/>
          <w:i/>
          <w:iCs/>
          <w:color w:val="000000" w:themeColor="text1"/>
          <w:lang w:eastAsia="en-GB"/>
        </w:rPr>
        <w:t xml:space="preserve">If you choose the wrong </w:t>
      </w:r>
      <w:proofErr w:type="gramStart"/>
      <w:r w:rsidR="004E09F5" w:rsidRPr="00D61CE1">
        <w:rPr>
          <w:rFonts w:ascii="Arial" w:eastAsia="Times New Roman" w:hAnsi="Arial" w:cs="Arial"/>
          <w:i/>
          <w:iCs/>
          <w:color w:val="000000" w:themeColor="text1"/>
          <w:lang w:eastAsia="en-GB"/>
        </w:rPr>
        <w:t>verdict</w:t>
      </w:r>
      <w:proofErr w:type="gramEnd"/>
      <w:r w:rsidR="004E09F5" w:rsidRPr="00D61CE1">
        <w:rPr>
          <w:rFonts w:ascii="Arial" w:eastAsia="Times New Roman" w:hAnsi="Arial" w:cs="Arial"/>
          <w:i/>
          <w:iCs/>
          <w:color w:val="000000" w:themeColor="text1"/>
          <w:lang w:eastAsia="en-GB"/>
        </w:rPr>
        <w:t xml:space="preserve"> it will cost the court £1000. Try to minimise the cost</w:t>
      </w:r>
      <w:r w:rsidR="004E09F5" w:rsidRPr="00D61CE1">
        <w:rPr>
          <w:rFonts w:ascii="Arial" w:eastAsia="Times New Roman" w:hAnsi="Arial" w:cs="Arial"/>
          <w:color w:val="000000" w:themeColor="text1"/>
          <w:lang w:eastAsia="en-GB"/>
        </w:rPr>
        <w:t>”. </w:t>
      </w:r>
    </w:p>
    <w:p w14:paraId="4B8881A5" w14:textId="4E2D7918" w:rsidR="004E09F5" w:rsidRPr="00D61CE1" w:rsidRDefault="00D850EA" w:rsidP="00424906">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lastRenderedPageBreak/>
        <w:t>T</w:t>
      </w:r>
      <w:r w:rsidR="004E09F5" w:rsidRPr="00D61CE1">
        <w:rPr>
          <w:rFonts w:ascii="Arial" w:eastAsia="Times New Roman" w:hAnsi="Arial" w:cs="Arial"/>
          <w:color w:val="000000" w:themeColor="text1"/>
          <w:lang w:eastAsia="en-GB"/>
        </w:rPr>
        <w:t>o proceed, participants needed to correctly pass a</w:t>
      </w:r>
      <w:r>
        <w:rPr>
          <w:rFonts w:ascii="Arial" w:eastAsia="Times New Roman" w:hAnsi="Arial" w:cs="Arial"/>
          <w:color w:val="000000" w:themeColor="text1"/>
          <w:lang w:eastAsia="en-GB"/>
        </w:rPr>
        <w:t>n instructions</w:t>
      </w:r>
      <w:r w:rsidR="004E09F5" w:rsidRPr="00D61CE1">
        <w:rPr>
          <w:rFonts w:ascii="Arial" w:eastAsia="Times New Roman" w:hAnsi="Arial" w:cs="Arial"/>
          <w:color w:val="000000" w:themeColor="text1"/>
          <w:lang w:eastAsia="en-GB"/>
        </w:rPr>
        <w:t xml:space="preserve"> comprehension test (Balzan, </w:t>
      </w:r>
      <w:r w:rsidR="00980ECF" w:rsidRPr="00D61CE1">
        <w:rPr>
          <w:rFonts w:ascii="Arial" w:eastAsia="Times New Roman" w:hAnsi="Arial" w:cs="Arial"/>
          <w:color w:val="000000" w:themeColor="text1"/>
          <w:lang w:eastAsia="en-GB"/>
        </w:rPr>
        <w:t>et al., 2011</w:t>
      </w:r>
      <w:r w:rsidR="004E09F5" w:rsidRPr="00D61CE1">
        <w:rPr>
          <w:rFonts w:ascii="Arial" w:eastAsia="Times New Roman" w:hAnsi="Arial" w:cs="Arial"/>
          <w:color w:val="000000" w:themeColor="text1"/>
          <w:lang w:eastAsia="en-GB"/>
        </w:rPr>
        <w:t>; Balzan et al., 2012). They answered the follo</w:t>
      </w:r>
      <w:r>
        <w:rPr>
          <w:rFonts w:ascii="Arial" w:eastAsia="Times New Roman" w:hAnsi="Arial" w:cs="Arial"/>
          <w:color w:val="000000" w:themeColor="text1"/>
          <w:lang w:eastAsia="en-GB"/>
        </w:rPr>
        <w:t>wing multiple-choice questions, with o</w:t>
      </w:r>
      <w:r w:rsidR="004E09F5" w:rsidRPr="00D61CE1">
        <w:rPr>
          <w:rFonts w:ascii="Arial" w:eastAsia="Times New Roman" w:hAnsi="Arial" w:cs="Arial"/>
          <w:color w:val="000000" w:themeColor="text1"/>
          <w:lang w:eastAsia="en-GB"/>
        </w:rPr>
        <w:t xml:space="preserve">ptions shown in brackets with correct option in bold. Text was not </w:t>
      </w:r>
      <w:r>
        <w:rPr>
          <w:rFonts w:ascii="Arial" w:eastAsia="Times New Roman" w:hAnsi="Arial" w:cs="Arial"/>
          <w:color w:val="000000" w:themeColor="text1"/>
          <w:lang w:eastAsia="en-GB"/>
        </w:rPr>
        <w:t>bold in study.</w:t>
      </w:r>
      <w:r w:rsidR="004E09F5"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i/>
          <w:iCs/>
          <w:color w:val="000000" w:themeColor="text1"/>
          <w:lang w:eastAsia="en-GB"/>
        </w:rPr>
        <w:t>How many witness statements will you be able to see during each task?</w:t>
      </w:r>
      <w:r w:rsidR="004E09F5" w:rsidRPr="00D61CE1">
        <w:rPr>
          <w:rFonts w:ascii="Arial" w:eastAsia="Times New Roman" w:hAnsi="Arial" w:cs="Arial"/>
          <w:color w:val="000000" w:themeColor="text1"/>
          <w:lang w:eastAsia="en-GB"/>
        </w:rPr>
        <w:t xml:space="preserve">” (5, </w:t>
      </w:r>
      <w:r w:rsidR="004E09F5" w:rsidRPr="00D61CE1">
        <w:rPr>
          <w:rFonts w:ascii="Arial" w:eastAsia="Times New Roman" w:hAnsi="Arial" w:cs="Arial"/>
          <w:b/>
          <w:bCs/>
          <w:color w:val="000000" w:themeColor="text1"/>
          <w:lang w:eastAsia="en-GB"/>
        </w:rPr>
        <w:t>10</w:t>
      </w:r>
      <w:r w:rsidR="004E09F5" w:rsidRPr="00D61CE1">
        <w:rPr>
          <w:rFonts w:ascii="Arial" w:eastAsia="Times New Roman" w:hAnsi="Arial" w:cs="Arial"/>
          <w:color w:val="000000" w:themeColor="text1"/>
          <w:lang w:eastAsia="en-GB"/>
        </w:rPr>
        <w:t>, 15, 20), “</w:t>
      </w:r>
      <w:r w:rsidR="004E09F5" w:rsidRPr="00D61CE1">
        <w:rPr>
          <w:rFonts w:ascii="Arial" w:eastAsia="Times New Roman" w:hAnsi="Arial" w:cs="Arial"/>
          <w:i/>
          <w:iCs/>
          <w:color w:val="000000" w:themeColor="text1"/>
          <w:lang w:eastAsia="en-GB"/>
        </w:rPr>
        <w:t>The probability of seeing a guilty statement is either 60% or 40%</w:t>
      </w:r>
      <w:r w:rsidR="004E09F5" w:rsidRPr="00D61CE1">
        <w:rPr>
          <w:rFonts w:ascii="Arial" w:eastAsia="Times New Roman" w:hAnsi="Arial" w:cs="Arial"/>
          <w:color w:val="000000" w:themeColor="text1"/>
          <w:lang w:eastAsia="en-GB"/>
        </w:rPr>
        <w:t>” (</w:t>
      </w:r>
      <w:r w:rsidR="004E09F5" w:rsidRPr="00D61CE1">
        <w:rPr>
          <w:rFonts w:ascii="Arial" w:eastAsia="Times New Roman" w:hAnsi="Arial" w:cs="Arial"/>
          <w:b/>
          <w:bCs/>
          <w:color w:val="000000" w:themeColor="text1"/>
          <w:lang w:eastAsia="en-GB"/>
        </w:rPr>
        <w:t>True</w:t>
      </w:r>
      <w:r w:rsidR="004E09F5" w:rsidRPr="00D61CE1">
        <w:rPr>
          <w:rFonts w:ascii="Arial" w:eastAsia="Times New Roman" w:hAnsi="Arial" w:cs="Arial"/>
          <w:color w:val="000000" w:themeColor="text1"/>
          <w:lang w:eastAsia="en-GB"/>
        </w:rPr>
        <w:t>, false), “</w:t>
      </w:r>
      <w:r w:rsidR="004E09F5" w:rsidRPr="00D61CE1">
        <w:rPr>
          <w:rFonts w:ascii="Arial" w:eastAsia="Times New Roman" w:hAnsi="Arial" w:cs="Arial"/>
          <w:i/>
          <w:iCs/>
          <w:color w:val="000000" w:themeColor="text1"/>
          <w:lang w:eastAsia="en-GB"/>
        </w:rPr>
        <w:t>How much will each witness statement cost the court?</w:t>
      </w:r>
      <w:r w:rsidR="004E09F5" w:rsidRPr="00D61CE1">
        <w:rPr>
          <w:rFonts w:ascii="Arial" w:eastAsia="Times New Roman" w:hAnsi="Arial" w:cs="Arial"/>
          <w:color w:val="000000" w:themeColor="text1"/>
          <w:lang w:eastAsia="en-GB"/>
        </w:rPr>
        <w:t>” (</w:t>
      </w:r>
      <w:r w:rsidR="004E09F5" w:rsidRPr="00D61CE1">
        <w:rPr>
          <w:rFonts w:ascii="Arial" w:eastAsia="Times New Roman" w:hAnsi="Arial" w:cs="Arial"/>
          <w:b/>
          <w:bCs/>
          <w:color w:val="000000" w:themeColor="text1"/>
          <w:lang w:eastAsia="en-GB"/>
        </w:rPr>
        <w:t>£10</w:t>
      </w:r>
      <w:r w:rsidR="004E09F5" w:rsidRPr="00D61CE1">
        <w:rPr>
          <w:rFonts w:ascii="Arial" w:eastAsia="Times New Roman" w:hAnsi="Arial" w:cs="Arial"/>
          <w:color w:val="000000" w:themeColor="text1"/>
          <w:lang w:eastAsia="en-GB"/>
        </w:rPr>
        <w:t>, £100, £1000, £10,000) and</w:t>
      </w:r>
      <w:r w:rsidR="00D8516F" w:rsidRPr="00D61CE1">
        <w:rPr>
          <w:rFonts w:ascii="Arial" w:eastAsia="Times New Roman" w:hAnsi="Arial" w:cs="Arial"/>
          <w:color w:val="000000" w:themeColor="text1"/>
          <w:lang w:eastAsia="en-GB"/>
        </w:rPr>
        <w:t> “</w:t>
      </w:r>
      <w:r w:rsidR="004E09F5" w:rsidRPr="00D61CE1">
        <w:rPr>
          <w:rFonts w:ascii="Arial" w:eastAsia="Times New Roman" w:hAnsi="Arial" w:cs="Arial"/>
          <w:i/>
          <w:iCs/>
          <w:color w:val="000000" w:themeColor="text1"/>
          <w:lang w:eastAsia="en-GB"/>
        </w:rPr>
        <w:t>How much will the wrong verdict cost the court?</w:t>
      </w:r>
      <w:r w:rsidR="004E09F5" w:rsidRPr="00D61CE1">
        <w:rPr>
          <w:rFonts w:ascii="Arial" w:eastAsia="Times New Roman" w:hAnsi="Arial" w:cs="Arial"/>
          <w:color w:val="000000" w:themeColor="text1"/>
          <w:lang w:eastAsia="en-GB"/>
        </w:rPr>
        <w:t xml:space="preserve">” (£10, £100, </w:t>
      </w:r>
      <w:r w:rsidR="004E09F5" w:rsidRPr="00D61CE1">
        <w:rPr>
          <w:rFonts w:ascii="Arial" w:eastAsia="Times New Roman" w:hAnsi="Arial" w:cs="Arial"/>
          <w:b/>
          <w:bCs/>
          <w:color w:val="000000" w:themeColor="text1"/>
          <w:lang w:eastAsia="en-GB"/>
        </w:rPr>
        <w:t>£1000</w:t>
      </w:r>
      <w:r w:rsidR="004E09F5" w:rsidRPr="00D61CE1">
        <w:rPr>
          <w:rFonts w:ascii="Arial" w:eastAsia="Times New Roman" w:hAnsi="Arial" w:cs="Arial"/>
          <w:color w:val="000000" w:themeColor="text1"/>
          <w:lang w:eastAsia="en-GB"/>
        </w:rPr>
        <w:t xml:space="preserve">, £10,000). </w:t>
      </w:r>
      <w:r>
        <w:rPr>
          <w:rFonts w:ascii="Arial" w:eastAsia="Times New Roman" w:hAnsi="Arial" w:cs="Arial"/>
          <w:color w:val="000000" w:themeColor="text1"/>
          <w:lang w:eastAsia="en-GB"/>
        </w:rPr>
        <w:t>A</w:t>
      </w:r>
      <w:r w:rsidR="004E09F5" w:rsidRPr="00D61CE1">
        <w:rPr>
          <w:rFonts w:ascii="Arial" w:eastAsia="Times New Roman" w:hAnsi="Arial" w:cs="Arial"/>
          <w:color w:val="000000" w:themeColor="text1"/>
          <w:lang w:eastAsia="en-GB"/>
        </w:rPr>
        <w:t>fter each answer</w:t>
      </w:r>
      <w:r>
        <w:rPr>
          <w:rFonts w:ascii="Arial" w:eastAsia="Times New Roman" w:hAnsi="Arial" w:cs="Arial"/>
          <w:color w:val="000000" w:themeColor="text1"/>
          <w:lang w:eastAsia="en-GB"/>
        </w:rPr>
        <w:t>,</w:t>
      </w:r>
      <w:r w:rsidR="004E09F5" w:rsidRPr="00D61CE1">
        <w:rPr>
          <w:rFonts w:ascii="Arial" w:eastAsia="Times New Roman" w:hAnsi="Arial" w:cs="Arial"/>
          <w:color w:val="000000" w:themeColor="text1"/>
          <w:lang w:eastAsia="en-GB"/>
        </w:rPr>
        <w:t xml:space="preserve"> green tick</w:t>
      </w:r>
      <w:r>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indicated</w:t>
      </w:r>
      <w:r w:rsidR="004E09F5" w:rsidRPr="00D61CE1">
        <w:rPr>
          <w:rFonts w:ascii="Arial" w:eastAsia="Times New Roman" w:hAnsi="Arial" w:cs="Arial"/>
          <w:color w:val="000000" w:themeColor="text1"/>
          <w:lang w:eastAsia="en-GB"/>
        </w:rPr>
        <w:t xml:space="preserve"> correct answer</w:t>
      </w:r>
      <w:r>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and </w:t>
      </w:r>
      <w:r w:rsidR="004E09F5" w:rsidRPr="00D61CE1">
        <w:rPr>
          <w:rFonts w:ascii="Arial" w:eastAsia="Times New Roman" w:hAnsi="Arial" w:cs="Arial"/>
          <w:color w:val="000000" w:themeColor="text1"/>
          <w:lang w:eastAsia="en-GB"/>
        </w:rPr>
        <w:t>red cross</w:t>
      </w:r>
      <w:r>
        <w:rPr>
          <w:rFonts w:ascii="Arial" w:eastAsia="Times New Roman" w:hAnsi="Arial" w:cs="Arial"/>
          <w:color w:val="000000" w:themeColor="text1"/>
          <w:lang w:eastAsia="en-GB"/>
        </w:rPr>
        <w:t xml:space="preserve">es indicated </w:t>
      </w:r>
      <w:r w:rsidR="004E09F5" w:rsidRPr="00D61CE1">
        <w:rPr>
          <w:rFonts w:ascii="Arial" w:eastAsia="Times New Roman" w:hAnsi="Arial" w:cs="Arial"/>
          <w:color w:val="000000" w:themeColor="text1"/>
          <w:lang w:eastAsia="en-GB"/>
        </w:rPr>
        <w:t>wrong answer</w:t>
      </w:r>
      <w:r>
        <w:rPr>
          <w:rFonts w:ascii="Arial" w:eastAsia="Times New Roman" w:hAnsi="Arial" w:cs="Arial"/>
          <w:color w:val="000000" w:themeColor="text1"/>
          <w:lang w:eastAsia="en-GB"/>
        </w:rPr>
        <w:t xml:space="preserve">s. For </w:t>
      </w:r>
      <w:r w:rsidR="004E09F5" w:rsidRPr="00D61CE1">
        <w:rPr>
          <w:rFonts w:ascii="Arial" w:eastAsia="Times New Roman" w:hAnsi="Arial" w:cs="Arial"/>
          <w:color w:val="000000" w:themeColor="text1"/>
          <w:lang w:eastAsia="en-GB"/>
        </w:rPr>
        <w:t>wrong answer</w:t>
      </w:r>
      <w:r>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 xml:space="preserve">, participants </w:t>
      </w:r>
      <w:r w:rsidR="006640A6">
        <w:rPr>
          <w:rFonts w:ascii="Arial" w:eastAsia="Times New Roman" w:hAnsi="Arial" w:cs="Arial"/>
          <w:color w:val="000000" w:themeColor="text1"/>
          <w:lang w:eastAsia="en-GB"/>
        </w:rPr>
        <w:t xml:space="preserve">could </w:t>
      </w:r>
      <w:r w:rsidR="009E3E10">
        <w:rPr>
          <w:rFonts w:ascii="Arial" w:eastAsia="Times New Roman" w:hAnsi="Arial" w:cs="Arial"/>
          <w:color w:val="000000" w:themeColor="text1"/>
          <w:lang w:eastAsia="en-GB"/>
        </w:rPr>
        <w:t>choose</w:t>
      </w:r>
      <w:r w:rsidR="004E09F5" w:rsidRPr="00D61CE1">
        <w:rPr>
          <w:rFonts w:ascii="Arial" w:eastAsia="Times New Roman" w:hAnsi="Arial" w:cs="Arial"/>
          <w:color w:val="000000" w:themeColor="text1"/>
          <w:lang w:eastAsia="en-GB"/>
        </w:rPr>
        <w:t xml:space="preserve"> a different answer. </w:t>
      </w:r>
      <w:r>
        <w:rPr>
          <w:rFonts w:ascii="Arial" w:eastAsia="Times New Roman" w:hAnsi="Arial" w:cs="Arial"/>
          <w:color w:val="000000" w:themeColor="text1"/>
          <w:lang w:eastAsia="en-GB"/>
        </w:rPr>
        <w:t xml:space="preserve">Choice of the </w:t>
      </w:r>
      <w:r w:rsidR="004E09F5" w:rsidRPr="00D61CE1">
        <w:rPr>
          <w:rFonts w:ascii="Arial" w:eastAsia="Times New Roman" w:hAnsi="Arial" w:cs="Arial"/>
          <w:color w:val="000000" w:themeColor="text1"/>
          <w:lang w:eastAsia="en-GB"/>
        </w:rPr>
        <w:t xml:space="preserve">correct answer </w:t>
      </w:r>
      <w:r>
        <w:rPr>
          <w:rFonts w:ascii="Arial" w:eastAsia="Times New Roman" w:hAnsi="Arial" w:cs="Arial"/>
          <w:color w:val="000000" w:themeColor="text1"/>
          <w:lang w:eastAsia="en-GB"/>
        </w:rPr>
        <w:t>advanced t</w:t>
      </w:r>
      <w:r w:rsidR="004E09F5" w:rsidRPr="00D61CE1">
        <w:rPr>
          <w:rFonts w:ascii="Arial" w:eastAsia="Times New Roman" w:hAnsi="Arial" w:cs="Arial"/>
          <w:color w:val="000000" w:themeColor="text1"/>
          <w:lang w:eastAsia="en-GB"/>
        </w:rPr>
        <w:t xml:space="preserve">he </w:t>
      </w:r>
      <w:r w:rsidR="006640A6">
        <w:rPr>
          <w:rFonts w:ascii="Arial" w:eastAsia="Times New Roman" w:hAnsi="Arial" w:cs="Arial"/>
          <w:color w:val="000000" w:themeColor="text1"/>
          <w:lang w:eastAsia="en-GB"/>
        </w:rPr>
        <w:t>study</w:t>
      </w:r>
      <w:r w:rsidR="004E09F5" w:rsidRPr="00D61CE1">
        <w:rPr>
          <w:rFonts w:ascii="Arial" w:eastAsia="Times New Roman" w:hAnsi="Arial" w:cs="Arial"/>
          <w:color w:val="000000" w:themeColor="text1"/>
          <w:lang w:eastAsia="en-GB"/>
        </w:rPr>
        <w:t xml:space="preserve"> to the next question or task.</w:t>
      </w:r>
    </w:p>
    <w:p w14:paraId="4EE27700" w14:textId="166D1906" w:rsidR="004E09F5" w:rsidRPr="00D61CE1" w:rsidRDefault="00057A18" w:rsidP="00424906">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Next, participants</w:t>
      </w:r>
      <w:r w:rsidR="00404546"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proceeded to the two witness sequences. Each began with </w:t>
      </w:r>
      <w:del w:id="1396" w:author="Furl, Nicholas" w:date="2024-10-05T16:46:00Z" w16du:dateUtc="2024-10-05T15:46:00Z">
        <w:r w:rsidR="004E09F5" w:rsidRPr="00D61CE1" w:rsidDel="00ED4B5F">
          <w:rPr>
            <w:rFonts w:ascii="Arial" w:eastAsia="Times New Roman" w:hAnsi="Arial" w:cs="Arial"/>
            <w:color w:val="000000" w:themeColor="text1"/>
            <w:lang w:eastAsia="en-GB"/>
          </w:rPr>
          <w:delText xml:space="preserve">the </w:delText>
        </w:r>
      </w:del>
      <w:ins w:id="1397" w:author="Furl, Nicholas" w:date="2024-10-05T16:46:00Z" w16du:dateUtc="2024-10-05T15:46:00Z">
        <w:r w:rsidR="00ED4B5F">
          <w:rPr>
            <w:rFonts w:ascii="Arial" w:eastAsia="Times New Roman" w:hAnsi="Arial" w:cs="Arial"/>
            <w:color w:val="000000" w:themeColor="text1"/>
            <w:lang w:eastAsia="en-GB"/>
          </w:rPr>
          <w:t>a</w:t>
        </w:r>
        <w:r w:rsidR="00ED4B5F" w:rsidRPr="00D61CE1">
          <w:rPr>
            <w:rFonts w:ascii="Arial" w:eastAsia="Times New Roman" w:hAnsi="Arial" w:cs="Arial"/>
            <w:color w:val="000000" w:themeColor="text1"/>
            <w:lang w:eastAsia="en-GB"/>
          </w:rPr>
          <w:t xml:space="preserve"> </w:t>
        </w:r>
      </w:ins>
      <w:r w:rsidR="004E09F5" w:rsidRPr="00D61CE1">
        <w:rPr>
          <w:rFonts w:ascii="Arial" w:eastAsia="Times New Roman" w:hAnsi="Arial" w:cs="Arial"/>
          <w:color w:val="000000" w:themeColor="text1"/>
          <w:lang w:eastAsia="en-GB"/>
        </w:rPr>
        <w:t>crime scenario</w:t>
      </w:r>
      <w:ins w:id="1398" w:author="Furl, Nicholas" w:date="2024-10-05T16:46:00Z" w16du:dateUtc="2024-10-05T15:46:00Z">
        <w:r w:rsidR="00ED4B5F">
          <w:rPr>
            <w:rFonts w:ascii="Arial" w:eastAsia="Times New Roman" w:hAnsi="Arial" w:cs="Arial"/>
            <w:color w:val="000000" w:themeColor="text1"/>
            <w:lang w:eastAsia="en-GB"/>
          </w:rPr>
          <w:t xml:space="preserve"> (Supplementary Materials).</w:t>
        </w:r>
      </w:ins>
      <w:del w:id="1399" w:author="Furl, Nicholas" w:date="2024-10-05T16:46:00Z" w16du:dateUtc="2024-10-05T15:46:00Z">
        <w:r w:rsidR="004E09F5" w:rsidRPr="00D61CE1" w:rsidDel="00ED4B5F">
          <w:rPr>
            <w:rFonts w:ascii="Arial" w:eastAsia="Times New Roman" w:hAnsi="Arial" w:cs="Arial"/>
            <w:color w:val="000000" w:themeColor="text1"/>
            <w:lang w:eastAsia="en-GB"/>
          </w:rPr>
          <w:delText>:</w:delText>
        </w:r>
      </w:del>
      <w:r w:rsidR="004E09F5" w:rsidRPr="00D61CE1">
        <w:rPr>
          <w:rFonts w:ascii="Arial" w:eastAsia="Times New Roman" w:hAnsi="Arial" w:cs="Arial"/>
          <w:color w:val="000000" w:themeColor="text1"/>
          <w:lang w:eastAsia="en-GB"/>
        </w:rPr>
        <w:t xml:space="preserve"> </w:t>
      </w:r>
      <w:del w:id="1400" w:author="Furl, Nicholas" w:date="2024-10-05T16:45:00Z" w16du:dateUtc="2024-10-05T15:45:00Z">
        <w:r w:rsidR="004E09F5" w:rsidRPr="00D61CE1" w:rsidDel="00ED4B5F">
          <w:rPr>
            <w:rFonts w:ascii="Arial" w:eastAsia="Times New Roman" w:hAnsi="Arial" w:cs="Arial"/>
            <w:color w:val="000000" w:themeColor="text1"/>
            <w:lang w:eastAsia="en-GB"/>
          </w:rPr>
          <w:delText>“</w:delText>
        </w:r>
        <w:r w:rsidR="004E09F5" w:rsidRPr="00D61CE1" w:rsidDel="00ED4B5F">
          <w:rPr>
            <w:rFonts w:ascii="Arial" w:eastAsia="Times New Roman" w:hAnsi="Arial" w:cs="Arial"/>
            <w:i/>
            <w:iCs/>
            <w:color w:val="000000" w:themeColor="text1"/>
            <w:lang w:eastAsia="en-GB"/>
          </w:rPr>
          <w:delText xml:space="preserve">You have been chosen to be part of a jury at your local court. The defendant is accused of burgling a home during the night. The street lights were off so visibility was minimal and witnesses found it difficult to make out the intruder’s face. Due to these circumstances the witnesses can only be 60% certain </w:delText>
        </w:r>
        <w:r w:rsidR="009B7068" w:rsidRPr="00D61CE1" w:rsidDel="00ED4B5F">
          <w:rPr>
            <w:rFonts w:ascii="Arial" w:eastAsia="Times New Roman" w:hAnsi="Arial" w:cs="Arial"/>
            <w:i/>
            <w:iCs/>
            <w:color w:val="000000" w:themeColor="text1"/>
            <w:lang w:eastAsia="en-GB"/>
          </w:rPr>
          <w:delText>whether</w:delText>
        </w:r>
        <w:r w:rsidR="004E09F5" w:rsidRPr="00D61CE1" w:rsidDel="00ED4B5F">
          <w:rPr>
            <w:rFonts w:ascii="Arial" w:eastAsia="Times New Roman" w:hAnsi="Arial" w:cs="Arial"/>
            <w:i/>
            <w:iCs/>
            <w:color w:val="000000" w:themeColor="text1"/>
            <w:lang w:eastAsia="en-GB"/>
          </w:rPr>
          <w:delText xml:space="preserve"> they saw the defendant</w:delText>
        </w:r>
        <w:r w:rsidR="004E09F5" w:rsidRPr="00D61CE1" w:rsidDel="00ED4B5F">
          <w:rPr>
            <w:rFonts w:ascii="Arial" w:eastAsia="Times New Roman" w:hAnsi="Arial" w:cs="Arial"/>
            <w:color w:val="000000" w:themeColor="text1"/>
            <w:lang w:eastAsia="en-GB"/>
          </w:rPr>
          <w:delText xml:space="preserve">”. </w:delText>
        </w:r>
      </w:del>
      <w:r w:rsidR="004E09F5" w:rsidRPr="00D61CE1">
        <w:rPr>
          <w:rFonts w:ascii="Arial" w:eastAsia="Times New Roman" w:hAnsi="Arial" w:cs="Arial"/>
          <w:color w:val="000000" w:themeColor="text1"/>
          <w:lang w:eastAsia="en-GB"/>
        </w:rPr>
        <w:t xml:space="preserve">Participants were randomly assigned a mental health condition (health or schizophrenia diagnosis), which was the same in both of a given participant’s scenarios. Therefore, the scenarios </w:t>
      </w:r>
      <w:r w:rsidR="00221611" w:rsidRPr="00D61CE1">
        <w:rPr>
          <w:rFonts w:ascii="Arial" w:eastAsia="Times New Roman" w:hAnsi="Arial" w:cs="Arial"/>
          <w:color w:val="000000" w:themeColor="text1"/>
          <w:lang w:eastAsia="en-GB"/>
        </w:rPr>
        <w:t xml:space="preserve">read </w:t>
      </w:r>
      <w:r w:rsidR="004E09F5" w:rsidRPr="00D61CE1">
        <w:rPr>
          <w:rFonts w:ascii="Arial" w:eastAsia="Times New Roman" w:hAnsi="Arial" w:cs="Arial"/>
          <w:color w:val="000000" w:themeColor="text1"/>
          <w:lang w:eastAsia="en-GB"/>
        </w:rPr>
        <w:t>either “</w:t>
      </w:r>
      <w:r w:rsidR="004E09F5" w:rsidRPr="00D61CE1">
        <w:rPr>
          <w:rFonts w:ascii="Arial" w:eastAsia="Times New Roman" w:hAnsi="Arial" w:cs="Arial"/>
          <w:i/>
          <w:iCs/>
          <w:color w:val="000000" w:themeColor="text1"/>
          <w:lang w:eastAsia="en-GB"/>
        </w:rPr>
        <w:t>The defendant is a white British male in his early 30s and has no mental health conditions</w:t>
      </w:r>
      <w:r w:rsidR="004E09F5" w:rsidRPr="00D61CE1">
        <w:rPr>
          <w:rFonts w:ascii="Arial" w:eastAsia="Times New Roman" w:hAnsi="Arial" w:cs="Arial"/>
          <w:color w:val="000000" w:themeColor="text1"/>
          <w:lang w:eastAsia="en-GB"/>
        </w:rPr>
        <w:t>” or “</w:t>
      </w:r>
      <w:r w:rsidR="004E09F5" w:rsidRPr="00D61CE1">
        <w:rPr>
          <w:rFonts w:ascii="Arial" w:eastAsia="Times New Roman" w:hAnsi="Arial" w:cs="Arial"/>
          <w:i/>
          <w:iCs/>
          <w:color w:val="000000" w:themeColor="text1"/>
          <w:lang w:eastAsia="en-GB"/>
        </w:rPr>
        <w:t>The defendant is a white British male in his early 30s who is receiving treatment for schizophrenia. A clinical psychologist has provided some of the characteristics of schizophrenia in the top left corner</w:t>
      </w:r>
      <w:r w:rsidR="004E09F5" w:rsidRPr="00D61CE1">
        <w:rPr>
          <w:rFonts w:ascii="Arial" w:eastAsia="Times New Roman" w:hAnsi="Arial" w:cs="Arial"/>
          <w:color w:val="000000" w:themeColor="text1"/>
          <w:lang w:eastAsia="en-GB"/>
        </w:rPr>
        <w:t xml:space="preserve">”. </w:t>
      </w:r>
      <w:r w:rsidR="007B3D38">
        <w:rPr>
          <w:rFonts w:ascii="Arial" w:eastAsia="Times New Roman" w:hAnsi="Arial" w:cs="Arial"/>
          <w:color w:val="000000" w:themeColor="text1"/>
          <w:lang w:eastAsia="en-GB"/>
        </w:rPr>
        <w:t>In the</w:t>
      </w:r>
      <w:r w:rsidR="004E09F5" w:rsidRPr="00D61CE1">
        <w:rPr>
          <w:rFonts w:ascii="Arial" w:eastAsia="Times New Roman" w:hAnsi="Arial" w:cs="Arial"/>
          <w:color w:val="000000" w:themeColor="text1"/>
          <w:lang w:eastAsia="en-GB"/>
        </w:rPr>
        <w:t xml:space="preserve"> schizophrenia </w:t>
      </w:r>
      <w:r w:rsidR="007B3D38">
        <w:rPr>
          <w:rFonts w:ascii="Arial" w:eastAsia="Times New Roman" w:hAnsi="Arial" w:cs="Arial"/>
          <w:color w:val="000000" w:themeColor="text1"/>
          <w:lang w:eastAsia="en-GB"/>
        </w:rPr>
        <w:t>condition</w:t>
      </w:r>
      <w:r w:rsidR="004E09F5" w:rsidRPr="00D61CE1">
        <w:rPr>
          <w:rFonts w:ascii="Arial" w:eastAsia="Times New Roman" w:hAnsi="Arial" w:cs="Arial"/>
          <w:color w:val="000000" w:themeColor="text1"/>
          <w:lang w:eastAsia="en-GB"/>
        </w:rPr>
        <w:t>, this screen displayed the list of “</w:t>
      </w:r>
      <w:r w:rsidR="004E09F5" w:rsidRPr="00D61CE1">
        <w:rPr>
          <w:rFonts w:ascii="Arial" w:eastAsia="Times New Roman" w:hAnsi="Arial" w:cs="Arial"/>
          <w:i/>
          <w:iCs/>
          <w:color w:val="000000" w:themeColor="text1"/>
          <w:lang w:eastAsia="en-GB"/>
        </w:rPr>
        <w:t>Schizophrenia characteristics: Hallucinations,</w:t>
      </w:r>
      <w:r w:rsidR="0039360C" w:rsidRPr="00D61CE1">
        <w:rPr>
          <w:rFonts w:ascii="Arial" w:eastAsia="Times New Roman" w:hAnsi="Arial" w:cs="Arial"/>
          <w:i/>
          <w:iCs/>
          <w:color w:val="000000" w:themeColor="text1"/>
          <w:lang w:eastAsia="en-GB"/>
        </w:rPr>
        <w:t xml:space="preserve"> delusions, social withdrawal (</w:t>
      </w:r>
      <w:r w:rsidR="000253B0" w:rsidRPr="00D61CE1">
        <w:rPr>
          <w:rFonts w:ascii="Arial" w:eastAsia="Times New Roman" w:hAnsi="Arial" w:cs="Arial"/>
          <w:i/>
          <w:iCs/>
          <w:color w:val="000000" w:themeColor="text1"/>
          <w:lang w:eastAsia="en-GB"/>
        </w:rPr>
        <w:t>a</w:t>
      </w:r>
      <w:r w:rsidR="004E09F5" w:rsidRPr="00D61CE1">
        <w:rPr>
          <w:rFonts w:ascii="Arial" w:eastAsia="Times New Roman" w:hAnsi="Arial" w:cs="Arial"/>
          <w:i/>
          <w:iCs/>
          <w:color w:val="000000" w:themeColor="text1"/>
          <w:lang w:eastAsia="en-GB"/>
        </w:rPr>
        <w:t>sociality), lack of em</w:t>
      </w:r>
      <w:r w:rsidR="000253B0" w:rsidRPr="00D61CE1">
        <w:rPr>
          <w:rFonts w:ascii="Arial" w:eastAsia="Times New Roman" w:hAnsi="Arial" w:cs="Arial"/>
          <w:i/>
          <w:iCs/>
          <w:color w:val="000000" w:themeColor="text1"/>
          <w:lang w:eastAsia="en-GB"/>
        </w:rPr>
        <w:t>otional and facial expression (a</w:t>
      </w:r>
      <w:r w:rsidR="004E09F5" w:rsidRPr="00D61CE1">
        <w:rPr>
          <w:rFonts w:ascii="Arial" w:eastAsia="Times New Roman" w:hAnsi="Arial" w:cs="Arial"/>
          <w:i/>
          <w:iCs/>
          <w:color w:val="000000" w:themeColor="text1"/>
          <w:lang w:eastAsia="en-GB"/>
        </w:rPr>
        <w:t>ffective flattening)</w:t>
      </w:r>
      <w:r w:rsidR="004E09F5" w:rsidRPr="00D61CE1">
        <w:rPr>
          <w:rFonts w:ascii="Arial" w:eastAsia="Times New Roman" w:hAnsi="Arial" w:cs="Arial"/>
          <w:color w:val="000000" w:themeColor="text1"/>
          <w:lang w:eastAsia="en-GB"/>
        </w:rPr>
        <w:t>”.</w:t>
      </w:r>
    </w:p>
    <w:p w14:paraId="7F96CBFF" w14:textId="77777777" w:rsidR="00CC7875" w:rsidRDefault="004E09F5" w:rsidP="00424906">
      <w:pPr>
        <w:spacing w:before="100" w:after="0" w:line="480" w:lineRule="auto"/>
        <w:ind w:firstLine="720"/>
        <w:jc w:val="both"/>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We used two fixed orders of witness claims, which were counterbalanced across </w:t>
      </w:r>
      <w:r w:rsidR="000A3493">
        <w:rPr>
          <w:rFonts w:ascii="Arial" w:eastAsia="Times New Roman" w:hAnsi="Arial" w:cs="Arial"/>
          <w:color w:val="000000" w:themeColor="text1"/>
          <w:lang w:eastAsia="en-GB"/>
        </w:rPr>
        <w:t>the</w:t>
      </w:r>
      <w:r w:rsidRPr="00D61CE1">
        <w:rPr>
          <w:rFonts w:ascii="Arial" w:eastAsia="Times New Roman" w:hAnsi="Arial" w:cs="Arial"/>
          <w:color w:val="000000" w:themeColor="text1"/>
          <w:lang w:eastAsia="en-GB"/>
        </w:rPr>
        <w:t xml:space="preserve"> two sequences. </w:t>
      </w:r>
      <w:r w:rsidR="005A138D">
        <w:rPr>
          <w:rFonts w:ascii="Arial" w:eastAsia="Times New Roman" w:hAnsi="Arial" w:cs="Arial"/>
          <w:color w:val="000000" w:themeColor="text1"/>
          <w:lang w:eastAsia="en-GB"/>
        </w:rPr>
        <w:t>In t</w:t>
      </w:r>
      <w:r w:rsidRPr="00D61CE1">
        <w:rPr>
          <w:rFonts w:ascii="Arial" w:eastAsia="Times New Roman" w:hAnsi="Arial" w:cs="Arial"/>
          <w:color w:val="000000" w:themeColor="text1"/>
          <w:lang w:eastAsia="en-GB"/>
        </w:rPr>
        <w:t>he</w:t>
      </w:r>
      <w:r w:rsidR="005A138D">
        <w:rPr>
          <w:rFonts w:ascii="Arial" w:eastAsia="Times New Roman" w:hAnsi="Arial" w:cs="Arial"/>
          <w:color w:val="000000" w:themeColor="text1"/>
          <w:lang w:eastAsia="en-GB"/>
        </w:rPr>
        <w:t>se</w:t>
      </w:r>
      <w:r w:rsidRPr="00D61CE1">
        <w:rPr>
          <w:rFonts w:ascii="Arial" w:eastAsia="Times New Roman" w:hAnsi="Arial" w:cs="Arial"/>
          <w:color w:val="000000" w:themeColor="text1"/>
          <w:lang w:eastAsia="en-GB"/>
        </w:rPr>
        <w:t xml:space="preserve"> </w:t>
      </w:r>
      <w:r w:rsidR="005A138D">
        <w:rPr>
          <w:rFonts w:ascii="Arial" w:eastAsia="Times New Roman" w:hAnsi="Arial" w:cs="Arial"/>
          <w:color w:val="000000" w:themeColor="text1"/>
          <w:lang w:eastAsia="en-GB"/>
        </w:rPr>
        <w:t xml:space="preserve">orders, </w:t>
      </w:r>
      <w:r w:rsidRPr="00D61CE1">
        <w:rPr>
          <w:rFonts w:ascii="Arial" w:eastAsia="Times New Roman" w:hAnsi="Arial" w:cs="Arial"/>
          <w:color w:val="000000" w:themeColor="text1"/>
          <w:lang w:eastAsia="en-GB"/>
        </w:rPr>
        <w:t xml:space="preserve">two or three draws </w:t>
      </w:r>
      <w:r w:rsidR="005A138D">
        <w:rPr>
          <w:rFonts w:ascii="Arial" w:eastAsia="Times New Roman" w:hAnsi="Arial" w:cs="Arial"/>
          <w:color w:val="000000" w:themeColor="text1"/>
          <w:lang w:eastAsia="en-GB"/>
        </w:rPr>
        <w:t>were from</w:t>
      </w:r>
      <w:r w:rsidRPr="00D61CE1">
        <w:rPr>
          <w:rFonts w:ascii="Arial" w:eastAsia="Times New Roman" w:hAnsi="Arial" w:cs="Arial"/>
          <w:color w:val="000000" w:themeColor="text1"/>
          <w:lang w:eastAsia="en-GB"/>
        </w:rPr>
        <w:t xml:space="preserve"> the majority claim</w:t>
      </w:r>
      <w:r w:rsidR="005A138D">
        <w:rPr>
          <w:rFonts w:ascii="Arial" w:eastAsia="Times New Roman" w:hAnsi="Arial" w:cs="Arial"/>
          <w:color w:val="000000" w:themeColor="text1"/>
          <w:lang w:eastAsia="en-GB"/>
        </w:rPr>
        <w:t>, followed by the first disconfirmatory</w:t>
      </w:r>
      <w:r w:rsidR="000253B0" w:rsidRPr="00D61CE1">
        <w:rPr>
          <w:rFonts w:ascii="Arial" w:eastAsia="Times New Roman" w:hAnsi="Arial" w:cs="Arial"/>
          <w:color w:val="000000" w:themeColor="text1"/>
          <w:lang w:eastAsia="en-GB"/>
        </w:rPr>
        <w:t xml:space="preserve"> </w:t>
      </w:r>
      <w:r w:rsidRPr="00D61CE1">
        <w:rPr>
          <w:rFonts w:ascii="Arial" w:eastAsia="Times New Roman" w:hAnsi="Arial" w:cs="Arial"/>
          <w:color w:val="000000" w:themeColor="text1"/>
          <w:lang w:eastAsia="en-GB"/>
        </w:rPr>
        <w:t xml:space="preserve">witness claim. </w:t>
      </w:r>
      <w:r w:rsidR="00B6233A">
        <w:rPr>
          <w:rFonts w:ascii="Arial" w:eastAsia="Times New Roman" w:hAnsi="Arial" w:cs="Arial"/>
          <w:color w:val="000000" w:themeColor="text1"/>
          <w:lang w:eastAsia="en-GB"/>
        </w:rPr>
        <w:t>E</w:t>
      </w:r>
      <w:r w:rsidRPr="00D61CE1">
        <w:rPr>
          <w:rFonts w:ascii="Arial" w:eastAsia="Times New Roman" w:hAnsi="Arial" w:cs="Arial"/>
          <w:color w:val="000000" w:themeColor="text1"/>
          <w:lang w:eastAsia="en-GB"/>
        </w:rPr>
        <w:t xml:space="preserve">very sequence was randomly assigned to be </w:t>
      </w:r>
      <w:r w:rsidR="009E2155" w:rsidRPr="00D61CE1">
        <w:rPr>
          <w:rFonts w:ascii="Arial" w:eastAsia="Times New Roman" w:hAnsi="Arial" w:cs="Arial"/>
          <w:color w:val="000000" w:themeColor="text1"/>
          <w:lang w:eastAsia="en-GB"/>
        </w:rPr>
        <w:t>a guilt sequence</w:t>
      </w:r>
      <w:r w:rsidRPr="00D61CE1">
        <w:rPr>
          <w:rFonts w:ascii="Arial" w:eastAsia="Times New Roman" w:hAnsi="Arial" w:cs="Arial"/>
          <w:color w:val="000000" w:themeColor="text1"/>
          <w:lang w:eastAsia="en-GB"/>
        </w:rPr>
        <w:t xml:space="preserve"> (GGIGIIGGIG or GGGIIGGIGI) or </w:t>
      </w:r>
      <w:r w:rsidR="009E2155" w:rsidRPr="00D61CE1">
        <w:rPr>
          <w:rFonts w:ascii="Arial" w:eastAsia="Times New Roman" w:hAnsi="Arial" w:cs="Arial"/>
          <w:color w:val="000000" w:themeColor="text1"/>
          <w:lang w:eastAsia="en-GB"/>
        </w:rPr>
        <w:t xml:space="preserve">an </w:t>
      </w:r>
      <w:r w:rsidRPr="00D61CE1">
        <w:rPr>
          <w:rFonts w:ascii="Arial" w:eastAsia="Times New Roman" w:hAnsi="Arial" w:cs="Arial"/>
          <w:color w:val="000000" w:themeColor="text1"/>
          <w:lang w:eastAsia="en-GB"/>
        </w:rPr>
        <w:t xml:space="preserve">innocent </w:t>
      </w:r>
      <w:r w:rsidR="009E2155" w:rsidRPr="00D61CE1">
        <w:rPr>
          <w:rFonts w:ascii="Arial" w:eastAsia="Times New Roman" w:hAnsi="Arial" w:cs="Arial"/>
          <w:color w:val="000000" w:themeColor="text1"/>
          <w:lang w:eastAsia="en-GB"/>
        </w:rPr>
        <w:t xml:space="preserve">sequence </w:t>
      </w:r>
      <w:r w:rsidRPr="00D61CE1">
        <w:rPr>
          <w:rFonts w:ascii="Arial" w:eastAsia="Times New Roman" w:hAnsi="Arial" w:cs="Arial"/>
          <w:color w:val="000000" w:themeColor="text1"/>
          <w:lang w:eastAsia="en-GB"/>
        </w:rPr>
        <w:t xml:space="preserve">(IIGIGGIIGI or IIIGGIIGIG). </w:t>
      </w:r>
      <w:r w:rsidR="00B6233A">
        <w:rPr>
          <w:rFonts w:ascii="Arial" w:eastAsia="Times New Roman" w:hAnsi="Arial" w:cs="Arial"/>
          <w:color w:val="000000" w:themeColor="text1"/>
          <w:lang w:eastAsia="en-GB"/>
        </w:rPr>
        <w:t xml:space="preserve">Guilt and innocent </w:t>
      </w:r>
      <w:r w:rsidRPr="00D61CE1">
        <w:rPr>
          <w:rFonts w:ascii="Arial" w:eastAsia="Times New Roman" w:hAnsi="Arial" w:cs="Arial"/>
          <w:color w:val="000000" w:themeColor="text1"/>
          <w:lang w:eastAsia="en-GB"/>
        </w:rPr>
        <w:t>verdict</w:t>
      </w:r>
      <w:r w:rsidR="00B6233A">
        <w:rPr>
          <w:rFonts w:ascii="Arial" w:eastAsia="Times New Roman" w:hAnsi="Arial" w:cs="Arial"/>
          <w:color w:val="000000" w:themeColor="text1"/>
          <w:lang w:eastAsia="en-GB"/>
        </w:rPr>
        <w:t>s</w:t>
      </w:r>
      <w:r w:rsidRPr="00D61CE1">
        <w:rPr>
          <w:rFonts w:ascii="Arial" w:eastAsia="Times New Roman" w:hAnsi="Arial" w:cs="Arial"/>
          <w:color w:val="000000" w:themeColor="text1"/>
          <w:lang w:eastAsia="en-GB"/>
        </w:rPr>
        <w:t xml:space="preserve"> </w:t>
      </w:r>
      <w:r w:rsidR="00B6233A">
        <w:rPr>
          <w:rFonts w:ascii="Arial" w:eastAsia="Times New Roman" w:hAnsi="Arial" w:cs="Arial"/>
          <w:color w:val="000000" w:themeColor="text1"/>
          <w:lang w:eastAsia="en-GB"/>
        </w:rPr>
        <w:t xml:space="preserve">were scored as correct for </w:t>
      </w:r>
      <w:r w:rsidR="009E2155" w:rsidRPr="00D61CE1">
        <w:rPr>
          <w:rFonts w:ascii="Arial" w:eastAsia="Times New Roman" w:hAnsi="Arial" w:cs="Arial"/>
          <w:color w:val="000000" w:themeColor="text1"/>
          <w:lang w:eastAsia="en-GB"/>
        </w:rPr>
        <w:t>guilt</w:t>
      </w:r>
      <w:r w:rsidRPr="00D61CE1">
        <w:rPr>
          <w:rFonts w:ascii="Arial" w:eastAsia="Times New Roman" w:hAnsi="Arial" w:cs="Arial"/>
          <w:color w:val="000000" w:themeColor="text1"/>
          <w:lang w:eastAsia="en-GB"/>
        </w:rPr>
        <w:t xml:space="preserve"> </w:t>
      </w:r>
      <w:r w:rsidR="00B6233A">
        <w:rPr>
          <w:rFonts w:ascii="Arial" w:eastAsia="Times New Roman" w:hAnsi="Arial" w:cs="Arial"/>
          <w:color w:val="000000" w:themeColor="text1"/>
          <w:lang w:eastAsia="en-GB"/>
        </w:rPr>
        <w:t xml:space="preserve">and innocent </w:t>
      </w:r>
      <w:r w:rsidRPr="00D61CE1">
        <w:rPr>
          <w:rFonts w:ascii="Arial" w:eastAsia="Times New Roman" w:hAnsi="Arial" w:cs="Arial"/>
          <w:color w:val="000000" w:themeColor="text1"/>
          <w:lang w:eastAsia="en-GB"/>
        </w:rPr>
        <w:t xml:space="preserve">sequences </w:t>
      </w:r>
      <w:r w:rsidR="00B6233A">
        <w:rPr>
          <w:rFonts w:ascii="Arial" w:eastAsia="Times New Roman" w:hAnsi="Arial" w:cs="Arial"/>
          <w:color w:val="000000" w:themeColor="text1"/>
          <w:lang w:eastAsia="en-GB"/>
        </w:rPr>
        <w:t>respectively</w:t>
      </w:r>
      <w:r w:rsidRPr="00D61CE1">
        <w:rPr>
          <w:rFonts w:ascii="Arial" w:eastAsia="Times New Roman" w:hAnsi="Arial" w:cs="Arial"/>
          <w:color w:val="000000" w:themeColor="text1"/>
          <w:lang w:eastAsia="en-GB"/>
        </w:rPr>
        <w:t xml:space="preserve">. Before </w:t>
      </w:r>
      <w:r w:rsidR="005D12D4">
        <w:rPr>
          <w:rFonts w:ascii="Arial" w:eastAsia="Times New Roman" w:hAnsi="Arial" w:cs="Arial"/>
          <w:color w:val="000000" w:themeColor="text1"/>
          <w:lang w:eastAsia="en-GB"/>
        </w:rPr>
        <w:t>viewing a witne</w:t>
      </w:r>
      <w:r w:rsidRPr="00D61CE1">
        <w:rPr>
          <w:rFonts w:ascii="Arial" w:eastAsia="Times New Roman" w:hAnsi="Arial" w:cs="Arial"/>
          <w:color w:val="000000" w:themeColor="text1"/>
          <w:lang w:eastAsia="en-GB"/>
        </w:rPr>
        <w:t xml:space="preserve">ss claim, participants </w:t>
      </w:r>
      <w:r w:rsidR="005D12D4">
        <w:rPr>
          <w:rFonts w:ascii="Arial" w:eastAsia="Times New Roman" w:hAnsi="Arial" w:cs="Arial"/>
          <w:color w:val="000000" w:themeColor="text1"/>
          <w:lang w:eastAsia="en-GB"/>
        </w:rPr>
        <w:t>viewed</w:t>
      </w:r>
      <w:r w:rsidRPr="00D61CE1">
        <w:rPr>
          <w:rFonts w:ascii="Arial" w:eastAsia="Times New Roman" w:hAnsi="Arial" w:cs="Arial"/>
          <w:color w:val="000000" w:themeColor="text1"/>
          <w:lang w:eastAsia="en-GB"/>
        </w:rPr>
        <w:t xml:space="preserve"> coins and “</w:t>
      </w:r>
      <w:r w:rsidRPr="00D61CE1">
        <w:rPr>
          <w:rFonts w:ascii="Arial" w:eastAsia="Times New Roman" w:hAnsi="Arial" w:cs="Arial"/>
          <w:i/>
          <w:iCs/>
          <w:color w:val="000000" w:themeColor="text1"/>
          <w:lang w:eastAsia="en-GB"/>
        </w:rPr>
        <w:t>cost of next witness: £10</w:t>
      </w:r>
      <w:r w:rsidR="00366D7F">
        <w:rPr>
          <w:rFonts w:ascii="Arial" w:eastAsia="Times New Roman" w:hAnsi="Arial" w:cs="Arial"/>
          <w:color w:val="000000" w:themeColor="text1"/>
          <w:lang w:eastAsia="en-GB"/>
        </w:rPr>
        <w:t>. W</w:t>
      </w:r>
      <w:r w:rsidRPr="00D61CE1">
        <w:rPr>
          <w:rFonts w:ascii="Arial" w:eastAsia="Times New Roman" w:hAnsi="Arial" w:cs="Arial"/>
          <w:color w:val="000000" w:themeColor="text1"/>
          <w:lang w:eastAsia="en-GB"/>
        </w:rPr>
        <w:t xml:space="preserve">itness </w:t>
      </w:r>
      <w:r w:rsidR="00687A52" w:rsidRPr="00D61CE1">
        <w:rPr>
          <w:rFonts w:ascii="Arial" w:eastAsia="Times New Roman" w:hAnsi="Arial" w:cs="Arial"/>
          <w:color w:val="000000" w:themeColor="text1"/>
          <w:lang w:eastAsia="en-GB"/>
        </w:rPr>
        <w:t>claim</w:t>
      </w:r>
      <w:r w:rsidR="00366D7F">
        <w:rPr>
          <w:rFonts w:ascii="Arial" w:eastAsia="Times New Roman" w:hAnsi="Arial" w:cs="Arial"/>
          <w:color w:val="000000" w:themeColor="text1"/>
          <w:lang w:eastAsia="en-GB"/>
        </w:rPr>
        <w:t xml:space="preserve">s appeared as </w:t>
      </w:r>
      <w:r w:rsidR="00B0523C" w:rsidRPr="00D61CE1">
        <w:rPr>
          <w:rFonts w:ascii="Arial" w:eastAsia="Times New Roman" w:hAnsi="Arial" w:cs="Arial"/>
          <w:color w:val="000000" w:themeColor="text1"/>
          <w:lang w:eastAsia="en-GB"/>
        </w:rPr>
        <w:t>blank avatar</w:t>
      </w:r>
      <w:r w:rsidR="00366D7F">
        <w:rPr>
          <w:rFonts w:ascii="Arial" w:eastAsia="Times New Roman" w:hAnsi="Arial" w:cs="Arial"/>
          <w:color w:val="000000" w:themeColor="text1"/>
          <w:lang w:eastAsia="en-GB"/>
        </w:rPr>
        <w:t xml:space="preserve">s </w:t>
      </w:r>
      <w:r w:rsidR="00B0523C" w:rsidRPr="00D61CE1">
        <w:rPr>
          <w:rFonts w:ascii="Arial" w:eastAsia="Times New Roman" w:hAnsi="Arial" w:cs="Arial"/>
          <w:color w:val="000000" w:themeColor="text1"/>
          <w:lang w:eastAsia="en-GB"/>
        </w:rPr>
        <w:t>a</w:t>
      </w:r>
      <w:r w:rsidR="00366D7F">
        <w:rPr>
          <w:rFonts w:ascii="Arial" w:eastAsia="Times New Roman" w:hAnsi="Arial" w:cs="Arial"/>
          <w:color w:val="000000" w:themeColor="text1"/>
          <w:lang w:eastAsia="en-GB"/>
        </w:rPr>
        <w:t>s in Experiment 1</w:t>
      </w:r>
      <w:r w:rsidRPr="00D61CE1">
        <w:rPr>
          <w:rFonts w:ascii="Arial" w:eastAsia="Times New Roman" w:hAnsi="Arial" w:cs="Arial"/>
          <w:color w:val="000000" w:themeColor="text1"/>
          <w:lang w:eastAsia="en-GB"/>
        </w:rPr>
        <w:t xml:space="preserve">. </w:t>
      </w:r>
      <w:r w:rsidR="0095795D">
        <w:rPr>
          <w:rFonts w:ascii="Arial" w:eastAsia="Times New Roman" w:hAnsi="Arial" w:cs="Arial"/>
          <w:color w:val="000000" w:themeColor="text1"/>
          <w:lang w:eastAsia="en-GB"/>
        </w:rPr>
        <w:t xml:space="preserve">Visible </w:t>
      </w:r>
      <w:r w:rsidR="0095795D">
        <w:rPr>
          <w:rFonts w:ascii="Arial" w:eastAsia="Times New Roman" w:hAnsi="Arial" w:cs="Arial"/>
          <w:color w:val="000000" w:themeColor="text1"/>
          <w:lang w:eastAsia="en-GB"/>
        </w:rPr>
        <w:lastRenderedPageBreak/>
        <w:t xml:space="preserve">during the witness claims were </w:t>
      </w:r>
      <w:r w:rsidRPr="00D61CE1">
        <w:rPr>
          <w:rFonts w:ascii="Arial" w:eastAsia="Times New Roman" w:hAnsi="Arial" w:cs="Arial"/>
          <w:color w:val="000000" w:themeColor="text1"/>
          <w:lang w:eastAsia="en-GB"/>
        </w:rPr>
        <w:t xml:space="preserve">defendant demographics </w:t>
      </w:r>
      <w:r w:rsidR="0095795D">
        <w:rPr>
          <w:rFonts w:ascii="Arial" w:eastAsia="Times New Roman" w:hAnsi="Arial" w:cs="Arial"/>
          <w:color w:val="000000" w:themeColor="text1"/>
          <w:lang w:eastAsia="en-GB"/>
        </w:rPr>
        <w:t>(</w:t>
      </w:r>
      <w:r w:rsidR="00E9797A">
        <w:rPr>
          <w:rFonts w:ascii="Arial" w:eastAsia="Times New Roman" w:hAnsi="Arial" w:cs="Arial"/>
          <w:color w:val="000000" w:themeColor="text1"/>
          <w:lang w:eastAsia="en-GB"/>
        </w:rPr>
        <w:t>top-</w:t>
      </w:r>
      <w:r w:rsidRPr="00D61CE1">
        <w:rPr>
          <w:rFonts w:ascii="Arial" w:eastAsia="Times New Roman" w:hAnsi="Arial" w:cs="Arial"/>
          <w:color w:val="000000" w:themeColor="text1"/>
          <w:lang w:eastAsia="en-GB"/>
        </w:rPr>
        <w:t>left</w:t>
      </w:r>
      <w:r w:rsidR="0095795D">
        <w:rPr>
          <w:rFonts w:ascii="Arial" w:eastAsia="Times New Roman" w:hAnsi="Arial" w:cs="Arial"/>
          <w:color w:val="000000" w:themeColor="text1"/>
          <w:lang w:eastAsia="en-GB"/>
        </w:rPr>
        <w:t xml:space="preserve"> of screen), </w:t>
      </w:r>
      <w:proofErr w:type="gramStart"/>
      <w:r w:rsidRPr="00D61CE1">
        <w:rPr>
          <w:rFonts w:ascii="Arial" w:eastAsia="Times New Roman" w:hAnsi="Arial" w:cs="Arial"/>
          <w:color w:val="000000" w:themeColor="text1"/>
          <w:lang w:eastAsia="en-GB"/>
        </w:rPr>
        <w:t>previously-shown</w:t>
      </w:r>
      <w:proofErr w:type="gramEnd"/>
      <w:r w:rsidRPr="00D61CE1">
        <w:rPr>
          <w:rFonts w:ascii="Arial" w:eastAsia="Times New Roman" w:hAnsi="Arial" w:cs="Arial"/>
          <w:color w:val="000000" w:themeColor="text1"/>
          <w:lang w:eastAsia="en-GB"/>
        </w:rPr>
        <w:t xml:space="preserve"> witness claims </w:t>
      </w:r>
      <w:r w:rsidR="0095795D">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top right</w:t>
      </w:r>
      <w:r w:rsidR="0095795D">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and number</w:t>
      </w:r>
      <w:r w:rsidR="0095795D">
        <w:rPr>
          <w:rFonts w:ascii="Arial" w:eastAsia="Times New Roman" w:hAnsi="Arial" w:cs="Arial"/>
          <w:color w:val="000000" w:themeColor="text1"/>
          <w:lang w:eastAsia="en-GB"/>
        </w:rPr>
        <w:t>s</w:t>
      </w:r>
      <w:r w:rsidRPr="00D61CE1">
        <w:rPr>
          <w:rFonts w:ascii="Arial" w:eastAsia="Times New Roman" w:hAnsi="Arial" w:cs="Arial"/>
          <w:color w:val="000000" w:themeColor="text1"/>
          <w:lang w:eastAsia="en-GB"/>
        </w:rPr>
        <w:t xml:space="preserve"> of witness claims remaining </w:t>
      </w:r>
      <w:r w:rsidR="0095795D">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bottom</w:t>
      </w:r>
      <w:r w:rsidR="0095795D">
        <w:rPr>
          <w:rFonts w:ascii="Arial" w:eastAsia="Times New Roman" w:hAnsi="Arial" w:cs="Arial"/>
          <w:color w:val="000000" w:themeColor="text1"/>
          <w:lang w:eastAsia="en-GB"/>
        </w:rPr>
        <w:t xml:space="preserve"> right)</w:t>
      </w:r>
      <w:r w:rsidRPr="00D61CE1">
        <w:rPr>
          <w:rFonts w:ascii="Arial" w:eastAsia="Times New Roman" w:hAnsi="Arial" w:cs="Arial"/>
          <w:color w:val="000000" w:themeColor="text1"/>
          <w:lang w:eastAsia="en-GB"/>
        </w:rPr>
        <w:t xml:space="preserve">. </w:t>
      </w:r>
    </w:p>
    <w:p w14:paraId="40EF16D5" w14:textId="37AEC709" w:rsidR="004E09F5" w:rsidRPr="00D61CE1" w:rsidRDefault="0095795D" w:rsidP="00CC7875">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P</w:t>
      </w:r>
      <w:r w:rsidR="004E09F5" w:rsidRPr="00D61CE1">
        <w:rPr>
          <w:rFonts w:ascii="Arial" w:eastAsia="Times New Roman" w:hAnsi="Arial" w:cs="Arial"/>
          <w:color w:val="000000" w:themeColor="text1"/>
          <w:lang w:eastAsia="en-GB"/>
        </w:rPr>
        <w:t xml:space="preserve">articipants </w:t>
      </w:r>
      <w:r>
        <w:rPr>
          <w:rFonts w:ascii="Arial" w:eastAsia="Times New Roman" w:hAnsi="Arial" w:cs="Arial"/>
          <w:color w:val="000000" w:themeColor="text1"/>
          <w:lang w:eastAsia="en-GB"/>
        </w:rPr>
        <w:t xml:space="preserve">who </w:t>
      </w:r>
      <w:r w:rsidR="004E09F5" w:rsidRPr="00D61CE1">
        <w:rPr>
          <w:rFonts w:ascii="Arial" w:eastAsia="Times New Roman" w:hAnsi="Arial" w:cs="Arial"/>
          <w:color w:val="000000" w:themeColor="text1"/>
          <w:lang w:eastAsia="en-GB"/>
        </w:rPr>
        <w:t>chose “</w:t>
      </w:r>
      <w:r w:rsidR="004E09F5" w:rsidRPr="00D61CE1">
        <w:rPr>
          <w:rFonts w:ascii="Arial" w:eastAsia="Times New Roman" w:hAnsi="Arial" w:cs="Arial"/>
          <w:i/>
          <w:iCs/>
          <w:color w:val="000000" w:themeColor="text1"/>
          <w:lang w:eastAsia="en-GB"/>
        </w:rPr>
        <w:t>more information</w:t>
      </w:r>
      <w:r w:rsidR="004E09F5" w:rsidRPr="00D61CE1">
        <w:rPr>
          <w:rFonts w:ascii="Arial" w:eastAsia="Times New Roman" w:hAnsi="Arial" w:cs="Arial"/>
          <w:color w:val="000000" w:themeColor="text1"/>
          <w:lang w:eastAsia="en-GB"/>
        </w:rPr>
        <w:t xml:space="preserve">”, then viewed the </w:t>
      </w:r>
      <w:r>
        <w:rPr>
          <w:rFonts w:ascii="Arial" w:eastAsia="Times New Roman" w:hAnsi="Arial" w:cs="Arial"/>
          <w:color w:val="000000" w:themeColor="text1"/>
          <w:lang w:eastAsia="en-GB"/>
        </w:rPr>
        <w:t>cost to sample screen and another</w:t>
      </w:r>
      <w:r w:rsidR="004E09F5" w:rsidRPr="00D61CE1">
        <w:rPr>
          <w:rFonts w:ascii="Arial" w:eastAsia="Times New Roman" w:hAnsi="Arial" w:cs="Arial"/>
          <w:color w:val="000000" w:themeColor="text1"/>
          <w:lang w:eastAsia="en-GB"/>
        </w:rPr>
        <w:t xml:space="preserve"> witness claim. </w:t>
      </w:r>
      <w:r w:rsidR="00CC7875">
        <w:rPr>
          <w:rFonts w:ascii="Arial" w:eastAsia="Times New Roman" w:hAnsi="Arial" w:cs="Arial"/>
          <w:color w:val="000000" w:themeColor="text1"/>
          <w:lang w:eastAsia="en-GB"/>
        </w:rPr>
        <w:t>P</w:t>
      </w:r>
      <w:r w:rsidR="004E09F5" w:rsidRPr="00D61CE1">
        <w:rPr>
          <w:rFonts w:ascii="Arial" w:eastAsia="Times New Roman" w:hAnsi="Arial" w:cs="Arial"/>
          <w:color w:val="000000" w:themeColor="text1"/>
          <w:lang w:eastAsia="en-GB"/>
        </w:rPr>
        <w:t xml:space="preserve">articipant </w:t>
      </w:r>
      <w:r w:rsidR="00CC7875">
        <w:rPr>
          <w:rFonts w:ascii="Arial" w:eastAsia="Times New Roman" w:hAnsi="Arial" w:cs="Arial"/>
          <w:color w:val="000000" w:themeColor="text1"/>
          <w:lang w:eastAsia="en-GB"/>
        </w:rPr>
        <w:t xml:space="preserve">who </w:t>
      </w:r>
      <w:r w:rsidR="004E09F5" w:rsidRPr="00D61CE1">
        <w:rPr>
          <w:rFonts w:ascii="Arial" w:eastAsia="Times New Roman" w:hAnsi="Arial" w:cs="Arial"/>
          <w:color w:val="000000" w:themeColor="text1"/>
          <w:lang w:eastAsia="en-GB"/>
        </w:rPr>
        <w:t>chose “</w:t>
      </w:r>
      <w:r w:rsidR="004E09F5" w:rsidRPr="00D61CE1">
        <w:rPr>
          <w:rFonts w:ascii="Arial" w:eastAsia="Times New Roman" w:hAnsi="Arial" w:cs="Arial"/>
          <w:i/>
          <w:iCs/>
          <w:color w:val="000000" w:themeColor="text1"/>
          <w:lang w:eastAsia="en-GB"/>
        </w:rPr>
        <w:t>verdict</w:t>
      </w:r>
      <w:r w:rsidR="00CC7875">
        <w:rPr>
          <w:rFonts w:ascii="Arial" w:eastAsia="Times New Roman" w:hAnsi="Arial" w:cs="Arial"/>
          <w:color w:val="000000" w:themeColor="text1"/>
          <w:lang w:eastAsia="en-GB"/>
        </w:rPr>
        <w:t xml:space="preserve">” </w:t>
      </w:r>
      <w:r w:rsidR="004E09F5" w:rsidRPr="00D61CE1">
        <w:rPr>
          <w:rFonts w:ascii="Arial" w:eastAsia="Times New Roman" w:hAnsi="Arial" w:cs="Arial"/>
          <w:color w:val="000000" w:themeColor="text1"/>
          <w:lang w:eastAsia="en-GB"/>
        </w:rPr>
        <w:t xml:space="preserve">were </w:t>
      </w:r>
      <w:r w:rsidR="00CC7875">
        <w:rPr>
          <w:rFonts w:ascii="Arial" w:eastAsia="Times New Roman" w:hAnsi="Arial" w:cs="Arial"/>
          <w:color w:val="000000" w:themeColor="text1"/>
          <w:lang w:eastAsia="en-GB"/>
        </w:rPr>
        <w:t>told</w:t>
      </w:r>
      <w:r w:rsidR="004E09F5" w:rsidRPr="00D61CE1">
        <w:rPr>
          <w:rFonts w:ascii="Arial" w:eastAsia="Times New Roman" w:hAnsi="Arial" w:cs="Arial"/>
          <w:color w:val="000000" w:themeColor="text1"/>
          <w:lang w:eastAsia="en-GB"/>
        </w:rPr>
        <w:t xml:space="preserve"> “</w:t>
      </w:r>
      <w:r w:rsidR="004E09F5" w:rsidRPr="00D61CE1">
        <w:rPr>
          <w:rFonts w:ascii="Arial" w:eastAsia="Times New Roman" w:hAnsi="Arial" w:cs="Arial"/>
          <w:i/>
          <w:iCs/>
          <w:color w:val="000000" w:themeColor="text1"/>
          <w:lang w:eastAsia="en-GB"/>
        </w:rPr>
        <w:t>please choose a verdict</w:t>
      </w:r>
      <w:r w:rsidR="004E09F5" w:rsidRPr="00D61CE1">
        <w:rPr>
          <w:rFonts w:ascii="Arial" w:eastAsia="Times New Roman" w:hAnsi="Arial" w:cs="Arial"/>
          <w:color w:val="000000" w:themeColor="text1"/>
          <w:lang w:eastAsia="en-GB"/>
        </w:rPr>
        <w:t>” of “</w:t>
      </w:r>
      <w:r w:rsidR="004E09F5" w:rsidRPr="00D61CE1">
        <w:rPr>
          <w:rFonts w:ascii="Arial" w:eastAsia="Times New Roman" w:hAnsi="Arial" w:cs="Arial"/>
          <w:i/>
          <w:iCs/>
          <w:color w:val="000000" w:themeColor="text1"/>
          <w:lang w:eastAsia="en-GB"/>
        </w:rPr>
        <w:t>guilty</w:t>
      </w:r>
      <w:r w:rsidR="004E09F5" w:rsidRPr="00D61CE1">
        <w:rPr>
          <w:rFonts w:ascii="Arial" w:eastAsia="Times New Roman" w:hAnsi="Arial" w:cs="Arial"/>
          <w:color w:val="000000" w:themeColor="text1"/>
          <w:lang w:eastAsia="en-GB"/>
        </w:rPr>
        <w:t>” or “</w:t>
      </w:r>
      <w:r w:rsidR="004E09F5" w:rsidRPr="00D61CE1">
        <w:rPr>
          <w:rFonts w:ascii="Arial" w:eastAsia="Times New Roman" w:hAnsi="Arial" w:cs="Arial"/>
          <w:i/>
          <w:iCs/>
          <w:color w:val="000000" w:themeColor="text1"/>
          <w:lang w:eastAsia="en-GB"/>
        </w:rPr>
        <w:t>innocent</w:t>
      </w:r>
      <w:r w:rsidR="004E09F5" w:rsidRPr="00D61CE1">
        <w:rPr>
          <w:rFonts w:ascii="Arial" w:eastAsia="Times New Roman" w:hAnsi="Arial" w:cs="Arial"/>
          <w:color w:val="000000" w:themeColor="text1"/>
          <w:lang w:eastAsia="en-GB"/>
        </w:rPr>
        <w:t xml:space="preserve">”. When </w:t>
      </w:r>
      <w:r w:rsidR="00CC7875">
        <w:rPr>
          <w:rFonts w:ascii="Arial" w:eastAsia="Times New Roman" w:hAnsi="Arial" w:cs="Arial"/>
          <w:color w:val="000000" w:themeColor="text1"/>
          <w:lang w:eastAsia="en-GB"/>
        </w:rPr>
        <w:t>participants reached the final</w:t>
      </w:r>
      <w:r w:rsidR="004E09F5" w:rsidRPr="00D61CE1">
        <w:rPr>
          <w:rFonts w:ascii="Arial" w:eastAsia="Times New Roman" w:hAnsi="Arial" w:cs="Arial"/>
          <w:color w:val="000000" w:themeColor="text1"/>
          <w:lang w:eastAsia="en-GB"/>
        </w:rPr>
        <w:t xml:space="preserve"> witness claim, they viewed all previous witness </w:t>
      </w:r>
      <w:r w:rsidR="00687A52" w:rsidRPr="00D61CE1">
        <w:rPr>
          <w:rFonts w:ascii="Arial" w:eastAsia="Times New Roman" w:hAnsi="Arial" w:cs="Arial"/>
          <w:color w:val="000000" w:themeColor="text1"/>
          <w:lang w:eastAsia="en-GB"/>
        </w:rPr>
        <w:t>claims</w:t>
      </w:r>
      <w:r w:rsidR="004E09F5" w:rsidRPr="00D61CE1">
        <w:rPr>
          <w:rFonts w:ascii="Arial" w:eastAsia="Times New Roman" w:hAnsi="Arial" w:cs="Arial"/>
          <w:color w:val="000000" w:themeColor="text1"/>
          <w:lang w:eastAsia="en-GB"/>
        </w:rPr>
        <w:t xml:space="preserve"> and two response buttons labelled “</w:t>
      </w:r>
      <w:r w:rsidR="004E09F5" w:rsidRPr="00D61CE1">
        <w:rPr>
          <w:rFonts w:ascii="Arial" w:eastAsia="Times New Roman" w:hAnsi="Arial" w:cs="Arial"/>
          <w:i/>
          <w:iCs/>
          <w:color w:val="000000" w:themeColor="text1"/>
          <w:lang w:eastAsia="en-GB"/>
        </w:rPr>
        <w:t>guilty</w:t>
      </w:r>
      <w:r w:rsidR="004E09F5" w:rsidRPr="00D61CE1">
        <w:rPr>
          <w:rFonts w:ascii="Arial" w:eastAsia="Times New Roman" w:hAnsi="Arial" w:cs="Arial"/>
          <w:color w:val="000000" w:themeColor="text1"/>
          <w:lang w:eastAsia="en-GB"/>
        </w:rPr>
        <w:t>” and “</w:t>
      </w:r>
      <w:r w:rsidR="004E09F5" w:rsidRPr="00D61CE1">
        <w:rPr>
          <w:rFonts w:ascii="Arial" w:eastAsia="Times New Roman" w:hAnsi="Arial" w:cs="Arial"/>
          <w:i/>
          <w:iCs/>
          <w:color w:val="000000" w:themeColor="text1"/>
          <w:lang w:eastAsia="en-GB"/>
        </w:rPr>
        <w:t>innocent</w:t>
      </w:r>
      <w:r w:rsidR="00CC7875">
        <w:rPr>
          <w:rFonts w:ascii="Arial" w:eastAsia="Times New Roman" w:hAnsi="Arial" w:cs="Arial"/>
          <w:color w:val="000000" w:themeColor="text1"/>
          <w:lang w:eastAsia="en-GB"/>
        </w:rPr>
        <w:t>”, with no option to sample again</w:t>
      </w:r>
      <w:r w:rsidR="004E09F5" w:rsidRPr="00D61CE1">
        <w:rPr>
          <w:rFonts w:ascii="Arial" w:eastAsia="Times New Roman" w:hAnsi="Arial" w:cs="Arial"/>
          <w:color w:val="000000" w:themeColor="text1"/>
          <w:lang w:eastAsia="en-GB"/>
        </w:rPr>
        <w:t xml:space="preserve">. After </w:t>
      </w:r>
      <w:r w:rsidR="00E21C58">
        <w:rPr>
          <w:rFonts w:ascii="Arial" w:eastAsia="Times New Roman" w:hAnsi="Arial" w:cs="Arial"/>
          <w:color w:val="000000" w:themeColor="text1"/>
          <w:lang w:eastAsia="en-GB"/>
        </w:rPr>
        <w:t xml:space="preserve">verdict </w:t>
      </w:r>
      <w:r w:rsidR="004E09F5" w:rsidRPr="00D61CE1">
        <w:rPr>
          <w:rFonts w:ascii="Arial" w:eastAsia="Times New Roman" w:hAnsi="Arial" w:cs="Arial"/>
          <w:color w:val="000000" w:themeColor="text1"/>
          <w:lang w:eastAsia="en-GB"/>
        </w:rPr>
        <w:t>cho</w:t>
      </w:r>
      <w:r w:rsidR="00E21C58">
        <w:rPr>
          <w:rFonts w:ascii="Arial" w:eastAsia="Times New Roman" w:hAnsi="Arial" w:cs="Arial"/>
          <w:color w:val="000000" w:themeColor="text1"/>
          <w:lang w:eastAsia="en-GB"/>
        </w:rPr>
        <w:t>ice</w:t>
      </w:r>
      <w:r w:rsidR="004E09F5" w:rsidRPr="00D61CE1">
        <w:rPr>
          <w:rFonts w:ascii="Arial" w:eastAsia="Times New Roman" w:hAnsi="Arial" w:cs="Arial"/>
          <w:color w:val="000000" w:themeColor="text1"/>
          <w:lang w:eastAsia="en-GB"/>
        </w:rPr>
        <w:t>, a feedback screen</w:t>
      </w:r>
      <w:r w:rsidR="00E21C58">
        <w:rPr>
          <w:rFonts w:ascii="Arial" w:eastAsia="Times New Roman" w:hAnsi="Arial" w:cs="Arial"/>
          <w:color w:val="000000" w:themeColor="text1"/>
          <w:lang w:eastAsia="en-GB"/>
        </w:rPr>
        <w:t xml:space="preserve"> displayed </w:t>
      </w:r>
      <w:r w:rsidR="004E09F5" w:rsidRPr="00D61CE1">
        <w:rPr>
          <w:rFonts w:ascii="Arial" w:eastAsia="Times New Roman" w:hAnsi="Arial" w:cs="Arial"/>
          <w:color w:val="000000" w:themeColor="text1"/>
          <w:lang w:eastAsia="en-GB"/>
        </w:rPr>
        <w:t>whether their chosen verdic</w:t>
      </w:r>
      <w:r w:rsidR="00E21C58">
        <w:rPr>
          <w:rFonts w:ascii="Arial" w:eastAsia="Times New Roman" w:hAnsi="Arial" w:cs="Arial"/>
          <w:color w:val="000000" w:themeColor="text1"/>
          <w:lang w:eastAsia="en-GB"/>
        </w:rPr>
        <w:t>t was correct or incorrect</w:t>
      </w:r>
      <w:r w:rsidR="004E09F5" w:rsidRPr="00D61CE1">
        <w:rPr>
          <w:rFonts w:ascii="Arial" w:eastAsia="Times New Roman" w:hAnsi="Arial" w:cs="Arial"/>
          <w:color w:val="000000" w:themeColor="text1"/>
          <w:lang w:eastAsia="en-GB"/>
        </w:rPr>
        <w:t xml:space="preserve"> </w:t>
      </w:r>
      <w:r w:rsidR="00E21C58">
        <w:rPr>
          <w:rFonts w:ascii="Arial" w:eastAsia="Times New Roman" w:hAnsi="Arial" w:cs="Arial"/>
          <w:color w:val="000000" w:themeColor="text1"/>
          <w:lang w:eastAsia="en-GB"/>
        </w:rPr>
        <w:t>and</w:t>
      </w:r>
      <w:r w:rsidR="004E09F5" w:rsidRPr="00D61CE1">
        <w:rPr>
          <w:rFonts w:ascii="Arial" w:eastAsia="Times New Roman" w:hAnsi="Arial" w:cs="Arial"/>
          <w:color w:val="000000" w:themeColor="text1"/>
          <w:lang w:eastAsia="en-GB"/>
        </w:rPr>
        <w:t xml:space="preserve"> total cost</w:t>
      </w:r>
      <w:r w:rsidR="00E21C58">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 xml:space="preserve"> </w:t>
      </w:r>
      <w:r w:rsidR="00E21C58">
        <w:rPr>
          <w:rFonts w:ascii="Arial" w:eastAsia="Times New Roman" w:hAnsi="Arial" w:cs="Arial"/>
          <w:color w:val="000000" w:themeColor="text1"/>
          <w:lang w:eastAsia="en-GB"/>
        </w:rPr>
        <w:t>incurred by the court</w:t>
      </w:r>
      <w:r w:rsidR="004E09F5" w:rsidRPr="00D61CE1">
        <w:rPr>
          <w:rFonts w:ascii="Arial" w:eastAsia="Times New Roman" w:hAnsi="Arial" w:cs="Arial"/>
          <w:color w:val="000000" w:themeColor="text1"/>
          <w:lang w:eastAsia="en-GB"/>
        </w:rPr>
        <w:t>. </w:t>
      </w:r>
    </w:p>
    <w:p w14:paraId="2F4BB056" w14:textId="7CCD55C9" w:rsidR="004E09F5" w:rsidRPr="00D61CE1" w:rsidRDefault="004E09F5" w:rsidP="00424906">
      <w:pPr>
        <w:spacing w:before="100" w:after="0" w:line="480" w:lineRule="auto"/>
        <w:ind w:firstLine="720"/>
        <w:jc w:val="both"/>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After the feedback screens, participants rated on a </w:t>
      </w:r>
      <w:del w:id="1401" w:author="Furl, Nicholas" w:date="2024-10-05T16:53:00Z" w16du:dateUtc="2024-10-05T15:53:00Z">
        <w:r w:rsidRPr="00D61CE1" w:rsidDel="00E22CBC">
          <w:rPr>
            <w:rFonts w:ascii="Arial" w:eastAsia="Times New Roman" w:hAnsi="Arial" w:cs="Arial"/>
            <w:color w:val="000000" w:themeColor="text1"/>
            <w:lang w:eastAsia="en-GB"/>
          </w:rPr>
          <w:delText>ten point</w:delText>
        </w:r>
      </w:del>
      <w:ins w:id="1402" w:author="Furl, Nicholas" w:date="2024-10-05T16:53:00Z" w16du:dateUtc="2024-10-05T15:53:00Z">
        <w:r w:rsidR="00E22CBC" w:rsidRPr="00D61CE1">
          <w:rPr>
            <w:rFonts w:ascii="Arial" w:eastAsia="Times New Roman" w:hAnsi="Arial" w:cs="Arial"/>
            <w:color w:val="000000" w:themeColor="text1"/>
            <w:lang w:eastAsia="en-GB"/>
          </w:rPr>
          <w:t>ten-point</w:t>
        </w:r>
      </w:ins>
      <w:r w:rsidRPr="00D61CE1">
        <w:rPr>
          <w:rFonts w:ascii="Arial" w:eastAsia="Times New Roman" w:hAnsi="Arial" w:cs="Arial"/>
          <w:color w:val="000000" w:themeColor="text1"/>
          <w:lang w:eastAsia="en-GB"/>
        </w:rPr>
        <w:t xml:space="preserve"> scale from 1 (Not at all) to 10 (Entirely): </w:t>
      </w:r>
      <w:del w:id="1403" w:author="Furl, Nicholas" w:date="2024-10-05T16:47:00Z" w16du:dateUtc="2024-10-05T15:47:00Z">
        <w:r w:rsidRPr="00D61CE1" w:rsidDel="00E22CBC">
          <w:rPr>
            <w:rFonts w:ascii="Arial" w:eastAsia="Times New Roman" w:hAnsi="Arial" w:cs="Arial"/>
            <w:color w:val="000000" w:themeColor="text1"/>
            <w:lang w:eastAsia="en-GB"/>
          </w:rPr>
          <w:delText xml:space="preserve"> </w:delText>
        </w:r>
      </w:del>
      <w:r w:rsidRPr="00D61CE1">
        <w:rPr>
          <w:rFonts w:ascii="Arial" w:eastAsia="Times New Roman" w:hAnsi="Arial" w:cs="Arial"/>
          <w:color w:val="000000" w:themeColor="text1"/>
          <w:lang w:eastAsia="en-GB"/>
        </w:rPr>
        <w:t>“</w:t>
      </w:r>
      <w:r w:rsidRPr="00D61CE1">
        <w:rPr>
          <w:rFonts w:ascii="Arial" w:eastAsia="Times New Roman" w:hAnsi="Arial" w:cs="Arial"/>
          <w:i/>
          <w:iCs/>
          <w:color w:val="000000" w:themeColor="text1"/>
          <w:lang w:eastAsia="en-GB"/>
        </w:rPr>
        <w:t>How certain were you about your decision before you saw the feedback screen?</w:t>
      </w:r>
      <w:r w:rsidRPr="00D61CE1">
        <w:rPr>
          <w:rFonts w:ascii="Arial" w:eastAsia="Times New Roman" w:hAnsi="Arial" w:cs="Arial"/>
          <w:color w:val="000000" w:themeColor="text1"/>
          <w:lang w:eastAsia="en-GB"/>
        </w:rPr>
        <w:t xml:space="preserve">” (i.e., Confidence); and on a </w:t>
      </w:r>
      <w:del w:id="1404" w:author="Furl, Nicholas" w:date="2024-10-05T16:47:00Z" w16du:dateUtc="2024-10-05T15:47:00Z">
        <w:r w:rsidRPr="00D61CE1" w:rsidDel="00E22CBC">
          <w:rPr>
            <w:rFonts w:ascii="Arial" w:eastAsia="Times New Roman" w:hAnsi="Arial" w:cs="Arial"/>
            <w:color w:val="000000" w:themeColor="text1"/>
            <w:lang w:eastAsia="en-GB"/>
          </w:rPr>
          <w:delText>five point</w:delText>
        </w:r>
      </w:del>
      <w:ins w:id="1405" w:author="Furl, Nicholas" w:date="2024-10-05T16:47:00Z" w16du:dateUtc="2024-10-05T15:47:00Z">
        <w:r w:rsidR="00E22CBC" w:rsidRPr="00D61CE1">
          <w:rPr>
            <w:rFonts w:ascii="Arial" w:eastAsia="Times New Roman" w:hAnsi="Arial" w:cs="Arial"/>
            <w:color w:val="000000" w:themeColor="text1"/>
            <w:lang w:eastAsia="en-GB"/>
          </w:rPr>
          <w:t>five-point</w:t>
        </w:r>
      </w:ins>
      <w:r w:rsidRPr="00D61CE1">
        <w:rPr>
          <w:rFonts w:ascii="Arial" w:eastAsia="Times New Roman" w:hAnsi="Arial" w:cs="Arial"/>
          <w:color w:val="000000" w:themeColor="text1"/>
          <w:lang w:eastAsia="en-GB"/>
        </w:rPr>
        <w:t xml:space="preserve"> scale from 1 (Not at all) to 5 (Entirely) the </w:t>
      </w:r>
      <w:r w:rsidR="00450B74">
        <w:rPr>
          <w:rFonts w:ascii="Arial" w:eastAsia="Times New Roman" w:hAnsi="Arial" w:cs="Arial"/>
          <w:color w:val="000000" w:themeColor="text1"/>
          <w:lang w:eastAsia="en-GB"/>
        </w:rPr>
        <w:t>following questions:</w:t>
      </w:r>
      <w:r w:rsidRPr="00D61CE1">
        <w:rPr>
          <w:rFonts w:ascii="Arial" w:eastAsia="Times New Roman" w:hAnsi="Arial" w:cs="Arial"/>
          <w:color w:val="000000" w:themeColor="text1"/>
          <w:lang w:eastAsia="en-GB"/>
        </w:rPr>
        <w:t xml:space="preserve"> “</w:t>
      </w:r>
      <w:r w:rsidRPr="00D61CE1">
        <w:rPr>
          <w:rFonts w:ascii="Arial" w:eastAsia="Times New Roman" w:hAnsi="Arial" w:cs="Arial"/>
          <w:i/>
          <w:iCs/>
          <w:color w:val="000000" w:themeColor="text1"/>
          <w:lang w:eastAsia="en-GB"/>
        </w:rPr>
        <w:t>How responsible do you believe the defendant was for his behaviour?</w:t>
      </w:r>
      <w:r w:rsidRPr="00D61CE1">
        <w:rPr>
          <w:rFonts w:ascii="Arial" w:eastAsia="Times New Roman" w:hAnsi="Arial" w:cs="Arial"/>
          <w:color w:val="000000" w:themeColor="text1"/>
          <w:lang w:eastAsia="en-GB"/>
        </w:rPr>
        <w:t>” (i.e., Responsibility), “</w:t>
      </w:r>
      <w:r w:rsidRPr="00D61CE1">
        <w:rPr>
          <w:rFonts w:ascii="Arial" w:eastAsia="Times New Roman" w:hAnsi="Arial" w:cs="Arial"/>
          <w:i/>
          <w:iCs/>
          <w:color w:val="000000" w:themeColor="text1"/>
          <w:lang w:eastAsia="en-GB"/>
        </w:rPr>
        <w:t>Do you think the defendant is a danger to others?</w:t>
      </w:r>
      <w:r w:rsidR="009F3DFD" w:rsidRPr="00D61CE1">
        <w:rPr>
          <w:rFonts w:ascii="Arial" w:eastAsia="Times New Roman" w:hAnsi="Arial" w:cs="Arial"/>
          <w:color w:val="000000" w:themeColor="text1"/>
          <w:lang w:eastAsia="en-GB"/>
        </w:rPr>
        <w:t>” (i.e.,</w:t>
      </w:r>
      <w:r w:rsidRPr="00D61CE1">
        <w:rPr>
          <w:rFonts w:ascii="Arial" w:eastAsia="Times New Roman" w:hAnsi="Arial" w:cs="Arial"/>
          <w:color w:val="000000" w:themeColor="text1"/>
          <w:lang w:eastAsia="en-GB"/>
        </w:rPr>
        <w:t xml:space="preserve"> Danger Others) and “</w:t>
      </w:r>
      <w:r w:rsidRPr="00D61CE1">
        <w:rPr>
          <w:rFonts w:ascii="Arial" w:eastAsia="Times New Roman" w:hAnsi="Arial" w:cs="Arial"/>
          <w:i/>
          <w:iCs/>
          <w:color w:val="000000" w:themeColor="text1"/>
          <w:lang w:eastAsia="en-GB"/>
        </w:rPr>
        <w:t>Do you think the defendant is a danger to himself?</w:t>
      </w:r>
      <w:r w:rsidRPr="00D61CE1">
        <w:rPr>
          <w:rFonts w:ascii="Arial" w:eastAsia="Times New Roman" w:hAnsi="Arial" w:cs="Arial"/>
          <w:color w:val="000000" w:themeColor="text1"/>
          <w:lang w:eastAsia="en-GB"/>
        </w:rPr>
        <w:t xml:space="preserve">” (i.e., Danger Self). </w:t>
      </w:r>
      <w:r w:rsidR="00450B74">
        <w:rPr>
          <w:rFonts w:ascii="Arial" w:eastAsia="Times New Roman" w:hAnsi="Arial" w:cs="Arial"/>
          <w:color w:val="000000" w:themeColor="text1"/>
          <w:lang w:eastAsia="en-GB"/>
        </w:rPr>
        <w:t>P</w:t>
      </w:r>
      <w:r w:rsidRPr="00D61CE1">
        <w:rPr>
          <w:rFonts w:ascii="Arial" w:eastAsia="Times New Roman" w:hAnsi="Arial" w:cs="Arial"/>
          <w:color w:val="000000" w:themeColor="text1"/>
          <w:lang w:eastAsia="en-GB"/>
        </w:rPr>
        <w:t>articipants</w:t>
      </w:r>
      <w:r w:rsidR="00450B74">
        <w:rPr>
          <w:rFonts w:ascii="Arial" w:eastAsia="Times New Roman" w:hAnsi="Arial" w:cs="Arial"/>
          <w:color w:val="000000" w:themeColor="text1"/>
          <w:lang w:eastAsia="en-GB"/>
        </w:rPr>
        <w:t xml:space="preserve"> also</w:t>
      </w:r>
      <w:r w:rsidRPr="00D61CE1">
        <w:rPr>
          <w:rFonts w:ascii="Arial" w:eastAsia="Times New Roman" w:hAnsi="Arial" w:cs="Arial"/>
          <w:color w:val="000000" w:themeColor="text1"/>
          <w:lang w:eastAsia="en-GB"/>
        </w:rPr>
        <w:t xml:space="preserve"> completed the 21-item Peters et al. Delusions Inventory (PDI; Peters, Joseph, Day &amp; </w:t>
      </w:r>
      <w:proofErr w:type="spellStart"/>
      <w:r w:rsidRPr="00D61CE1">
        <w:rPr>
          <w:rFonts w:ascii="Arial" w:eastAsia="Times New Roman" w:hAnsi="Arial" w:cs="Arial"/>
          <w:color w:val="000000" w:themeColor="text1"/>
          <w:lang w:eastAsia="en-GB"/>
        </w:rPr>
        <w:t>Garety</w:t>
      </w:r>
      <w:proofErr w:type="spellEnd"/>
      <w:r w:rsidRPr="00D61CE1">
        <w:rPr>
          <w:rFonts w:ascii="Arial" w:eastAsia="Times New Roman" w:hAnsi="Arial" w:cs="Arial"/>
          <w:color w:val="000000" w:themeColor="text1"/>
          <w:lang w:eastAsia="en-GB"/>
        </w:rPr>
        <w:t>, 2004)</w:t>
      </w:r>
      <w:r w:rsidR="006008CF" w:rsidRPr="006008CF">
        <w:rPr>
          <w:rFonts w:ascii="Arial" w:eastAsia="Times New Roman" w:hAnsi="Arial" w:cs="Arial"/>
          <w:color w:val="000000" w:themeColor="text1"/>
          <w:lang w:eastAsia="en-GB"/>
        </w:rPr>
        <w:t>, a questionnaire that assesses the delusion-proneness trait in the general population</w:t>
      </w:r>
      <w:r w:rsidRPr="00D61CE1">
        <w:rPr>
          <w:rFonts w:ascii="Arial" w:eastAsia="Times New Roman" w:hAnsi="Arial" w:cs="Arial"/>
          <w:color w:val="000000" w:themeColor="text1"/>
          <w:lang w:eastAsia="en-GB"/>
        </w:rPr>
        <w:t>.</w:t>
      </w:r>
      <w:ins w:id="1406" w:author="Furl, Nicholas" w:date="2024-10-05T17:49:00Z" w16du:dateUtc="2024-10-05T16:49:00Z">
        <w:r w:rsidR="00364782">
          <w:rPr>
            <w:rFonts w:ascii="Arial" w:eastAsia="Times New Roman" w:hAnsi="Arial" w:cs="Arial"/>
            <w:color w:val="000000" w:themeColor="text1"/>
            <w:lang w:eastAsia="en-GB"/>
          </w:rPr>
          <w:t xml:space="preserve"> Exploratory analyses of these measures </w:t>
        </w:r>
        <w:proofErr w:type="gramStart"/>
        <w:r w:rsidR="00364782">
          <w:rPr>
            <w:rFonts w:ascii="Arial" w:eastAsia="Times New Roman" w:hAnsi="Arial" w:cs="Arial"/>
            <w:color w:val="000000" w:themeColor="text1"/>
            <w:lang w:eastAsia="en-GB"/>
          </w:rPr>
          <w:t>is</w:t>
        </w:r>
        <w:proofErr w:type="gramEnd"/>
        <w:r w:rsidR="00364782">
          <w:rPr>
            <w:rFonts w:ascii="Arial" w:eastAsia="Times New Roman" w:hAnsi="Arial" w:cs="Arial"/>
            <w:color w:val="000000" w:themeColor="text1"/>
            <w:lang w:eastAsia="en-GB"/>
          </w:rPr>
          <w:t xml:space="preserve"> found in the Supplementary Materials.</w:t>
        </w:r>
      </w:ins>
    </w:p>
    <w:p w14:paraId="05B8AD9C" w14:textId="7468B7DA" w:rsidR="004E09F5" w:rsidRPr="00D61CE1" w:rsidDel="00E22CBC" w:rsidRDefault="009E2155" w:rsidP="004F268C">
      <w:pPr>
        <w:spacing w:before="100" w:after="0" w:line="480" w:lineRule="auto"/>
        <w:jc w:val="both"/>
        <w:rPr>
          <w:del w:id="1407" w:author="Furl, Nicholas" w:date="2024-10-05T16:48:00Z" w16du:dateUtc="2024-10-05T15:48:00Z"/>
          <w:rFonts w:ascii="Arial" w:eastAsia="Times New Roman" w:hAnsi="Arial" w:cs="Arial"/>
          <w:color w:val="000000" w:themeColor="text1"/>
          <w:lang w:eastAsia="en-GB"/>
        </w:rPr>
      </w:pPr>
      <w:del w:id="1408" w:author="Furl, Nicholas" w:date="2024-10-05T16:48:00Z" w16du:dateUtc="2024-10-05T15:48:00Z">
        <w:r w:rsidRPr="00D61CE1" w:rsidDel="00E22CBC">
          <w:rPr>
            <w:rFonts w:ascii="Arial" w:eastAsia="Times New Roman" w:hAnsi="Arial" w:cs="Arial"/>
            <w:bCs/>
            <w:i/>
            <w:iCs/>
            <w:color w:val="000000" w:themeColor="text1"/>
            <w:lang w:eastAsia="en-GB"/>
          </w:rPr>
          <w:delText>Ideal Observer</w:delText>
        </w:r>
      </w:del>
    </w:p>
    <w:p w14:paraId="18E8EF66" w14:textId="3E87197B" w:rsidR="004E09F5" w:rsidRPr="00D61CE1" w:rsidDel="00E22CBC" w:rsidRDefault="004E09F5" w:rsidP="00424906">
      <w:pPr>
        <w:spacing w:before="100" w:after="0" w:line="480" w:lineRule="auto"/>
        <w:ind w:firstLine="720"/>
        <w:jc w:val="both"/>
        <w:rPr>
          <w:del w:id="1409" w:author="Furl, Nicholas" w:date="2024-10-05T16:48:00Z" w16du:dateUtc="2024-10-05T15:48:00Z"/>
          <w:rFonts w:ascii="Arial" w:eastAsia="Times New Roman" w:hAnsi="Arial" w:cs="Arial"/>
          <w:color w:val="000000" w:themeColor="text1"/>
          <w:lang w:eastAsia="en-GB"/>
        </w:rPr>
      </w:pPr>
      <w:del w:id="1410" w:author="Furl, Nicholas" w:date="2024-10-05T16:48:00Z" w16du:dateUtc="2024-10-05T15:48:00Z">
        <w:r w:rsidRPr="00D61CE1" w:rsidDel="00E22CBC">
          <w:rPr>
            <w:rFonts w:ascii="Arial" w:eastAsia="Times New Roman" w:hAnsi="Arial" w:cs="Arial"/>
            <w:color w:val="000000" w:themeColor="text1"/>
            <w:lang w:eastAsia="en-GB"/>
          </w:rPr>
          <w:delText xml:space="preserve">We calculated the optimal number of draws to decision for the two sequences in Experiment 3 using an ideal observer. </w:delText>
        </w:r>
        <w:r w:rsidR="00CA4BA2" w:rsidDel="00E22CBC">
          <w:rPr>
            <w:rFonts w:ascii="Arial" w:eastAsia="Times New Roman" w:hAnsi="Arial" w:cs="Arial"/>
            <w:color w:val="000000" w:themeColor="text1"/>
            <w:lang w:eastAsia="en-GB"/>
          </w:rPr>
          <w:delText>This</w:delText>
        </w:r>
        <w:r w:rsidRPr="00D61CE1" w:rsidDel="00E22CBC">
          <w:rPr>
            <w:rFonts w:ascii="Arial" w:eastAsia="Times New Roman" w:hAnsi="Arial" w:cs="Arial"/>
            <w:color w:val="000000" w:themeColor="text1"/>
            <w:lang w:eastAsia="en-GB"/>
          </w:rPr>
          <w:delText xml:space="preserve"> model is well-documented (Averbeck, 2015</w:delText>
        </w:r>
        <w:r w:rsidR="008C137D" w:rsidRPr="00D61CE1" w:rsidDel="00E22CBC">
          <w:rPr>
            <w:rFonts w:ascii="Arial" w:eastAsia="Times New Roman" w:hAnsi="Arial" w:cs="Arial"/>
            <w:color w:val="000000" w:themeColor="text1"/>
            <w:lang w:eastAsia="en-GB"/>
          </w:rPr>
          <w:delText>; Furl &amp; Averbeck, 2011; Hauser</w:delText>
        </w:r>
        <w:r w:rsidRPr="00D61CE1" w:rsidDel="00E22CBC">
          <w:rPr>
            <w:rFonts w:ascii="Arial" w:eastAsia="Times New Roman" w:hAnsi="Arial" w:cs="Arial"/>
            <w:color w:val="000000" w:themeColor="text1"/>
            <w:lang w:eastAsia="en-GB"/>
          </w:rPr>
          <w:delText xml:space="preserve"> </w:delText>
        </w:r>
        <w:r w:rsidR="008C137D" w:rsidRPr="00D61CE1" w:rsidDel="00E22CBC">
          <w:rPr>
            <w:rFonts w:ascii="Arial" w:eastAsia="Times New Roman" w:hAnsi="Arial" w:cs="Arial"/>
            <w:color w:val="000000" w:themeColor="text1"/>
            <w:lang w:eastAsia="en-GB"/>
          </w:rPr>
          <w:delText>et al., 2018; Moutoussis</w:delText>
        </w:r>
        <w:r w:rsidRPr="00D61CE1" w:rsidDel="00E22CBC">
          <w:rPr>
            <w:rFonts w:ascii="Arial" w:eastAsia="Times New Roman" w:hAnsi="Arial" w:cs="Arial"/>
            <w:color w:val="000000" w:themeColor="text1"/>
            <w:lang w:eastAsia="en-GB"/>
          </w:rPr>
          <w:delText xml:space="preserve"> </w:delText>
        </w:r>
        <w:r w:rsidR="008C137D" w:rsidRPr="00D61CE1" w:rsidDel="00E22CBC">
          <w:rPr>
            <w:rFonts w:ascii="Arial" w:eastAsia="Times New Roman" w:hAnsi="Arial" w:cs="Arial"/>
            <w:color w:val="000000" w:themeColor="text1"/>
            <w:lang w:eastAsia="en-GB"/>
          </w:rPr>
          <w:delText>et al.</w:delText>
        </w:r>
        <w:r w:rsidR="00CA4BA2" w:rsidDel="00E22CBC">
          <w:rPr>
            <w:rFonts w:ascii="Arial" w:eastAsia="Times New Roman" w:hAnsi="Arial" w:cs="Arial"/>
            <w:color w:val="000000" w:themeColor="text1"/>
            <w:lang w:eastAsia="en-GB"/>
          </w:rPr>
          <w:delText>, 2011</w:delText>
        </w:r>
        <w:r w:rsidR="003B4FC3" w:rsidDel="00E22CBC">
          <w:rPr>
            <w:rFonts w:ascii="Arial" w:eastAsia="Times New Roman" w:hAnsi="Arial" w:cs="Arial"/>
            <w:color w:val="000000" w:themeColor="text1"/>
            <w:lang w:eastAsia="en-GB"/>
          </w:rPr>
          <w:delText>; van de Wouw et al., 2022</w:delText>
        </w:r>
        <w:r w:rsidR="00CA4BA2" w:rsidDel="00E22CBC">
          <w:rPr>
            <w:rFonts w:ascii="Arial" w:eastAsia="Times New Roman" w:hAnsi="Arial" w:cs="Arial"/>
            <w:color w:val="000000" w:themeColor="text1"/>
            <w:lang w:eastAsia="en-GB"/>
          </w:rPr>
          <w:delText>)</w:delText>
        </w:r>
        <w:r w:rsidRPr="00D61CE1" w:rsidDel="00E22CBC">
          <w:rPr>
            <w:rFonts w:ascii="Arial" w:eastAsia="Times New Roman" w:hAnsi="Arial" w:cs="Arial"/>
            <w:color w:val="000000" w:themeColor="text1"/>
            <w:lang w:eastAsia="en-GB"/>
          </w:rPr>
          <w:delText xml:space="preserve">. </w:delText>
        </w:r>
        <w:r w:rsidR="00895EDF" w:rsidDel="00E22CBC">
          <w:rPr>
            <w:rFonts w:ascii="Arial" w:eastAsia="Times New Roman" w:hAnsi="Arial" w:cs="Arial"/>
            <w:color w:val="000000" w:themeColor="text1"/>
            <w:lang w:eastAsia="en-GB"/>
          </w:rPr>
          <w:delText>T</w:delText>
        </w:r>
        <w:r w:rsidRPr="00D61CE1" w:rsidDel="00E22CBC">
          <w:rPr>
            <w:rFonts w:ascii="Arial" w:eastAsia="Times New Roman" w:hAnsi="Arial" w:cs="Arial"/>
            <w:color w:val="000000" w:themeColor="text1"/>
            <w:lang w:eastAsia="en-GB"/>
          </w:rPr>
          <w:delText xml:space="preserve">he optimal choice on trial </w:delText>
        </w:r>
        <w:r w:rsidRPr="00D61CE1" w:rsidDel="00E22CBC">
          <w:rPr>
            <w:rFonts w:ascii="Arial" w:eastAsia="Times New Roman" w:hAnsi="Arial" w:cs="Arial"/>
            <w:i/>
            <w:iCs/>
            <w:color w:val="000000" w:themeColor="text1"/>
            <w:lang w:eastAsia="en-GB"/>
          </w:rPr>
          <w:delText>t</w:delText>
        </w:r>
        <w:r w:rsidRPr="00D61CE1" w:rsidDel="00E22CBC">
          <w:rPr>
            <w:rFonts w:ascii="Arial" w:eastAsia="Times New Roman" w:hAnsi="Arial" w:cs="Arial"/>
            <w:color w:val="000000" w:themeColor="text1"/>
            <w:lang w:eastAsia="en-GB"/>
          </w:rPr>
          <w:delText xml:space="preserve"> (The current position in the sequence) in state </w:delText>
        </w:r>
        <w:r w:rsidRPr="00D61CE1" w:rsidDel="00E22CBC">
          <w:rPr>
            <w:rFonts w:ascii="Arial" w:eastAsia="Times New Roman" w:hAnsi="Arial" w:cs="Arial"/>
            <w:i/>
            <w:iCs/>
            <w:color w:val="000000" w:themeColor="text1"/>
            <w:lang w:eastAsia="en-GB"/>
          </w:rPr>
          <w:delText>s</w:delText>
        </w:r>
        <w:r w:rsidRPr="00D61CE1" w:rsidDel="00E22CBC">
          <w:rPr>
            <w:rFonts w:ascii="Arial" w:eastAsia="Times New Roman" w:hAnsi="Arial" w:cs="Arial"/>
            <w:color w:val="000000" w:themeColor="text1"/>
            <w:lang w:eastAsia="en-GB"/>
          </w:rPr>
          <w:delText xml:space="preserve"> (The current witness claim of guilty or innocent) is the action </w:delText>
        </w:r>
        <w:r w:rsidRPr="00D61CE1" w:rsidDel="00E22CBC">
          <w:rPr>
            <w:rFonts w:ascii="Arial" w:eastAsia="Times New Roman" w:hAnsi="Arial" w:cs="Arial"/>
            <w:i/>
            <w:iCs/>
            <w:color w:val="000000" w:themeColor="text1"/>
            <w:lang w:eastAsia="en-GB"/>
          </w:rPr>
          <w:delText>a</w:delText>
        </w:r>
        <w:r w:rsidRPr="00D61CE1" w:rsidDel="00E22CBC">
          <w:rPr>
            <w:rFonts w:ascii="Arial" w:eastAsia="Times New Roman" w:hAnsi="Arial" w:cs="Arial"/>
            <w:color w:val="000000" w:themeColor="text1"/>
            <w:lang w:eastAsia="en-GB"/>
          </w:rPr>
          <w:delText xml:space="preserve"> (guilty verdict, innocent verdict or sample </w:delText>
        </w:r>
        <w:r w:rsidR="00895EDF" w:rsidDel="00E22CBC">
          <w:rPr>
            <w:rFonts w:ascii="Arial" w:eastAsia="Times New Roman" w:hAnsi="Arial" w:cs="Arial"/>
            <w:color w:val="000000" w:themeColor="text1"/>
            <w:lang w:eastAsia="en-GB"/>
          </w:rPr>
          <w:delText>again</w:delText>
        </w:r>
        <w:r w:rsidRPr="00D61CE1" w:rsidDel="00E22CBC">
          <w:rPr>
            <w:rFonts w:ascii="Arial" w:eastAsia="Times New Roman" w:hAnsi="Arial" w:cs="Arial"/>
            <w:color w:val="000000" w:themeColor="text1"/>
            <w:lang w:eastAsia="en-GB"/>
          </w:rPr>
          <w:delText xml:space="preserve">) that has maximal action value </w:delText>
        </w:r>
        <w:r w:rsidRPr="00D61CE1" w:rsidDel="00E22CBC">
          <w:rPr>
            <w:rFonts w:ascii="Arial" w:eastAsia="Times New Roman" w:hAnsi="Arial" w:cs="Arial"/>
            <w:i/>
            <w:iCs/>
            <w:color w:val="000000" w:themeColor="text1"/>
            <w:lang w:eastAsia="en-GB"/>
          </w:rPr>
          <w:delText>Q</w:delText>
        </w:r>
        <w:r w:rsidRPr="00D61CE1" w:rsidDel="00E22CBC">
          <w:rPr>
            <w:rFonts w:ascii="Arial" w:eastAsia="Times New Roman" w:hAnsi="Arial" w:cs="Arial"/>
            <w:color w:val="000000" w:themeColor="text1"/>
            <w:lang w:eastAsia="en-GB"/>
          </w:rPr>
          <w:delText>(</w:delText>
        </w:r>
        <w:r w:rsidRPr="00D61CE1" w:rsidDel="00E22CBC">
          <w:rPr>
            <w:rFonts w:ascii="Arial" w:eastAsia="Times New Roman" w:hAnsi="Arial" w:cs="Arial"/>
            <w:i/>
            <w:iCs/>
            <w:color w:val="000000" w:themeColor="text1"/>
            <w:lang w:eastAsia="en-GB"/>
          </w:rPr>
          <w:delText>a</w:delText>
        </w:r>
        <w:r w:rsidRPr="00D61CE1" w:rsidDel="00E22CBC">
          <w:rPr>
            <w:rFonts w:ascii="Arial" w:eastAsia="Times New Roman" w:hAnsi="Arial" w:cs="Arial"/>
            <w:color w:val="000000" w:themeColor="text1"/>
            <w:lang w:eastAsia="en-GB"/>
          </w:rPr>
          <w:delText>;</w:delText>
        </w:r>
        <w:r w:rsidRPr="00D61CE1" w:rsidDel="00E22CBC">
          <w:rPr>
            <w:rFonts w:ascii="Arial" w:eastAsia="Times New Roman" w:hAnsi="Arial" w:cs="Arial"/>
            <w:i/>
            <w:iCs/>
            <w:color w:val="000000" w:themeColor="text1"/>
            <w:lang w:eastAsia="en-GB"/>
          </w:rPr>
          <w:delText>s</w:delText>
        </w:r>
        <w:r w:rsidRPr="00D61CE1" w:rsidDel="00E22CBC">
          <w:rPr>
            <w:rFonts w:ascii="Arial" w:eastAsia="Times New Roman" w:hAnsi="Arial" w:cs="Arial"/>
            <w:color w:val="000000" w:themeColor="text1"/>
            <w:lang w:eastAsia="en-GB"/>
          </w:rPr>
          <w:delText>). We used the same equation as in Experiment 1, derived from Bayes</w:delText>
        </w:r>
        <w:r w:rsidR="00B34AFB" w:rsidRPr="00D61CE1" w:rsidDel="00E22CBC">
          <w:rPr>
            <w:rFonts w:ascii="Arial" w:eastAsia="Times New Roman" w:hAnsi="Arial" w:cs="Arial"/>
            <w:color w:val="000000" w:themeColor="text1"/>
            <w:lang w:eastAsia="en-GB"/>
          </w:rPr>
          <w:delText>’</w:delText>
        </w:r>
        <w:r w:rsidRPr="00D61CE1" w:rsidDel="00E22CBC">
          <w:rPr>
            <w:rFonts w:ascii="Arial" w:eastAsia="Times New Roman" w:hAnsi="Arial" w:cs="Arial"/>
            <w:color w:val="000000" w:themeColor="text1"/>
            <w:lang w:eastAsia="en-GB"/>
          </w:rPr>
          <w:delText xml:space="preserve"> rule, to compute the </w:delText>
        </w:r>
      </w:del>
      <w:del w:id="1411" w:author="Furl, Nicholas" w:date="2024-10-05T15:59:00Z" w16du:dateUtc="2024-10-05T14:59:00Z">
        <w:r w:rsidRPr="00D61CE1" w:rsidDel="00D34D64">
          <w:rPr>
            <w:rFonts w:ascii="Arial" w:eastAsia="Times New Roman" w:hAnsi="Arial" w:cs="Arial"/>
            <w:color w:val="000000" w:themeColor="text1"/>
            <w:lang w:eastAsia="en-GB"/>
          </w:rPr>
          <w:delText>probabilities</w:delText>
        </w:r>
      </w:del>
      <w:del w:id="1412" w:author="Furl, Nicholas" w:date="2024-10-05T16:48:00Z" w16du:dateUtc="2024-10-05T15:48:00Z">
        <w:r w:rsidRPr="00D61CE1" w:rsidDel="00E22CBC">
          <w:rPr>
            <w:rFonts w:ascii="Arial" w:eastAsia="Times New Roman" w:hAnsi="Arial" w:cs="Arial"/>
            <w:color w:val="000000" w:themeColor="text1"/>
            <w:lang w:eastAsia="en-GB"/>
          </w:rPr>
          <w:delText xml:space="preserve"> of being guilty </w:delText>
        </w:r>
      </w:del>
      <m:oMath>
        <m:r>
          <w:del w:id="1413" w:author="Furl, Nicholas" w:date="2024-10-05T16:48:00Z" w16du:dateUtc="2024-10-05T15:48:00Z">
            <w:rPr>
              <w:rFonts w:ascii="Cambria Math" w:eastAsia="Times New Roman" w:hAnsi="Cambria Math" w:cs="Arial"/>
              <w:color w:val="000000" w:themeColor="text1"/>
              <w:lang w:eastAsia="en-GB"/>
            </w:rPr>
            <m:t>p(G,)</m:t>
          </w:del>
        </m:r>
      </m:oMath>
      <w:del w:id="1414" w:author="Furl, Nicholas" w:date="2024-10-05T16:48:00Z" w16du:dateUtc="2024-10-05T15:48:00Z">
        <w:r w:rsidR="005D5721" w:rsidRPr="00D61CE1" w:rsidDel="00E22CBC">
          <w:rPr>
            <w:rFonts w:ascii="Arial" w:eastAsia="Times New Roman" w:hAnsi="Arial" w:cs="Arial"/>
            <w:color w:val="000000" w:themeColor="text1"/>
            <w:lang w:eastAsia="en-GB"/>
          </w:rPr>
          <w:delText xml:space="preserve">, </w:delText>
        </w:r>
        <w:r w:rsidRPr="00D61CE1" w:rsidDel="00E22CBC">
          <w:rPr>
            <w:rFonts w:ascii="Arial" w:eastAsia="Times New Roman" w:hAnsi="Arial" w:cs="Arial"/>
            <w:color w:val="000000" w:themeColor="text1"/>
            <w:lang w:eastAsia="en-GB"/>
          </w:rPr>
          <w:delText xml:space="preserve">or innocent </w:delText>
        </w:r>
      </w:del>
      <m:oMath>
        <m:r>
          <w:del w:id="1415" w:author="Furl, Nicholas" w:date="2024-10-05T16:48:00Z" w16du:dateUtc="2024-10-05T15:48:00Z">
            <w:rPr>
              <w:rFonts w:ascii="Cambria Math" w:eastAsia="Times New Roman" w:hAnsi="Cambria Math" w:cs="Arial"/>
              <w:color w:val="000000" w:themeColor="text1"/>
              <w:lang w:eastAsia="en-GB"/>
            </w:rPr>
            <m:t>p= 1-p(G,)</m:t>
          </w:del>
        </m:r>
      </m:oMath>
      <w:del w:id="1416" w:author="Furl, Nicholas" w:date="2024-10-05T16:48:00Z" w16du:dateUtc="2024-10-05T15:48:00Z">
        <w:r w:rsidRPr="00D61CE1" w:rsidDel="00E22CBC">
          <w:rPr>
            <w:rFonts w:ascii="Arial" w:eastAsia="Times New Roman" w:hAnsi="Arial" w:cs="Arial"/>
            <w:color w:val="000000" w:themeColor="text1"/>
            <w:lang w:eastAsia="en-GB"/>
          </w:rPr>
          <w:delText>, based on the current number of guilt</w:delText>
        </w:r>
        <w:r w:rsidR="009D7BCA" w:rsidRPr="00D61CE1" w:rsidDel="00E22CBC">
          <w:rPr>
            <w:rFonts w:ascii="Arial" w:eastAsia="Times New Roman" w:hAnsi="Arial" w:cs="Arial"/>
            <w:color w:val="000000" w:themeColor="text1"/>
            <w:lang w:eastAsia="en-GB"/>
          </w:rPr>
          <w:delText>y</w:delText>
        </w:r>
        <w:r w:rsidRPr="00D61CE1" w:rsidDel="00E22CBC">
          <w:rPr>
            <w:rFonts w:ascii="Arial" w:eastAsia="Times New Roman" w:hAnsi="Arial" w:cs="Arial"/>
            <w:color w:val="000000" w:themeColor="text1"/>
            <w:lang w:eastAsia="en-GB"/>
          </w:rPr>
          <w:delText xml:space="preserve"> claims , the total number of claims</w:delText>
        </w:r>
        <w:r w:rsidR="005D5721" w:rsidRPr="00D61CE1" w:rsidDel="00E22CBC">
          <w:rPr>
            <w:rFonts w:ascii="Arial" w:eastAsia="Times New Roman" w:hAnsi="Arial" w:cs="Arial"/>
            <w:color w:val="000000" w:themeColor="text1"/>
            <w:lang w:eastAsia="en-GB"/>
          </w:rPr>
          <w:delText xml:space="preserve"> so far</w:delText>
        </w:r>
        <w:r w:rsidRPr="00D61CE1" w:rsidDel="00E22CBC">
          <w:rPr>
            <w:rFonts w:ascii="Arial" w:eastAsia="Times New Roman" w:hAnsi="Arial" w:cs="Arial"/>
            <w:color w:val="000000" w:themeColor="text1"/>
            <w:lang w:eastAsia="en-GB"/>
          </w:rPr>
          <w:delText xml:space="preserve"> </w:delText>
        </w:r>
        <w:r w:rsidR="005D5721" w:rsidRPr="00D61CE1" w:rsidDel="00E22CBC">
          <w:rPr>
            <w:rFonts w:ascii="Arial" w:eastAsia="Times New Roman" w:hAnsi="Arial" w:cs="Arial"/>
            <w:color w:val="000000" w:themeColor="text1"/>
            <w:lang w:eastAsia="en-GB"/>
          </w:rPr>
          <w:delText xml:space="preserve"> </w:delText>
        </w:r>
        <w:r w:rsidRPr="00D61CE1" w:rsidDel="00E22CBC">
          <w:rPr>
            <w:rFonts w:ascii="Arial" w:eastAsia="Times New Roman" w:hAnsi="Arial" w:cs="Arial"/>
            <w:color w:val="000000" w:themeColor="text1"/>
            <w:lang w:eastAsia="en-GB"/>
          </w:rPr>
          <w:delText xml:space="preserve">and the probability of the majority claim </w:delText>
        </w:r>
        <w:r w:rsidRPr="00D61CE1" w:rsidDel="00E22CBC">
          <w:rPr>
            <w:rFonts w:ascii="Arial" w:eastAsia="Times New Roman" w:hAnsi="Arial" w:cs="Arial"/>
            <w:i/>
            <w:iCs/>
            <w:color w:val="000000" w:themeColor="text1"/>
            <w:lang w:eastAsia="en-GB"/>
          </w:rPr>
          <w:delText>q</w:delText>
        </w:r>
        <w:r w:rsidRPr="00D61CE1" w:rsidDel="00E22CBC">
          <w:rPr>
            <w:rFonts w:ascii="Arial" w:eastAsia="Times New Roman" w:hAnsi="Arial" w:cs="Arial"/>
            <w:color w:val="000000" w:themeColor="text1"/>
            <w:lang w:eastAsia="en-GB"/>
          </w:rPr>
          <w:delText xml:space="preserve"> = 0.6.</w:delText>
        </w:r>
      </w:del>
    </w:p>
    <w:p w14:paraId="6D439A6E" w14:textId="5F3844E9" w:rsidR="005D5721" w:rsidRPr="00D61CE1" w:rsidDel="00E22CBC" w:rsidRDefault="005D5721" w:rsidP="004F268C">
      <w:pPr>
        <w:spacing w:before="100" w:after="0" w:line="480" w:lineRule="auto"/>
        <w:jc w:val="both"/>
        <w:rPr>
          <w:del w:id="1417" w:author="Furl, Nicholas" w:date="2024-10-05T16:48:00Z" w16du:dateUtc="2024-10-05T15:48:00Z"/>
          <w:rFonts w:ascii="Arial" w:eastAsia="Times New Roman" w:hAnsi="Arial" w:cs="Arial"/>
          <w:color w:val="000000" w:themeColor="text1"/>
          <w:lang w:eastAsia="en-GB"/>
        </w:rPr>
      </w:pPr>
      <m:oMathPara>
        <m:oMath>
          <m:r>
            <w:del w:id="1418" w:author="Furl, Nicholas" w:date="2024-10-05T16:48:00Z" w16du:dateUtc="2024-10-05T15:48:00Z">
              <w:rPr>
                <w:rFonts w:ascii="Cambria Math" w:eastAsia="Times New Roman" w:hAnsi="Cambria Math" w:cs="Arial"/>
                <w:color w:val="000000" w:themeColor="text1"/>
                <w:lang w:eastAsia="en-GB"/>
              </w:rPr>
              <m:t xml:space="preserve">p= </m:t>
            </w:del>
          </m:r>
        </m:oMath>
      </m:oMathPara>
    </w:p>
    <w:p w14:paraId="7566366D" w14:textId="77E3D1D3" w:rsidR="004E09F5" w:rsidRPr="00D61CE1" w:rsidDel="00E22CBC" w:rsidRDefault="00895EDF" w:rsidP="004F268C">
      <w:pPr>
        <w:spacing w:before="100" w:after="0" w:line="480" w:lineRule="auto"/>
        <w:jc w:val="both"/>
        <w:rPr>
          <w:del w:id="1419" w:author="Furl, Nicholas" w:date="2024-10-05T16:48:00Z" w16du:dateUtc="2024-10-05T15:48:00Z"/>
          <w:rFonts w:ascii="Arial" w:eastAsia="Times New Roman" w:hAnsi="Arial" w:cs="Arial"/>
          <w:color w:val="000000" w:themeColor="text1"/>
          <w:lang w:eastAsia="en-GB"/>
        </w:rPr>
      </w:pPr>
      <w:del w:id="1420" w:author="Furl, Nicholas" w:date="2024-10-05T16:48:00Z" w16du:dateUtc="2024-10-05T15:48:00Z">
        <w:r w:rsidDel="00E22CBC">
          <w:rPr>
            <w:rFonts w:ascii="Arial" w:eastAsia="Times New Roman" w:hAnsi="Arial" w:cs="Arial"/>
            <w:color w:val="000000" w:themeColor="text1"/>
            <w:lang w:eastAsia="en-GB"/>
          </w:rPr>
          <w:delText>T</w:delText>
        </w:r>
        <w:r w:rsidR="004E09F5" w:rsidRPr="00D61CE1" w:rsidDel="00E22CBC">
          <w:rPr>
            <w:rFonts w:ascii="Arial" w:eastAsia="Times New Roman" w:hAnsi="Arial" w:cs="Arial"/>
            <w:color w:val="000000" w:themeColor="text1"/>
            <w:lang w:eastAsia="en-GB"/>
          </w:rPr>
          <w:delText xml:space="preserve">he action value for deciding in favour of guilt is </w:delText>
        </w:r>
      </w:del>
      <m:oMath>
        <m:r>
          <w:del w:id="1421" w:author="Furl, Nicholas" w:date="2024-10-05T16:48:00Z" w16du:dateUtc="2024-10-05T15:48:00Z">
            <w:rPr>
              <w:rFonts w:ascii="Cambria Math" w:eastAsia="Times New Roman" w:hAnsi="Cambria Math" w:cs="Arial"/>
              <w:color w:val="000000" w:themeColor="text1"/>
              <w:lang w:eastAsia="en-GB"/>
            </w:rPr>
            <m:t>Q=p(I|,)</m:t>
          </w:del>
        </m:r>
      </m:oMath>
      <w:del w:id="1422" w:author="Furl, Nicholas" w:date="2024-10-05T16:48:00Z" w16du:dateUtc="2024-10-05T15:48:00Z">
        <w:r w:rsidR="004E09F5" w:rsidRPr="00D61CE1" w:rsidDel="00E22CBC">
          <w:rPr>
            <w:rFonts w:ascii="Arial" w:eastAsia="Times New Roman" w:hAnsi="Arial" w:cs="Arial"/>
            <w:color w:val="000000" w:themeColor="text1"/>
            <w:lang w:eastAsia="en-GB"/>
          </w:rPr>
          <w:delText xml:space="preserve"> and, similarly, the action value for deciding in favour of innocence is </w:delText>
        </w:r>
      </w:del>
      <m:oMath>
        <m:r>
          <w:del w:id="1423" w:author="Furl, Nicholas" w:date="2024-10-05T16:48:00Z" w16du:dateUtc="2024-10-05T15:48:00Z">
            <w:rPr>
              <w:rFonts w:ascii="Cambria Math" w:eastAsia="Times New Roman" w:hAnsi="Cambria Math" w:cs="Arial"/>
              <w:color w:val="000000" w:themeColor="text1"/>
              <w:lang w:eastAsia="en-GB"/>
            </w:rPr>
            <m:t>Q=p(G|,)</m:t>
          </w:del>
        </m:r>
      </m:oMath>
      <w:del w:id="1424" w:author="Furl, Nicholas" w:date="2024-10-05T16:48:00Z" w16du:dateUtc="2024-10-05T15:48:00Z">
        <w:r w:rsidR="004E09F5" w:rsidRPr="00D61CE1" w:rsidDel="00E22CBC">
          <w:rPr>
            <w:rFonts w:ascii="Arial" w:eastAsia="Times New Roman" w:hAnsi="Arial" w:cs="Arial"/>
            <w:color w:val="000000" w:themeColor="text1"/>
            <w:lang w:eastAsia="en-GB"/>
          </w:rPr>
          <w:delText xml:space="preserve">. </w:delText>
        </w:r>
        <w:r w:rsidDel="00E22CBC">
          <w:rPr>
            <w:rFonts w:ascii="Arial" w:eastAsia="Times New Roman" w:hAnsi="Arial" w:cs="Arial"/>
            <w:color w:val="000000" w:themeColor="text1"/>
            <w:lang w:eastAsia="en-GB"/>
          </w:rPr>
          <w:delText>We fixed</w:delText>
        </w:r>
        <w:r w:rsidRPr="00D61CE1" w:rsidDel="00E22CBC">
          <w:rPr>
            <w:rFonts w:ascii="Arial" w:eastAsia="Times New Roman" w:hAnsi="Arial" w:cs="Arial"/>
            <w:color w:val="000000" w:themeColor="text1"/>
            <w:lang w:eastAsia="en-GB"/>
          </w:rPr>
          <w:delText xml:space="preserve"> cost of being wrong </w:delText>
        </w:r>
        <w:r w:rsidDel="00E22CBC">
          <w:rPr>
            <w:rFonts w:ascii="Arial" w:eastAsia="Times New Roman" w:hAnsi="Arial" w:cs="Arial"/>
            <w:color w:val="000000" w:themeColor="text1"/>
            <w:lang w:eastAsia="en-GB"/>
          </w:rPr>
          <w:delText>to</w:delText>
        </w:r>
        <w:r w:rsidRPr="00D61CE1" w:rsidDel="00E22CBC">
          <w:rPr>
            <w:rFonts w:ascii="Arial" w:eastAsia="Times New Roman" w:hAnsi="Arial" w:cs="Arial"/>
            <w:color w:val="000000" w:themeColor="text1"/>
            <w:lang w:eastAsia="en-GB"/>
          </w:rPr>
          <w:delText xml:space="preserve"> </w:delText>
        </w:r>
      </w:del>
      <m:oMath>
        <m:r>
          <w:del w:id="1425" w:author="Furl, Nicholas" w:date="2024-10-05T16:48:00Z" w16du:dateUtc="2024-10-05T15:48:00Z">
            <w:rPr>
              <w:rFonts w:ascii="Cambria Math" w:eastAsia="Times New Roman" w:hAnsi="Cambria Math" w:cs="Arial"/>
              <w:color w:val="000000" w:themeColor="text1"/>
              <w:lang w:eastAsia="en-GB"/>
            </w:rPr>
            <m:t xml:space="preserve"> </m:t>
          </w:del>
        </m:r>
      </m:oMath>
      <w:del w:id="1426" w:author="Furl, Nicholas" w:date="2024-10-05T16:48:00Z" w16du:dateUtc="2024-10-05T15:48:00Z">
        <w:r w:rsidRPr="00D61CE1" w:rsidDel="00E22CBC">
          <w:rPr>
            <w:rFonts w:ascii="Arial" w:eastAsia="Times New Roman" w:hAnsi="Arial" w:cs="Arial"/>
            <w:color w:val="000000" w:themeColor="text1"/>
            <w:lang w:eastAsia="en-GB"/>
          </w:rPr>
          <w:delText>= 1000 (</w:delText>
        </w:r>
        <w:r w:rsidDel="00E22CBC">
          <w:rPr>
            <w:rFonts w:ascii="Arial" w:eastAsia="Times New Roman" w:hAnsi="Arial" w:cs="Arial"/>
            <w:color w:val="000000" w:themeColor="text1"/>
            <w:lang w:eastAsia="en-GB"/>
          </w:rPr>
          <w:delText>as per</w:delText>
        </w:r>
        <w:r w:rsidRPr="00D61CE1" w:rsidDel="00E22CBC">
          <w:rPr>
            <w:rFonts w:ascii="Arial" w:eastAsia="Times New Roman" w:hAnsi="Arial" w:cs="Arial"/>
            <w:color w:val="000000" w:themeColor="text1"/>
            <w:lang w:eastAsia="en-GB"/>
          </w:rPr>
          <w:delText xml:space="preserve"> participants’ instructions)</w:delText>
        </w:r>
        <w:r w:rsidDel="00E22CBC">
          <w:rPr>
            <w:rFonts w:ascii="Arial" w:eastAsia="Times New Roman" w:hAnsi="Arial" w:cs="Arial"/>
            <w:color w:val="000000" w:themeColor="text1"/>
            <w:lang w:eastAsia="en-GB"/>
          </w:rPr>
          <w:delText>.</w:delText>
        </w:r>
        <w:r w:rsidRPr="00D61CE1" w:rsidDel="00E22CBC">
          <w:rPr>
            <w:rFonts w:ascii="Arial" w:eastAsia="Times New Roman" w:hAnsi="Arial" w:cs="Arial"/>
            <w:color w:val="000000" w:themeColor="text1"/>
            <w:lang w:eastAsia="en-GB"/>
          </w:rPr>
          <w:delText xml:space="preserve"> </w:delText>
        </w:r>
        <w:r w:rsidR="004E09F5" w:rsidRPr="00D61CE1" w:rsidDel="00E22CBC">
          <w:rPr>
            <w:rFonts w:ascii="Arial" w:eastAsia="Times New Roman" w:hAnsi="Arial" w:cs="Arial"/>
            <w:color w:val="000000" w:themeColor="text1"/>
            <w:lang w:eastAsia="en-GB"/>
          </w:rPr>
          <w:delText xml:space="preserve">The action value for sampling another witness claim </w:delText>
        </w:r>
      </w:del>
      <m:oMath>
        <m:r>
          <w:del w:id="1427" w:author="Furl, Nicholas" w:date="2024-10-05T16:48:00Z" w16du:dateUtc="2024-10-05T15:48:00Z">
            <w:rPr>
              <w:rFonts w:ascii="Cambria Math" w:eastAsia="Times New Roman" w:hAnsi="Cambria Math" w:cs="Arial"/>
              <w:color w:val="000000" w:themeColor="text1"/>
              <w:lang w:eastAsia="en-GB"/>
            </w:rPr>
            <m:t>Q</m:t>
          </w:del>
        </m:r>
      </m:oMath>
      <w:del w:id="1428" w:author="Furl, Nicholas" w:date="2024-10-05T16:48:00Z" w16du:dateUtc="2024-10-05T15:48:00Z">
        <w:r w:rsidR="004E09F5" w:rsidRPr="00D61CE1" w:rsidDel="00E22CBC">
          <w:rPr>
            <w:rFonts w:ascii="Arial" w:eastAsia="Times New Roman" w:hAnsi="Arial" w:cs="Arial"/>
            <w:color w:val="000000" w:themeColor="text1"/>
            <w:lang w:eastAsia="en-GB"/>
          </w:rPr>
          <w:delText xml:space="preserve"> incorporates the cost to sample  = </w:delText>
        </w:r>
        <w:r w:rsidR="00BA2846" w:rsidRPr="00D61CE1" w:rsidDel="00E22CBC">
          <w:rPr>
            <w:rFonts w:ascii="Arial" w:eastAsia="Times New Roman" w:hAnsi="Arial" w:cs="Arial"/>
            <w:color w:val="000000" w:themeColor="text1"/>
            <w:lang w:eastAsia="en-GB"/>
          </w:rPr>
          <w:delText>£</w:delText>
        </w:r>
        <w:r w:rsidR="004E09F5" w:rsidRPr="00D61CE1" w:rsidDel="00E22CBC">
          <w:rPr>
            <w:rFonts w:ascii="Arial" w:eastAsia="Times New Roman" w:hAnsi="Arial" w:cs="Arial"/>
            <w:color w:val="000000" w:themeColor="text1"/>
            <w:lang w:eastAsia="en-GB"/>
          </w:rPr>
          <w:delText xml:space="preserve">10 (as </w:delText>
        </w:r>
        <w:r w:rsidR="006A7499" w:rsidDel="00E22CBC">
          <w:rPr>
            <w:rFonts w:ascii="Arial" w:eastAsia="Times New Roman" w:hAnsi="Arial" w:cs="Arial"/>
            <w:color w:val="000000" w:themeColor="text1"/>
            <w:lang w:eastAsia="en-GB"/>
          </w:rPr>
          <w:delText>per</w:delText>
        </w:r>
        <w:r w:rsidR="004E09F5" w:rsidRPr="00D61CE1" w:rsidDel="00E22CBC">
          <w:rPr>
            <w:rFonts w:ascii="Arial" w:eastAsia="Times New Roman" w:hAnsi="Arial" w:cs="Arial"/>
            <w:color w:val="000000" w:themeColor="text1"/>
            <w:lang w:eastAsia="en-GB"/>
          </w:rPr>
          <w:delText xml:space="preserve"> instructions) and requires a backwards induction algorithm to consider expected values of successive states on future samples. The ideal observer renders a correct verdict for </w:delText>
        </w:r>
        <w:r w:rsidR="006A7499" w:rsidRPr="006A7499" w:rsidDel="00E22CBC">
          <w:rPr>
            <w:rFonts w:ascii="Arial" w:eastAsia="Times New Roman" w:hAnsi="Arial" w:cs="Arial"/>
            <w:color w:val="000000" w:themeColor="text1"/>
            <w:lang w:eastAsia="en-GB"/>
          </w:rPr>
          <w:delText xml:space="preserve">GGIGIIGGIG </w:delText>
        </w:r>
        <w:r w:rsidR="004E09F5" w:rsidRPr="00D61CE1" w:rsidDel="00E22CBC">
          <w:rPr>
            <w:rFonts w:ascii="Arial" w:eastAsia="Times New Roman" w:hAnsi="Arial" w:cs="Arial"/>
            <w:color w:val="000000" w:themeColor="text1"/>
            <w:lang w:eastAsia="en-GB"/>
          </w:rPr>
          <w:delText>after three samples</w:delText>
        </w:r>
        <w:r w:rsidR="006A7499" w:rsidDel="00E22CBC">
          <w:rPr>
            <w:rFonts w:ascii="Arial" w:eastAsia="Times New Roman" w:hAnsi="Arial" w:cs="Arial"/>
            <w:color w:val="000000" w:themeColor="text1"/>
            <w:lang w:eastAsia="en-GB"/>
          </w:rPr>
          <w:delText xml:space="preserve"> (cost =</w:delText>
        </w:r>
        <w:r w:rsidR="004E09F5" w:rsidRPr="00D61CE1" w:rsidDel="00E22CBC">
          <w:rPr>
            <w:rFonts w:ascii="Arial" w:eastAsia="Times New Roman" w:hAnsi="Arial" w:cs="Arial"/>
            <w:color w:val="000000" w:themeColor="text1"/>
            <w:lang w:eastAsia="en-GB"/>
          </w:rPr>
          <w:delText xml:space="preserve"> £30</w:delText>
        </w:r>
        <w:r w:rsidR="006A7499" w:rsidDel="00E22CBC">
          <w:rPr>
            <w:rFonts w:ascii="Arial" w:eastAsia="Times New Roman" w:hAnsi="Arial" w:cs="Arial"/>
            <w:color w:val="000000" w:themeColor="text1"/>
            <w:lang w:eastAsia="en-GB"/>
          </w:rPr>
          <w:delText>). F</w:delText>
        </w:r>
        <w:r w:rsidR="004E09F5" w:rsidRPr="00D61CE1" w:rsidDel="00E22CBC">
          <w:rPr>
            <w:rFonts w:ascii="Arial" w:eastAsia="Times New Roman" w:hAnsi="Arial" w:cs="Arial"/>
            <w:color w:val="000000" w:themeColor="text1"/>
            <w:lang w:eastAsia="en-GB"/>
          </w:rPr>
          <w:delText xml:space="preserve">or </w:delText>
        </w:r>
        <w:r w:rsidR="006A7499" w:rsidRPr="006A7499" w:rsidDel="00E22CBC">
          <w:rPr>
            <w:rFonts w:ascii="Arial" w:eastAsia="Times New Roman" w:hAnsi="Arial" w:cs="Arial"/>
            <w:color w:val="000000" w:themeColor="text1"/>
            <w:lang w:eastAsia="en-GB"/>
          </w:rPr>
          <w:delText>GGGIIGGIGI</w:delText>
        </w:r>
        <w:r w:rsidR="004E09F5" w:rsidRPr="00D61CE1" w:rsidDel="00E22CBC">
          <w:rPr>
            <w:rFonts w:ascii="Arial" w:eastAsia="Times New Roman" w:hAnsi="Arial" w:cs="Arial"/>
            <w:color w:val="000000" w:themeColor="text1"/>
            <w:lang w:eastAsia="en-GB"/>
          </w:rPr>
          <w:delText>, the model renders a corr</w:delText>
        </w:r>
        <w:r w:rsidR="006A7499" w:rsidDel="00E22CBC">
          <w:rPr>
            <w:rFonts w:ascii="Arial" w:eastAsia="Times New Roman" w:hAnsi="Arial" w:cs="Arial"/>
            <w:color w:val="000000" w:themeColor="text1"/>
            <w:lang w:eastAsia="en-GB"/>
          </w:rPr>
          <w:delText>ect verdict after eight samples</w:delText>
        </w:r>
        <w:r w:rsidR="004E09F5" w:rsidRPr="00D61CE1" w:rsidDel="00E22CBC">
          <w:rPr>
            <w:rFonts w:ascii="Arial" w:eastAsia="Times New Roman" w:hAnsi="Arial" w:cs="Arial"/>
            <w:color w:val="000000" w:themeColor="text1"/>
            <w:lang w:eastAsia="en-GB"/>
          </w:rPr>
          <w:delText xml:space="preserve"> </w:delText>
        </w:r>
        <w:r w:rsidR="006A7499" w:rsidDel="00E22CBC">
          <w:rPr>
            <w:rFonts w:ascii="Arial" w:eastAsia="Times New Roman" w:hAnsi="Arial" w:cs="Arial"/>
            <w:color w:val="000000" w:themeColor="text1"/>
            <w:lang w:eastAsia="en-GB"/>
          </w:rPr>
          <w:delText>(cost =</w:delText>
        </w:r>
        <w:r w:rsidR="004E09F5" w:rsidRPr="00D61CE1" w:rsidDel="00E22CBC">
          <w:rPr>
            <w:rFonts w:ascii="Arial" w:eastAsia="Times New Roman" w:hAnsi="Arial" w:cs="Arial"/>
            <w:color w:val="000000" w:themeColor="text1"/>
            <w:lang w:eastAsia="en-GB"/>
          </w:rPr>
          <w:delText xml:space="preserve"> £80</w:delText>
        </w:r>
        <w:r w:rsidR="006A7499" w:rsidDel="00E22CBC">
          <w:rPr>
            <w:rFonts w:ascii="Arial" w:eastAsia="Times New Roman" w:hAnsi="Arial" w:cs="Arial"/>
            <w:color w:val="000000" w:themeColor="text1"/>
            <w:lang w:eastAsia="en-GB"/>
          </w:rPr>
          <w:delText>).</w:delText>
        </w:r>
      </w:del>
    </w:p>
    <w:p w14:paraId="3C8171F1" w14:textId="66B611EE" w:rsidR="004E09F5" w:rsidRPr="00D61CE1" w:rsidRDefault="001D5420" w:rsidP="004F268C">
      <w:pPr>
        <w:spacing w:before="100" w:after="0" w:line="480" w:lineRule="auto"/>
        <w:jc w:val="both"/>
        <w:rPr>
          <w:rFonts w:ascii="Arial" w:eastAsia="Times New Roman" w:hAnsi="Arial" w:cs="Arial"/>
          <w:i/>
          <w:color w:val="000000" w:themeColor="text1"/>
          <w:lang w:eastAsia="en-GB"/>
        </w:rPr>
      </w:pPr>
      <w:r w:rsidRPr="00D61CE1">
        <w:rPr>
          <w:rFonts w:ascii="Arial" w:eastAsia="Times New Roman" w:hAnsi="Arial" w:cs="Arial"/>
          <w:bCs/>
          <w:i/>
          <w:iCs/>
          <w:color w:val="000000" w:themeColor="text1"/>
          <w:lang w:eastAsia="en-GB"/>
        </w:rPr>
        <w:t>Design and Analyses</w:t>
      </w:r>
    </w:p>
    <w:p w14:paraId="6AB5204F" w14:textId="0746D709" w:rsidR="003D4A8A" w:rsidRPr="00D61CE1" w:rsidRDefault="00BA3887" w:rsidP="003D4A8A">
      <w:pPr>
        <w:spacing w:before="100" w:after="0" w:line="480" w:lineRule="auto"/>
        <w:ind w:firstLine="720"/>
        <w:jc w:val="both"/>
        <w:rPr>
          <w:rFonts w:ascii="Arial" w:eastAsia="Times New Roman" w:hAnsi="Arial" w:cs="Arial"/>
          <w:color w:val="000000" w:themeColor="text1"/>
          <w:lang w:eastAsia="en-GB"/>
        </w:rPr>
      </w:pPr>
      <w:ins w:id="1429" w:author="Furl, Nicholas" w:date="2024-10-05T16:55:00Z" w16du:dateUtc="2024-10-05T15:55:00Z">
        <w:r>
          <w:rPr>
            <w:rFonts w:ascii="Arial" w:eastAsia="Times New Roman" w:hAnsi="Arial" w:cs="Arial"/>
            <w:color w:val="000000" w:themeColor="text1"/>
            <w:lang w:eastAsia="en-GB"/>
          </w:rPr>
          <w:t xml:space="preserve">Data and analysis code are available at </w:t>
        </w:r>
        <w:r>
          <w:rPr>
            <w:rFonts w:ascii="Arial" w:eastAsia="Times New Roman" w:hAnsi="Arial" w:cs="Arial"/>
            <w:color w:val="000000" w:themeColor="text1"/>
            <w:lang w:eastAsia="en-GB"/>
          </w:rPr>
          <w:fldChar w:fldCharType="begin"/>
        </w:r>
        <w:r>
          <w:rPr>
            <w:rFonts w:ascii="Arial" w:eastAsia="Times New Roman" w:hAnsi="Arial" w:cs="Arial"/>
            <w:color w:val="000000" w:themeColor="text1"/>
            <w:lang w:eastAsia="en-GB"/>
          </w:rPr>
          <w:instrText>HYPERLINK "</w:instrText>
        </w:r>
        <w:r w:rsidRPr="00040587">
          <w:rPr>
            <w:rFonts w:ascii="Arial" w:eastAsia="Times New Roman" w:hAnsi="Arial" w:cs="Arial"/>
            <w:color w:val="000000" w:themeColor="text1"/>
            <w:lang w:eastAsia="en-GB"/>
          </w:rPr>
          <w:instrText>https://github.com/nicholasfurl/Forensic-beads-paper-1</w:instrText>
        </w:r>
        <w:r>
          <w:rPr>
            <w:rFonts w:ascii="Arial" w:eastAsia="Times New Roman" w:hAnsi="Arial" w:cs="Arial"/>
            <w:color w:val="000000" w:themeColor="text1"/>
            <w:lang w:eastAsia="en-GB"/>
          </w:rPr>
          <w:instrText>"</w:instrText>
        </w:r>
        <w:r>
          <w:rPr>
            <w:rFonts w:ascii="Arial" w:eastAsia="Times New Roman" w:hAnsi="Arial" w:cs="Arial"/>
            <w:color w:val="000000" w:themeColor="text1"/>
            <w:lang w:eastAsia="en-GB"/>
          </w:rPr>
          <w:fldChar w:fldCharType="separate"/>
        </w:r>
        <w:r w:rsidRPr="00361D26">
          <w:rPr>
            <w:rStyle w:val="Hyperlink"/>
            <w:rFonts w:ascii="Arial" w:eastAsia="Times New Roman" w:hAnsi="Arial" w:cs="Arial"/>
            <w:lang w:eastAsia="en-GB"/>
          </w:rPr>
          <w:t>https://github.com/nicholasfurl/Forensic-beads-paper-1</w:t>
        </w:r>
        <w:r>
          <w:rPr>
            <w:rFonts w:ascii="Arial" w:eastAsia="Times New Roman" w:hAnsi="Arial" w:cs="Arial"/>
            <w:color w:val="000000" w:themeColor="text1"/>
            <w:lang w:eastAsia="en-GB"/>
          </w:rPr>
          <w:fldChar w:fldCharType="end"/>
        </w:r>
        <w:r>
          <w:rPr>
            <w:rFonts w:ascii="Arial" w:eastAsia="Times New Roman" w:hAnsi="Arial" w:cs="Arial"/>
            <w:color w:val="000000" w:themeColor="text1"/>
            <w:lang w:eastAsia="en-GB"/>
          </w:rPr>
          <w:t xml:space="preserve">. </w:t>
        </w:r>
      </w:ins>
      <w:r w:rsidR="00FB769B">
        <w:rPr>
          <w:rFonts w:ascii="Arial" w:eastAsia="Times New Roman" w:hAnsi="Arial" w:cs="Arial"/>
          <w:color w:val="000000" w:themeColor="text1"/>
          <w:lang w:eastAsia="en-GB"/>
        </w:rPr>
        <w:t>We conducted analys</w:t>
      </w:r>
      <w:r w:rsidR="00B83FD1">
        <w:rPr>
          <w:rFonts w:ascii="Arial" w:eastAsia="Times New Roman" w:hAnsi="Arial" w:cs="Arial"/>
          <w:color w:val="000000" w:themeColor="text1"/>
          <w:lang w:eastAsia="en-GB"/>
        </w:rPr>
        <w:t>e</w:t>
      </w:r>
      <w:r w:rsidR="004E09F5" w:rsidRPr="00D61CE1">
        <w:rPr>
          <w:rFonts w:ascii="Arial" w:eastAsia="Times New Roman" w:hAnsi="Arial" w:cs="Arial"/>
          <w:color w:val="000000" w:themeColor="text1"/>
          <w:lang w:eastAsia="en-GB"/>
        </w:rPr>
        <w:t xml:space="preserve">s </w:t>
      </w:r>
      <w:r w:rsidR="00FB769B">
        <w:rPr>
          <w:rFonts w:ascii="Arial" w:eastAsia="Times New Roman" w:hAnsi="Arial" w:cs="Arial"/>
          <w:color w:val="000000" w:themeColor="text1"/>
          <w:lang w:eastAsia="en-GB"/>
        </w:rPr>
        <w:t>using</w:t>
      </w:r>
      <w:r w:rsidR="004E09F5" w:rsidRPr="00D61CE1">
        <w:rPr>
          <w:rFonts w:ascii="Arial" w:eastAsia="Times New Roman" w:hAnsi="Arial" w:cs="Arial"/>
          <w:color w:val="000000" w:themeColor="text1"/>
          <w:lang w:eastAsia="en-GB"/>
        </w:rPr>
        <w:t xml:space="preserve"> JASP version 0.14 and MATLAB R202</w:t>
      </w:r>
      <w:ins w:id="1430" w:author="Furl, Nicholas" w:date="2024-10-05T16:55:00Z" w16du:dateUtc="2024-10-05T15:55:00Z">
        <w:r>
          <w:rPr>
            <w:rFonts w:ascii="Arial" w:eastAsia="Times New Roman" w:hAnsi="Arial" w:cs="Arial"/>
            <w:color w:val="000000" w:themeColor="text1"/>
            <w:lang w:eastAsia="en-GB"/>
          </w:rPr>
          <w:t>2</w:t>
        </w:r>
      </w:ins>
      <w:del w:id="1431" w:author="Furl, Nicholas" w:date="2024-10-05T16:55:00Z" w16du:dateUtc="2024-10-05T15:55:00Z">
        <w:r w:rsidR="004E09F5" w:rsidRPr="00D61CE1" w:rsidDel="00BA3887">
          <w:rPr>
            <w:rFonts w:ascii="Arial" w:eastAsia="Times New Roman" w:hAnsi="Arial" w:cs="Arial"/>
            <w:color w:val="000000" w:themeColor="text1"/>
            <w:lang w:eastAsia="en-GB"/>
          </w:rPr>
          <w:delText>0</w:delText>
        </w:r>
      </w:del>
      <w:r w:rsidR="004E09F5" w:rsidRPr="00D61CE1">
        <w:rPr>
          <w:rFonts w:ascii="Arial" w:eastAsia="Times New Roman" w:hAnsi="Arial" w:cs="Arial"/>
          <w:color w:val="000000" w:themeColor="text1"/>
          <w:lang w:eastAsia="en-GB"/>
        </w:rPr>
        <w:t>b</w:t>
      </w:r>
      <w:r w:rsidR="00A44DBE" w:rsidRPr="00D61CE1">
        <w:rPr>
          <w:rFonts w:ascii="Arial" w:eastAsia="Times New Roman" w:hAnsi="Arial" w:cs="Arial"/>
          <w:color w:val="000000" w:themeColor="text1"/>
          <w:lang w:eastAsia="en-GB"/>
        </w:rPr>
        <w:t xml:space="preserve">. </w:t>
      </w:r>
      <w:r w:rsidR="002136AB">
        <w:rPr>
          <w:rFonts w:ascii="Arial" w:eastAsia="Times New Roman" w:hAnsi="Arial" w:cs="Arial"/>
          <w:color w:val="000000" w:themeColor="text1"/>
          <w:lang w:eastAsia="en-GB"/>
        </w:rPr>
        <w:t xml:space="preserve">One </w:t>
      </w:r>
      <w:r w:rsidR="00FB769B">
        <w:rPr>
          <w:rFonts w:ascii="Arial" w:eastAsia="Times New Roman" w:hAnsi="Arial" w:cs="Arial"/>
          <w:color w:val="000000" w:themeColor="text1"/>
          <w:lang w:eastAsia="en-GB"/>
        </w:rPr>
        <w:t>set of analyses</w:t>
      </w:r>
      <w:r w:rsidR="002136AB">
        <w:rPr>
          <w:rFonts w:ascii="Arial" w:eastAsia="Times New Roman" w:hAnsi="Arial" w:cs="Arial"/>
          <w:color w:val="000000" w:themeColor="text1"/>
          <w:lang w:eastAsia="en-GB"/>
        </w:rPr>
        <w:t xml:space="preserve"> </w:t>
      </w:r>
      <w:r w:rsidR="001C4FF7" w:rsidRPr="00D61CE1">
        <w:rPr>
          <w:rFonts w:ascii="Arial" w:eastAsia="Times New Roman" w:hAnsi="Arial" w:cs="Arial"/>
          <w:color w:val="000000" w:themeColor="text1"/>
          <w:lang w:eastAsia="en-GB"/>
        </w:rPr>
        <w:t>used</w:t>
      </w:r>
      <w:r w:rsidR="00A44DBE" w:rsidRPr="00D61CE1">
        <w:rPr>
          <w:rFonts w:ascii="Arial" w:eastAsia="Times New Roman" w:hAnsi="Arial" w:cs="Arial"/>
          <w:color w:val="000000" w:themeColor="text1"/>
          <w:lang w:eastAsia="en-GB"/>
        </w:rPr>
        <w:t xml:space="preserve"> three dependent variables: </w:t>
      </w:r>
      <w:r w:rsidR="00B36207" w:rsidRPr="00D61CE1">
        <w:rPr>
          <w:rFonts w:ascii="Arial" w:eastAsia="Times New Roman" w:hAnsi="Arial" w:cs="Arial"/>
          <w:i/>
          <w:iCs/>
          <w:color w:val="000000" w:themeColor="text1"/>
          <w:lang w:eastAsia="en-GB"/>
        </w:rPr>
        <w:t>D</w:t>
      </w:r>
      <w:r w:rsidR="004E09F5" w:rsidRPr="00D61CE1">
        <w:rPr>
          <w:rFonts w:ascii="Arial" w:eastAsia="Times New Roman" w:hAnsi="Arial" w:cs="Arial"/>
          <w:i/>
          <w:iCs/>
          <w:color w:val="000000" w:themeColor="text1"/>
          <w:lang w:eastAsia="en-GB"/>
        </w:rPr>
        <w:t>raws to decision</w:t>
      </w:r>
      <w:r w:rsidR="00A44DBE" w:rsidRPr="00D61CE1">
        <w:rPr>
          <w:rFonts w:ascii="Arial" w:eastAsia="Times New Roman" w:hAnsi="Arial" w:cs="Arial"/>
          <w:color w:val="000000" w:themeColor="text1"/>
          <w:lang w:eastAsia="en-GB"/>
        </w:rPr>
        <w:t xml:space="preserve">, </w:t>
      </w:r>
      <w:r w:rsidR="00A44DBE" w:rsidRPr="00D61CE1">
        <w:rPr>
          <w:rFonts w:ascii="Arial" w:eastAsia="Times New Roman" w:hAnsi="Arial" w:cs="Arial"/>
          <w:i/>
          <w:color w:val="000000" w:themeColor="text1"/>
          <w:lang w:eastAsia="en-GB"/>
        </w:rPr>
        <w:t>Accuracy</w:t>
      </w:r>
      <w:r w:rsidR="00A44DBE" w:rsidRPr="00D61CE1">
        <w:rPr>
          <w:rFonts w:ascii="Arial" w:eastAsia="Times New Roman" w:hAnsi="Arial" w:cs="Arial"/>
          <w:color w:val="000000" w:themeColor="text1"/>
          <w:lang w:eastAsia="en-GB"/>
        </w:rPr>
        <w:t xml:space="preserve"> (proportion correct verdicts) and </w:t>
      </w:r>
      <w:r w:rsidR="00A44DBE" w:rsidRPr="00D61CE1">
        <w:rPr>
          <w:rFonts w:ascii="Arial" w:eastAsia="Times New Roman" w:hAnsi="Arial" w:cs="Arial"/>
          <w:i/>
          <w:color w:val="000000" w:themeColor="text1"/>
          <w:lang w:eastAsia="en-GB"/>
        </w:rPr>
        <w:t>Court Costs</w:t>
      </w:r>
      <w:r w:rsidR="00A44DBE" w:rsidRPr="00D61CE1">
        <w:rPr>
          <w:rFonts w:ascii="Arial" w:eastAsia="Times New Roman" w:hAnsi="Arial" w:cs="Arial"/>
          <w:color w:val="000000" w:themeColor="text1"/>
          <w:lang w:eastAsia="en-GB"/>
        </w:rPr>
        <w:t xml:space="preserve"> (in GBP)</w:t>
      </w:r>
      <w:r w:rsidR="001A7C11" w:rsidRPr="00D61CE1">
        <w:rPr>
          <w:rFonts w:ascii="Arial" w:eastAsia="Times New Roman" w:hAnsi="Arial" w:cs="Arial"/>
          <w:color w:val="000000" w:themeColor="text1"/>
          <w:lang w:eastAsia="en-GB"/>
        </w:rPr>
        <w:t>. </w:t>
      </w:r>
      <w:r w:rsidR="00A44DBE" w:rsidRPr="00D61CE1">
        <w:rPr>
          <w:rFonts w:ascii="Arial" w:eastAsia="Times New Roman" w:hAnsi="Arial" w:cs="Arial"/>
          <w:color w:val="000000" w:themeColor="text1"/>
          <w:lang w:eastAsia="en-GB"/>
        </w:rPr>
        <w:t xml:space="preserve">For each </w:t>
      </w:r>
      <w:r w:rsidR="00FB769B">
        <w:rPr>
          <w:rFonts w:ascii="Arial" w:eastAsia="Times New Roman" w:hAnsi="Arial" w:cs="Arial"/>
          <w:color w:val="000000" w:themeColor="text1"/>
          <w:lang w:eastAsia="en-GB"/>
        </w:rPr>
        <w:t>dependent variable</w:t>
      </w:r>
      <w:r w:rsidR="00A44DBE" w:rsidRPr="00D61CE1">
        <w:rPr>
          <w:rFonts w:ascii="Arial" w:eastAsia="Times New Roman" w:hAnsi="Arial" w:cs="Arial"/>
          <w:color w:val="000000" w:themeColor="text1"/>
          <w:lang w:eastAsia="en-GB"/>
        </w:rPr>
        <w:t xml:space="preserve">, </w:t>
      </w:r>
      <w:r w:rsidR="001A7C11" w:rsidRPr="00D61CE1">
        <w:rPr>
          <w:rFonts w:ascii="Arial" w:eastAsia="Times New Roman" w:hAnsi="Arial" w:cs="Arial"/>
          <w:color w:val="000000" w:themeColor="text1"/>
          <w:lang w:eastAsia="en-GB"/>
        </w:rPr>
        <w:t>a linear mixed model test</w:t>
      </w:r>
      <w:r w:rsidR="00FB769B">
        <w:rPr>
          <w:rFonts w:ascii="Arial" w:eastAsia="Times New Roman" w:hAnsi="Arial" w:cs="Arial"/>
          <w:color w:val="000000" w:themeColor="text1"/>
          <w:lang w:eastAsia="en-GB"/>
        </w:rPr>
        <w:t>ed</w:t>
      </w:r>
      <w:r w:rsidR="001A7C11" w:rsidRPr="00D61CE1">
        <w:rPr>
          <w:rFonts w:ascii="Arial" w:eastAsia="Times New Roman" w:hAnsi="Arial" w:cs="Arial"/>
          <w:color w:val="000000" w:themeColor="text1"/>
          <w:lang w:eastAsia="en-GB"/>
        </w:rPr>
        <w:t xml:space="preserve"> </w:t>
      </w:r>
      <w:r w:rsidR="001C4FF7" w:rsidRPr="00D61CE1">
        <w:rPr>
          <w:rFonts w:ascii="Arial" w:eastAsia="Times New Roman" w:hAnsi="Arial" w:cs="Arial"/>
          <w:color w:val="000000" w:themeColor="text1"/>
          <w:lang w:eastAsia="en-GB"/>
        </w:rPr>
        <w:t>effects of</w:t>
      </w:r>
      <w:r w:rsidR="001A7C11" w:rsidRPr="00D61CE1">
        <w:rPr>
          <w:rFonts w:ascii="Arial" w:eastAsia="Times New Roman" w:hAnsi="Arial" w:cs="Arial"/>
          <w:color w:val="000000" w:themeColor="text1"/>
          <w:lang w:eastAsia="en-GB"/>
        </w:rPr>
        <w:t xml:space="preserve"> the between-participants factor </w:t>
      </w:r>
      <w:r w:rsidR="001A7C11" w:rsidRPr="00D61CE1">
        <w:rPr>
          <w:rFonts w:ascii="Arial" w:eastAsia="Times New Roman" w:hAnsi="Arial" w:cs="Arial"/>
          <w:i/>
          <w:color w:val="000000" w:themeColor="text1"/>
          <w:lang w:eastAsia="en-GB"/>
        </w:rPr>
        <w:t>Defendant</w:t>
      </w:r>
      <w:r w:rsidR="001A7C11" w:rsidRPr="00D61CE1">
        <w:rPr>
          <w:rFonts w:ascii="Arial" w:eastAsia="Times New Roman" w:hAnsi="Arial" w:cs="Arial"/>
          <w:color w:val="000000" w:themeColor="text1"/>
          <w:lang w:eastAsia="en-GB"/>
        </w:rPr>
        <w:t xml:space="preserve"> (Health or Schizophrenia), treating </w:t>
      </w:r>
      <w:r w:rsidR="001A7C11" w:rsidRPr="00D61CE1">
        <w:rPr>
          <w:rFonts w:ascii="Arial" w:eastAsia="Times New Roman" w:hAnsi="Arial" w:cs="Arial"/>
          <w:i/>
          <w:color w:val="000000" w:themeColor="text1"/>
          <w:lang w:eastAsia="en-GB"/>
        </w:rPr>
        <w:t>Participant</w:t>
      </w:r>
      <w:r w:rsidR="001A7C11" w:rsidRPr="00D61CE1">
        <w:rPr>
          <w:rFonts w:ascii="Arial" w:eastAsia="Times New Roman" w:hAnsi="Arial" w:cs="Arial"/>
          <w:color w:val="000000" w:themeColor="text1"/>
          <w:lang w:eastAsia="en-GB"/>
        </w:rPr>
        <w:t xml:space="preserve"> and </w:t>
      </w:r>
      <w:r w:rsidR="001A7C11" w:rsidRPr="00D61CE1">
        <w:rPr>
          <w:rFonts w:ascii="Arial" w:eastAsia="Times New Roman" w:hAnsi="Arial" w:cs="Arial"/>
          <w:i/>
          <w:color w:val="000000" w:themeColor="text1"/>
          <w:lang w:eastAsia="en-GB"/>
        </w:rPr>
        <w:t>Guilt Sequence</w:t>
      </w:r>
      <w:r w:rsidR="001A7C11" w:rsidRPr="00D61CE1">
        <w:rPr>
          <w:rFonts w:ascii="Arial" w:eastAsia="Times New Roman" w:hAnsi="Arial" w:cs="Arial"/>
          <w:color w:val="000000" w:themeColor="text1"/>
          <w:lang w:eastAsia="en-GB"/>
        </w:rPr>
        <w:t xml:space="preserve"> (Guilty or innocent sequences) as </w:t>
      </w:r>
      <w:r w:rsidR="00EE0154" w:rsidRPr="00D61CE1">
        <w:rPr>
          <w:rFonts w:ascii="Arial" w:eastAsia="Times New Roman" w:hAnsi="Arial" w:cs="Arial"/>
          <w:color w:val="000000" w:themeColor="text1"/>
          <w:lang w:eastAsia="en-GB"/>
        </w:rPr>
        <w:t xml:space="preserve">nuisance </w:t>
      </w:r>
      <w:r w:rsidR="001A7C11" w:rsidRPr="00D61CE1">
        <w:rPr>
          <w:rFonts w:ascii="Arial" w:eastAsia="Times New Roman" w:hAnsi="Arial" w:cs="Arial"/>
          <w:color w:val="000000" w:themeColor="text1"/>
          <w:lang w:eastAsia="en-GB"/>
        </w:rPr>
        <w:t xml:space="preserve">random effects. </w:t>
      </w:r>
    </w:p>
    <w:p w14:paraId="7815240D" w14:textId="1FDDDFA8" w:rsidR="001A7C11" w:rsidRPr="00D61CE1" w:rsidRDefault="002136AB" w:rsidP="003D4A8A">
      <w:pPr>
        <w:spacing w:before="100" w:after="0" w:line="480" w:lineRule="auto"/>
        <w:ind w:firstLine="720"/>
        <w:jc w:val="both"/>
        <w:rPr>
          <w:rFonts w:ascii="Arial" w:eastAsia="Times New Roman" w:hAnsi="Arial" w:cs="Arial"/>
          <w:color w:val="000000" w:themeColor="text1"/>
          <w:lang w:eastAsia="en-GB"/>
        </w:rPr>
      </w:pPr>
      <w:r>
        <w:rPr>
          <w:rFonts w:ascii="Arial" w:eastAsia="Times New Roman" w:hAnsi="Arial" w:cs="Arial"/>
          <w:color w:val="000000" w:themeColor="text1"/>
          <w:lang w:eastAsia="en-GB"/>
        </w:rPr>
        <w:t>W</w:t>
      </w:r>
      <w:r w:rsidR="00595E10" w:rsidRPr="00D61CE1">
        <w:rPr>
          <w:rFonts w:ascii="Arial" w:eastAsia="Times New Roman" w:hAnsi="Arial" w:cs="Arial"/>
          <w:color w:val="000000" w:themeColor="text1"/>
          <w:lang w:eastAsia="en-GB"/>
        </w:rPr>
        <w:t xml:space="preserve">e </w:t>
      </w:r>
      <w:r>
        <w:rPr>
          <w:rFonts w:ascii="Arial" w:eastAsia="Times New Roman" w:hAnsi="Arial" w:cs="Arial"/>
          <w:color w:val="000000" w:themeColor="text1"/>
          <w:lang w:eastAsia="en-GB"/>
        </w:rPr>
        <w:t xml:space="preserve">also </w:t>
      </w:r>
      <w:r w:rsidRPr="002136AB">
        <w:rPr>
          <w:rFonts w:ascii="Arial" w:eastAsia="Times New Roman" w:hAnsi="Arial" w:cs="Arial"/>
          <w:color w:val="000000" w:themeColor="text1"/>
          <w:lang w:eastAsia="en-GB"/>
        </w:rPr>
        <w:t>test</w:t>
      </w:r>
      <w:r>
        <w:rPr>
          <w:rFonts w:ascii="Arial" w:eastAsia="Times New Roman" w:hAnsi="Arial" w:cs="Arial"/>
          <w:color w:val="000000" w:themeColor="text1"/>
          <w:lang w:eastAsia="en-GB"/>
        </w:rPr>
        <w:t>ed</w:t>
      </w:r>
      <w:r w:rsidRPr="002136AB">
        <w:rPr>
          <w:rFonts w:ascii="Arial" w:eastAsia="Times New Roman" w:hAnsi="Arial" w:cs="Arial"/>
          <w:color w:val="000000" w:themeColor="text1"/>
          <w:lang w:eastAsia="en-GB"/>
        </w:rPr>
        <w:t xml:space="preserve"> how much evidence </w:t>
      </w:r>
      <w:r>
        <w:rPr>
          <w:rFonts w:ascii="Arial" w:eastAsia="Times New Roman" w:hAnsi="Arial" w:cs="Arial"/>
          <w:color w:val="000000" w:themeColor="text1"/>
          <w:lang w:eastAsia="en-GB"/>
        </w:rPr>
        <w:t>participants used</w:t>
      </w:r>
      <w:r w:rsidRPr="002136AB">
        <w:rPr>
          <w:rFonts w:ascii="Arial" w:eastAsia="Times New Roman" w:hAnsi="Arial" w:cs="Arial"/>
          <w:color w:val="000000" w:themeColor="text1"/>
          <w:lang w:eastAsia="en-GB"/>
        </w:rPr>
        <w:t xml:space="preserve"> to render a guilty verdict and whether </w:t>
      </w:r>
      <w:r>
        <w:rPr>
          <w:rFonts w:ascii="Arial" w:eastAsia="Times New Roman" w:hAnsi="Arial" w:cs="Arial"/>
          <w:color w:val="000000" w:themeColor="text1"/>
          <w:lang w:eastAsia="en-GB"/>
        </w:rPr>
        <w:t>this</w:t>
      </w:r>
      <w:r w:rsidRPr="002136AB">
        <w:rPr>
          <w:rFonts w:ascii="Arial" w:eastAsia="Times New Roman" w:hAnsi="Arial" w:cs="Arial"/>
          <w:color w:val="000000" w:themeColor="text1"/>
          <w:lang w:eastAsia="en-GB"/>
        </w:rPr>
        <w:t xml:space="preserve"> varied by mental health state of the defendant.</w:t>
      </w:r>
      <w:r>
        <w:rPr>
          <w:rFonts w:ascii="Arial" w:eastAsia="Times New Roman" w:hAnsi="Arial" w:cs="Arial"/>
          <w:color w:val="000000" w:themeColor="text1"/>
          <w:lang w:eastAsia="en-GB"/>
        </w:rPr>
        <w:t xml:space="preserve"> We employed</w:t>
      </w:r>
      <w:r w:rsidR="00595E10" w:rsidRPr="00D61CE1">
        <w:rPr>
          <w:rFonts w:ascii="Arial" w:eastAsia="Times New Roman" w:hAnsi="Arial" w:cs="Arial"/>
          <w:color w:val="000000" w:themeColor="text1"/>
          <w:lang w:eastAsia="en-GB"/>
        </w:rPr>
        <w:t xml:space="preserve"> a generalised linear mixed model with a logit link function to predict </w:t>
      </w:r>
      <w:r w:rsidR="00406A63" w:rsidRPr="00D61CE1">
        <w:rPr>
          <w:rFonts w:ascii="Arial" w:eastAsia="Times New Roman" w:hAnsi="Arial" w:cs="Arial"/>
          <w:color w:val="000000" w:themeColor="text1"/>
          <w:lang w:eastAsia="en-GB"/>
        </w:rPr>
        <w:t xml:space="preserve">values of </w:t>
      </w:r>
      <w:r>
        <w:rPr>
          <w:rFonts w:ascii="Arial" w:eastAsia="Times New Roman" w:hAnsi="Arial" w:cs="Arial"/>
          <w:color w:val="000000" w:themeColor="text1"/>
          <w:lang w:eastAsia="en-GB"/>
        </w:rPr>
        <w:t xml:space="preserve">the </w:t>
      </w:r>
      <w:r w:rsidR="00595E10" w:rsidRPr="00D61CE1">
        <w:rPr>
          <w:rFonts w:ascii="Arial" w:eastAsia="Times New Roman" w:hAnsi="Arial" w:cs="Arial"/>
          <w:color w:val="000000" w:themeColor="text1"/>
          <w:lang w:eastAsia="en-GB"/>
        </w:rPr>
        <w:t xml:space="preserve">binary dependent variable </w:t>
      </w:r>
      <w:r w:rsidR="00595E10" w:rsidRPr="00D61CE1">
        <w:rPr>
          <w:rFonts w:ascii="Arial" w:eastAsia="Times New Roman" w:hAnsi="Arial" w:cs="Arial"/>
          <w:i/>
          <w:color w:val="000000" w:themeColor="text1"/>
          <w:lang w:eastAsia="en-GB"/>
        </w:rPr>
        <w:t>Verdict</w:t>
      </w:r>
      <w:r>
        <w:rPr>
          <w:rFonts w:ascii="Arial" w:eastAsia="Times New Roman" w:hAnsi="Arial" w:cs="Arial"/>
          <w:i/>
          <w:color w:val="000000" w:themeColor="text1"/>
          <w:lang w:eastAsia="en-GB"/>
        </w:rPr>
        <w:t xml:space="preserve">, </w:t>
      </w:r>
      <w:r>
        <w:rPr>
          <w:rFonts w:ascii="Arial" w:eastAsia="Times New Roman" w:hAnsi="Arial" w:cs="Arial"/>
          <w:i/>
          <w:color w:val="000000" w:themeColor="text1"/>
          <w:lang w:eastAsia="en-GB"/>
        </w:rPr>
        <w:lastRenderedPageBreak/>
        <w:t xml:space="preserve">using </w:t>
      </w:r>
      <w:r w:rsidR="00EE0154" w:rsidRPr="00D61CE1">
        <w:rPr>
          <w:rFonts w:ascii="Arial" w:eastAsia="Times New Roman" w:hAnsi="Arial" w:cs="Arial"/>
          <w:i/>
          <w:color w:val="000000" w:themeColor="text1"/>
          <w:lang w:eastAsia="en-GB"/>
        </w:rPr>
        <w:t>Draws to Decision</w:t>
      </w:r>
      <w:r>
        <w:rPr>
          <w:rFonts w:ascii="Arial" w:eastAsia="Times New Roman" w:hAnsi="Arial" w:cs="Arial"/>
          <w:color w:val="000000" w:themeColor="text1"/>
          <w:lang w:eastAsia="en-GB"/>
        </w:rPr>
        <w:t>,</w:t>
      </w:r>
      <w:r w:rsidR="00EE0154" w:rsidRPr="00D61CE1">
        <w:rPr>
          <w:rFonts w:ascii="Arial" w:eastAsia="Times New Roman" w:hAnsi="Arial" w:cs="Arial"/>
          <w:color w:val="000000" w:themeColor="text1"/>
          <w:lang w:eastAsia="en-GB"/>
        </w:rPr>
        <w:t xml:space="preserve"> </w:t>
      </w:r>
      <w:r w:rsidR="00EE0154" w:rsidRPr="00D61CE1">
        <w:rPr>
          <w:rFonts w:ascii="Arial" w:eastAsia="Times New Roman" w:hAnsi="Arial" w:cs="Arial"/>
          <w:i/>
          <w:color w:val="000000" w:themeColor="text1"/>
          <w:lang w:eastAsia="en-GB"/>
        </w:rPr>
        <w:t>Defendant</w:t>
      </w:r>
      <w:r w:rsidR="00EE0154" w:rsidRPr="00D61CE1">
        <w:rPr>
          <w:rFonts w:ascii="Arial" w:eastAsia="Times New Roman" w:hAnsi="Arial" w:cs="Arial"/>
          <w:color w:val="000000" w:themeColor="text1"/>
          <w:lang w:eastAsia="en-GB"/>
        </w:rPr>
        <w:t xml:space="preserve"> and their interaction</w:t>
      </w:r>
      <w:r>
        <w:rPr>
          <w:rFonts w:ascii="Arial" w:eastAsia="Times New Roman" w:hAnsi="Arial" w:cs="Arial"/>
          <w:color w:val="000000" w:themeColor="text1"/>
          <w:lang w:eastAsia="en-GB"/>
        </w:rPr>
        <w:t xml:space="preserve"> as fixed effects and </w:t>
      </w:r>
      <w:r w:rsidR="00EE0154" w:rsidRPr="00D61CE1">
        <w:rPr>
          <w:rFonts w:ascii="Arial" w:eastAsia="Times New Roman" w:hAnsi="Arial" w:cs="Arial"/>
          <w:i/>
          <w:color w:val="000000" w:themeColor="text1"/>
          <w:lang w:eastAsia="en-GB"/>
        </w:rPr>
        <w:t>Participant</w:t>
      </w:r>
      <w:r w:rsidR="00EE0154" w:rsidRPr="00D61CE1">
        <w:rPr>
          <w:rFonts w:ascii="Arial" w:eastAsia="Times New Roman" w:hAnsi="Arial" w:cs="Arial"/>
          <w:color w:val="000000" w:themeColor="text1"/>
          <w:lang w:eastAsia="en-GB"/>
        </w:rPr>
        <w:t xml:space="preserve"> and </w:t>
      </w:r>
      <w:r w:rsidR="00EE0154" w:rsidRPr="00D61CE1">
        <w:rPr>
          <w:rFonts w:ascii="Arial" w:eastAsia="Times New Roman" w:hAnsi="Arial" w:cs="Arial"/>
          <w:i/>
          <w:color w:val="000000" w:themeColor="text1"/>
          <w:lang w:eastAsia="en-GB"/>
        </w:rPr>
        <w:t>Guilt Sequence</w:t>
      </w:r>
      <w:r w:rsidR="00EE0154" w:rsidRPr="00D61CE1">
        <w:rPr>
          <w:rFonts w:ascii="Arial" w:eastAsia="Times New Roman" w:hAnsi="Arial" w:cs="Arial"/>
          <w:color w:val="000000" w:themeColor="text1"/>
          <w:lang w:eastAsia="en-GB"/>
        </w:rPr>
        <w:t xml:space="preserve"> as nuisance random effects.</w:t>
      </w:r>
    </w:p>
    <w:p w14:paraId="20FD493F" w14:textId="7C61A79D" w:rsidR="004E09F5" w:rsidDel="00364782" w:rsidRDefault="004E09F5" w:rsidP="00864D4C">
      <w:pPr>
        <w:spacing w:before="100" w:after="0" w:line="480" w:lineRule="auto"/>
        <w:ind w:firstLine="720"/>
        <w:jc w:val="both"/>
        <w:rPr>
          <w:del w:id="1432" w:author="Furl, Nicholas" w:date="2024-10-05T17:49:00Z" w16du:dateUtc="2024-10-05T16:49:00Z"/>
          <w:rFonts w:ascii="Arial" w:eastAsia="Times New Roman" w:hAnsi="Arial" w:cs="Arial"/>
          <w:color w:val="000000" w:themeColor="text1"/>
          <w:lang w:eastAsia="en-GB"/>
        </w:rPr>
      </w:pPr>
      <w:del w:id="1433" w:author="Furl, Nicholas" w:date="2024-10-05T17:49:00Z" w16du:dateUtc="2024-10-05T16:49:00Z">
        <w:r w:rsidRPr="00D61CE1" w:rsidDel="00364782">
          <w:rPr>
            <w:rFonts w:ascii="Arial" w:eastAsia="Times New Roman" w:hAnsi="Arial" w:cs="Arial"/>
            <w:color w:val="000000" w:themeColor="text1"/>
            <w:lang w:eastAsia="en-GB"/>
          </w:rPr>
          <w:delText xml:space="preserve">Lastly, we report </w:delText>
        </w:r>
        <w:r w:rsidR="0036701F" w:rsidRPr="00D61CE1" w:rsidDel="00364782">
          <w:rPr>
            <w:rFonts w:ascii="Arial" w:eastAsia="Times New Roman" w:hAnsi="Arial" w:cs="Arial"/>
            <w:color w:val="000000" w:themeColor="text1"/>
            <w:lang w:eastAsia="en-GB"/>
          </w:rPr>
          <w:delText xml:space="preserve">exploratory correlations among </w:delText>
        </w:r>
        <w:r w:rsidR="0036701F" w:rsidRPr="00D61CE1" w:rsidDel="00364782">
          <w:rPr>
            <w:rFonts w:ascii="Arial" w:eastAsia="Times New Roman" w:hAnsi="Arial" w:cs="Arial"/>
            <w:i/>
            <w:color w:val="000000" w:themeColor="text1"/>
            <w:lang w:eastAsia="en-GB"/>
          </w:rPr>
          <w:delText>Draws to D</w:delText>
        </w:r>
        <w:r w:rsidRPr="00D61CE1" w:rsidDel="00364782">
          <w:rPr>
            <w:rFonts w:ascii="Arial" w:eastAsia="Times New Roman" w:hAnsi="Arial" w:cs="Arial"/>
            <w:i/>
            <w:color w:val="000000" w:themeColor="text1"/>
            <w:lang w:eastAsia="en-GB"/>
          </w:rPr>
          <w:delText>ecision</w:delText>
        </w:r>
        <w:r w:rsidR="0036701F" w:rsidRPr="00D61CE1" w:rsidDel="00364782">
          <w:rPr>
            <w:rFonts w:ascii="Arial" w:eastAsia="Times New Roman" w:hAnsi="Arial" w:cs="Arial"/>
            <w:color w:val="000000" w:themeColor="text1"/>
            <w:lang w:eastAsia="en-GB"/>
          </w:rPr>
          <w:delText xml:space="preserve">, </w:delText>
        </w:r>
        <w:r w:rsidR="0036701F" w:rsidRPr="00D61CE1" w:rsidDel="00364782">
          <w:rPr>
            <w:rFonts w:ascii="Arial" w:eastAsia="Times New Roman" w:hAnsi="Arial" w:cs="Arial"/>
            <w:i/>
            <w:color w:val="000000" w:themeColor="text1"/>
            <w:lang w:eastAsia="en-GB"/>
          </w:rPr>
          <w:delText>A</w:delText>
        </w:r>
        <w:r w:rsidRPr="00D61CE1" w:rsidDel="00364782">
          <w:rPr>
            <w:rFonts w:ascii="Arial" w:eastAsia="Times New Roman" w:hAnsi="Arial" w:cs="Arial"/>
            <w:i/>
            <w:color w:val="000000" w:themeColor="text1"/>
            <w:lang w:eastAsia="en-GB"/>
          </w:rPr>
          <w:delText>ccuracy</w:delText>
        </w:r>
        <w:r w:rsidR="0036701F" w:rsidRPr="00D61CE1" w:rsidDel="00364782">
          <w:rPr>
            <w:rFonts w:ascii="Arial" w:eastAsia="Times New Roman" w:hAnsi="Arial" w:cs="Arial"/>
            <w:color w:val="000000" w:themeColor="text1"/>
            <w:lang w:eastAsia="en-GB"/>
          </w:rPr>
          <w:delText xml:space="preserve">, </w:delText>
        </w:r>
        <w:r w:rsidR="0036701F" w:rsidRPr="00D61CE1" w:rsidDel="00364782">
          <w:rPr>
            <w:rFonts w:ascii="Arial" w:eastAsia="Times New Roman" w:hAnsi="Arial" w:cs="Arial"/>
            <w:i/>
            <w:color w:val="000000" w:themeColor="text1"/>
            <w:lang w:eastAsia="en-GB"/>
          </w:rPr>
          <w:delText>Court C</w:delText>
        </w:r>
        <w:r w:rsidRPr="00D61CE1" w:rsidDel="00364782">
          <w:rPr>
            <w:rFonts w:ascii="Arial" w:eastAsia="Times New Roman" w:hAnsi="Arial" w:cs="Arial"/>
            <w:i/>
            <w:color w:val="000000" w:themeColor="text1"/>
            <w:lang w:eastAsia="en-GB"/>
          </w:rPr>
          <w:delText>osts</w:delText>
        </w:r>
        <w:r w:rsidRPr="00D61CE1" w:rsidDel="00364782">
          <w:rPr>
            <w:rFonts w:ascii="Arial" w:eastAsia="Times New Roman" w:hAnsi="Arial" w:cs="Arial"/>
            <w:color w:val="000000" w:themeColor="text1"/>
            <w:lang w:eastAsia="en-GB"/>
          </w:rPr>
          <w:delText xml:space="preserve">, </w:delText>
        </w:r>
        <w:r w:rsidR="00A34CFF" w:rsidRPr="00D61CE1" w:rsidDel="00364782">
          <w:rPr>
            <w:rFonts w:ascii="Arial" w:eastAsia="Times New Roman" w:hAnsi="Arial" w:cs="Arial"/>
            <w:i/>
            <w:color w:val="000000" w:themeColor="text1"/>
            <w:lang w:eastAsia="en-GB"/>
          </w:rPr>
          <w:delText>Proportion Guilty Verdicts</w:delText>
        </w:r>
        <w:r w:rsidR="00A34CFF" w:rsidRPr="00D61CE1" w:rsidDel="00364782">
          <w:rPr>
            <w:rFonts w:ascii="Arial" w:eastAsia="Times New Roman" w:hAnsi="Arial" w:cs="Arial"/>
            <w:color w:val="000000" w:themeColor="text1"/>
            <w:lang w:eastAsia="en-GB"/>
          </w:rPr>
          <w:delText xml:space="preserve"> (i.e., the number of guilty verdicts out of the two sequences per participant), </w:delText>
        </w:r>
        <w:r w:rsidRPr="00D61CE1" w:rsidDel="00364782">
          <w:rPr>
            <w:rFonts w:ascii="Arial" w:eastAsia="Times New Roman" w:hAnsi="Arial" w:cs="Arial"/>
            <w:color w:val="000000" w:themeColor="text1"/>
            <w:lang w:eastAsia="en-GB"/>
          </w:rPr>
          <w:delText>the four Likert scales participants answered after each sequence (</w:delText>
        </w:r>
        <w:r w:rsidRPr="00D61CE1" w:rsidDel="00364782">
          <w:rPr>
            <w:rFonts w:ascii="Arial" w:eastAsia="Times New Roman" w:hAnsi="Arial" w:cs="Arial"/>
            <w:i/>
            <w:color w:val="000000" w:themeColor="text1"/>
            <w:lang w:eastAsia="en-GB"/>
          </w:rPr>
          <w:delText>Confidence</w:delText>
        </w:r>
        <w:r w:rsidRPr="00D61CE1" w:rsidDel="00364782">
          <w:rPr>
            <w:rFonts w:ascii="Arial" w:eastAsia="Times New Roman" w:hAnsi="Arial" w:cs="Arial"/>
            <w:color w:val="000000" w:themeColor="text1"/>
            <w:lang w:eastAsia="en-GB"/>
          </w:rPr>
          <w:delText xml:space="preserve">, </w:delText>
        </w:r>
        <w:r w:rsidRPr="00D61CE1" w:rsidDel="00364782">
          <w:rPr>
            <w:rFonts w:ascii="Arial" w:eastAsia="Times New Roman" w:hAnsi="Arial" w:cs="Arial"/>
            <w:i/>
            <w:color w:val="000000" w:themeColor="text1"/>
            <w:lang w:eastAsia="en-GB"/>
          </w:rPr>
          <w:delText>Responsibility</w:delText>
        </w:r>
        <w:r w:rsidRPr="00D61CE1" w:rsidDel="00364782">
          <w:rPr>
            <w:rFonts w:ascii="Arial" w:eastAsia="Times New Roman" w:hAnsi="Arial" w:cs="Arial"/>
            <w:color w:val="000000" w:themeColor="text1"/>
            <w:lang w:eastAsia="en-GB"/>
          </w:rPr>
          <w:delText xml:space="preserve">, </w:delText>
        </w:r>
        <w:r w:rsidRPr="00D61CE1" w:rsidDel="00364782">
          <w:rPr>
            <w:rFonts w:ascii="Arial" w:eastAsia="Times New Roman" w:hAnsi="Arial" w:cs="Arial"/>
            <w:i/>
            <w:color w:val="000000" w:themeColor="text1"/>
            <w:lang w:eastAsia="en-GB"/>
          </w:rPr>
          <w:delText>Danger Others</w:delText>
        </w:r>
        <w:r w:rsidRPr="00D61CE1" w:rsidDel="00364782">
          <w:rPr>
            <w:rFonts w:ascii="Arial" w:eastAsia="Times New Roman" w:hAnsi="Arial" w:cs="Arial"/>
            <w:color w:val="000000" w:themeColor="text1"/>
            <w:lang w:eastAsia="en-GB"/>
          </w:rPr>
          <w:delText xml:space="preserve">, </w:delText>
        </w:r>
        <w:r w:rsidRPr="00D61CE1" w:rsidDel="00364782">
          <w:rPr>
            <w:rFonts w:ascii="Arial" w:eastAsia="Times New Roman" w:hAnsi="Arial" w:cs="Arial"/>
            <w:i/>
            <w:color w:val="000000" w:themeColor="text1"/>
            <w:lang w:eastAsia="en-GB"/>
          </w:rPr>
          <w:delText>Danger Self</w:delText>
        </w:r>
        <w:r w:rsidRPr="00D61CE1" w:rsidDel="00364782">
          <w:rPr>
            <w:rFonts w:ascii="Arial" w:eastAsia="Times New Roman" w:hAnsi="Arial" w:cs="Arial"/>
            <w:color w:val="000000" w:themeColor="text1"/>
            <w:lang w:eastAsia="en-GB"/>
          </w:rPr>
          <w:delText>) and the total score of the PDI (</w:delText>
        </w:r>
        <w:r w:rsidRPr="00D61CE1" w:rsidDel="00364782">
          <w:rPr>
            <w:rFonts w:ascii="Arial" w:eastAsia="Times New Roman" w:hAnsi="Arial" w:cs="Arial"/>
            <w:i/>
            <w:color w:val="000000" w:themeColor="text1"/>
            <w:lang w:eastAsia="en-GB"/>
          </w:rPr>
          <w:delText>PDItotal</w:delText>
        </w:r>
        <w:r w:rsidR="006008CF" w:rsidRPr="006008CF" w:rsidDel="00364782">
          <w:rPr>
            <w:rFonts w:ascii="Arial" w:eastAsia="Times New Roman" w:hAnsi="Arial" w:cs="Arial"/>
            <w:color w:val="000000" w:themeColor="text1"/>
            <w:lang w:eastAsia="en-GB"/>
          </w:rPr>
          <w:delText>)</w:delText>
        </w:r>
        <w:r w:rsidRPr="00D61CE1" w:rsidDel="00364782">
          <w:rPr>
            <w:rFonts w:ascii="Arial" w:eastAsia="Times New Roman" w:hAnsi="Arial" w:cs="Arial"/>
            <w:color w:val="000000" w:themeColor="text1"/>
            <w:lang w:eastAsia="en-GB"/>
          </w:rPr>
          <w:delText>. </w:delText>
        </w:r>
      </w:del>
    </w:p>
    <w:p w14:paraId="7254BF0B" w14:textId="76ED118B" w:rsidR="00227484" w:rsidRPr="00D61CE1" w:rsidDel="00364782" w:rsidRDefault="00227484" w:rsidP="00864D4C">
      <w:pPr>
        <w:spacing w:before="100" w:after="0" w:line="480" w:lineRule="auto"/>
        <w:ind w:firstLine="720"/>
        <w:jc w:val="both"/>
        <w:rPr>
          <w:del w:id="1434" w:author="Furl, Nicholas" w:date="2024-10-05T17:49:00Z" w16du:dateUtc="2024-10-05T16:49:00Z"/>
          <w:rFonts w:ascii="Arial" w:eastAsia="Times New Roman" w:hAnsi="Arial" w:cs="Arial"/>
          <w:color w:val="000000" w:themeColor="text1"/>
          <w:lang w:eastAsia="en-GB"/>
        </w:rPr>
      </w:pPr>
      <w:del w:id="1435" w:author="Furl, Nicholas" w:date="2024-10-05T17:49:00Z" w16du:dateUtc="2024-10-05T16:49:00Z">
        <w:r w:rsidDel="00364782">
          <w:rPr>
            <w:rFonts w:ascii="Arial" w:eastAsia="Times New Roman" w:hAnsi="Arial" w:cs="Arial"/>
            <w:color w:val="000000" w:themeColor="text1"/>
            <w:lang w:eastAsia="en-GB"/>
          </w:rPr>
          <w:delText>Data, study materials (stimuli) and code will be uploaded to a public archive following acceptance of the manuscript for publication and will be available for sharing by email request from the corresponding author in the meantime.</w:delText>
        </w:r>
      </w:del>
    </w:p>
    <w:p w14:paraId="5FB210CA" w14:textId="77777777" w:rsidR="00FB769B" w:rsidRDefault="00FB769B" w:rsidP="004F268C">
      <w:pPr>
        <w:spacing w:before="100" w:after="0" w:line="480" w:lineRule="auto"/>
        <w:jc w:val="both"/>
        <w:rPr>
          <w:rFonts w:ascii="Arial" w:eastAsia="Times New Roman" w:hAnsi="Arial" w:cs="Arial"/>
          <w:b/>
          <w:bCs/>
          <w:color w:val="000000" w:themeColor="text1"/>
          <w:lang w:eastAsia="en-GB"/>
        </w:rPr>
      </w:pPr>
    </w:p>
    <w:p w14:paraId="2FEFA983" w14:textId="3E2D01FD" w:rsidR="004E09F5" w:rsidRPr="00D61CE1" w:rsidRDefault="00E70222" w:rsidP="004F268C">
      <w:pPr>
        <w:spacing w:before="100" w:after="0" w:line="480" w:lineRule="auto"/>
        <w:jc w:val="both"/>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t>Results</w:t>
      </w:r>
    </w:p>
    <w:p w14:paraId="63E3AA85" w14:textId="5896582A" w:rsidR="00424906" w:rsidRPr="00D61CE1" w:rsidRDefault="006F68FF" w:rsidP="00A32E37">
      <w:pPr>
        <w:spacing w:before="100" w:after="0" w:line="480" w:lineRule="auto"/>
        <w:ind w:firstLine="720"/>
        <w:jc w:val="both"/>
        <w:rPr>
          <w:rFonts w:ascii="Arial" w:eastAsia="Times New Roman" w:hAnsi="Arial" w:cs="Arial"/>
          <w:b/>
          <w:bCs/>
          <w:color w:val="000000" w:themeColor="text1"/>
          <w:lang w:eastAsia="en-GB"/>
        </w:rPr>
      </w:pPr>
      <w:del w:id="1436" w:author="Furl, Nicholas" w:date="2024-10-05T17:26:00Z" w16du:dateUtc="2024-10-05T16:26:00Z">
        <w:r w:rsidRPr="00D61CE1" w:rsidDel="00240090">
          <w:rPr>
            <w:rFonts w:ascii="Arial" w:eastAsia="Times New Roman" w:hAnsi="Arial" w:cs="Arial"/>
            <w:color w:val="000000" w:themeColor="text1"/>
            <w:lang w:eastAsia="en-GB"/>
          </w:rPr>
          <w:delText xml:space="preserve">Figure 3 shows how the participants’ behavioural performance fares relative to Bayes-optimal performance (horizontal grey line). Participants’ draws to decision show slight evidence for undersampling, consistent with our expectations from previous research (Furl &amp; Averbeck, 2011), although ideal observer performance is within the 95% confidence intervals of participants’ performance. Participants differed from optimal accuracy and court costs by a much wider margin (at least 20%). Note the model is designed specifically to minimise the court costs, rather than accuracy. </w:delText>
        </w:r>
      </w:del>
      <w:del w:id="1437" w:author="Furl, Nicholas" w:date="2024-10-05T17:25:00Z" w16du:dateUtc="2024-10-05T16:25:00Z">
        <w:r w:rsidRPr="00D61CE1" w:rsidDel="00240090">
          <w:rPr>
            <w:rFonts w:ascii="Arial" w:eastAsia="Times New Roman" w:hAnsi="Arial" w:cs="Arial"/>
            <w:color w:val="000000" w:themeColor="text1"/>
            <w:lang w:eastAsia="en-GB"/>
          </w:rPr>
          <w:delText xml:space="preserve">Unfortunately, the two unique data points of ideal observer performance precluded statistical comparisons with human participants. </w:delText>
        </w:r>
      </w:del>
      <w:del w:id="1438" w:author="Furl, Nicholas" w:date="2024-10-05T17:26:00Z" w16du:dateUtc="2024-10-05T16:26:00Z">
        <w:r w:rsidRPr="00D61CE1" w:rsidDel="00240090">
          <w:rPr>
            <w:rFonts w:ascii="Arial" w:eastAsia="Times New Roman" w:hAnsi="Arial" w:cs="Arial"/>
            <w:color w:val="000000" w:themeColor="text1"/>
            <w:lang w:eastAsia="en-GB"/>
          </w:rPr>
          <w:delText xml:space="preserve">We therefore instead focus statistically on comparing participant performance under different conditions. </w:delText>
        </w:r>
      </w:del>
      <w:r w:rsidR="00BC5C53" w:rsidRPr="00D61CE1">
        <w:rPr>
          <w:rFonts w:ascii="Arial" w:eastAsia="Times New Roman" w:hAnsi="Arial" w:cs="Arial"/>
          <w:color w:val="000000" w:themeColor="text1"/>
          <w:lang w:eastAsia="en-GB"/>
        </w:rPr>
        <w:t xml:space="preserve">As shown in </w:t>
      </w:r>
      <w:r w:rsidR="004E09F5" w:rsidRPr="00D61CE1">
        <w:rPr>
          <w:rFonts w:ascii="Arial" w:eastAsia="Times New Roman" w:hAnsi="Arial" w:cs="Arial"/>
          <w:color w:val="000000" w:themeColor="text1"/>
          <w:lang w:eastAsia="en-GB"/>
        </w:rPr>
        <w:t>Figure 3</w:t>
      </w:r>
      <w:r w:rsidR="00BC5C53" w:rsidRPr="00D61CE1">
        <w:rPr>
          <w:rFonts w:ascii="Arial" w:eastAsia="Times New Roman" w:hAnsi="Arial" w:cs="Arial"/>
          <w:color w:val="000000" w:themeColor="text1"/>
          <w:lang w:eastAsia="en-GB"/>
        </w:rPr>
        <w:t xml:space="preserve">, we found null effects of </w:t>
      </w:r>
      <w:r w:rsidR="004E09F5" w:rsidRPr="00D61CE1">
        <w:rPr>
          <w:rFonts w:ascii="Arial" w:eastAsia="Times New Roman" w:hAnsi="Arial" w:cs="Arial"/>
          <w:color w:val="000000" w:themeColor="text1"/>
          <w:lang w:eastAsia="en-GB"/>
        </w:rPr>
        <w:t xml:space="preserve">our main factor of interest Defendant on </w:t>
      </w:r>
      <w:r w:rsidR="00BC5C53" w:rsidRPr="00D61CE1">
        <w:rPr>
          <w:rFonts w:ascii="Arial" w:eastAsia="Times New Roman" w:hAnsi="Arial" w:cs="Arial"/>
          <w:color w:val="000000" w:themeColor="text1"/>
          <w:lang w:eastAsia="en-GB"/>
        </w:rPr>
        <w:t>Draws to Decision</w:t>
      </w:r>
      <w:r w:rsidR="0023469B" w:rsidRPr="00D61CE1">
        <w:rPr>
          <w:rFonts w:ascii="Arial" w:eastAsia="Times New Roman" w:hAnsi="Arial" w:cs="Arial"/>
          <w:color w:val="000000" w:themeColor="text1"/>
          <w:lang w:eastAsia="en-GB"/>
        </w:rPr>
        <w:t xml:space="preserve"> </w:t>
      </w:r>
      <w:proofErr w:type="gramStart"/>
      <w:r w:rsidR="0023469B" w:rsidRPr="00D61CE1">
        <w:rPr>
          <w:rFonts w:ascii="Arial" w:eastAsia="Times New Roman" w:hAnsi="Arial" w:cs="Arial"/>
          <w:i/>
          <w:iCs/>
          <w:color w:val="000000" w:themeColor="text1"/>
          <w:lang w:eastAsia="en-GB"/>
        </w:rPr>
        <w:t>F</w:t>
      </w:r>
      <w:r w:rsidR="0023469B" w:rsidRPr="00D61CE1">
        <w:rPr>
          <w:rFonts w:ascii="Arial" w:eastAsia="Times New Roman" w:hAnsi="Arial" w:cs="Arial"/>
          <w:color w:val="000000" w:themeColor="text1"/>
          <w:lang w:eastAsia="en-GB"/>
        </w:rPr>
        <w:t>(</w:t>
      </w:r>
      <w:proofErr w:type="gramEnd"/>
      <w:r w:rsidR="0023469B" w:rsidRPr="00D61CE1">
        <w:rPr>
          <w:rFonts w:ascii="Arial" w:eastAsia="Times New Roman" w:hAnsi="Arial" w:cs="Arial"/>
          <w:color w:val="000000" w:themeColor="text1"/>
          <w:lang w:eastAsia="en-GB"/>
        </w:rPr>
        <w:t xml:space="preserve">1,4.83) = 0.02, </w:t>
      </w:r>
      <w:r w:rsidR="0023469B" w:rsidRPr="00D61CE1">
        <w:rPr>
          <w:rFonts w:ascii="Arial" w:eastAsia="Times New Roman" w:hAnsi="Arial" w:cs="Arial"/>
          <w:i/>
          <w:iCs/>
          <w:color w:val="000000" w:themeColor="text1"/>
          <w:lang w:eastAsia="en-GB"/>
        </w:rPr>
        <w:t xml:space="preserve">p = </w:t>
      </w:r>
      <w:r w:rsidR="0023469B" w:rsidRPr="00D61CE1">
        <w:rPr>
          <w:rFonts w:ascii="Arial" w:eastAsia="Times New Roman" w:hAnsi="Arial" w:cs="Arial"/>
          <w:color w:val="000000" w:themeColor="text1"/>
          <w:lang w:eastAsia="en-GB"/>
        </w:rPr>
        <w:t>.90</w:t>
      </w:r>
      <w:r w:rsidR="00BC5C53" w:rsidRPr="00D61CE1">
        <w:rPr>
          <w:rFonts w:ascii="Arial" w:eastAsia="Times New Roman" w:hAnsi="Arial" w:cs="Arial"/>
          <w:color w:val="000000" w:themeColor="text1"/>
          <w:lang w:eastAsia="en-GB"/>
        </w:rPr>
        <w:t xml:space="preserve">, Accuracy </w:t>
      </w:r>
      <w:r w:rsidR="0023469B" w:rsidRPr="00D61CE1">
        <w:rPr>
          <w:rFonts w:ascii="Arial" w:eastAsia="Times New Roman" w:hAnsi="Arial" w:cs="Arial"/>
          <w:i/>
          <w:iCs/>
          <w:color w:val="000000" w:themeColor="text1"/>
          <w:lang w:eastAsia="en-GB"/>
        </w:rPr>
        <w:t>F</w:t>
      </w:r>
      <w:r w:rsidR="0023469B" w:rsidRPr="00D61CE1">
        <w:rPr>
          <w:rFonts w:ascii="Arial" w:eastAsia="Times New Roman" w:hAnsi="Arial" w:cs="Arial"/>
          <w:color w:val="000000" w:themeColor="text1"/>
          <w:lang w:eastAsia="en-GB"/>
        </w:rPr>
        <w:t xml:space="preserve">(1,1.74) = 0.02, </w:t>
      </w:r>
      <w:r w:rsidR="0023469B" w:rsidRPr="00D61CE1">
        <w:rPr>
          <w:rFonts w:ascii="Arial" w:eastAsia="Times New Roman" w:hAnsi="Arial" w:cs="Arial"/>
          <w:i/>
          <w:iCs/>
          <w:color w:val="000000" w:themeColor="text1"/>
          <w:lang w:eastAsia="en-GB"/>
        </w:rPr>
        <w:t xml:space="preserve">p = </w:t>
      </w:r>
      <w:r w:rsidR="0023469B" w:rsidRPr="00D61CE1">
        <w:rPr>
          <w:rFonts w:ascii="Arial" w:eastAsia="Times New Roman" w:hAnsi="Arial" w:cs="Arial"/>
          <w:color w:val="000000" w:themeColor="text1"/>
          <w:lang w:eastAsia="en-GB"/>
        </w:rPr>
        <w:t xml:space="preserve">.90 </w:t>
      </w:r>
      <w:r w:rsidR="00BC5C53" w:rsidRPr="00D61CE1">
        <w:rPr>
          <w:rFonts w:ascii="Arial" w:eastAsia="Times New Roman" w:hAnsi="Arial" w:cs="Arial"/>
          <w:color w:val="000000" w:themeColor="text1"/>
          <w:lang w:eastAsia="en-GB"/>
        </w:rPr>
        <w:t>and Court C</w:t>
      </w:r>
      <w:r w:rsidR="004E09F5" w:rsidRPr="00D61CE1">
        <w:rPr>
          <w:rFonts w:ascii="Arial" w:eastAsia="Times New Roman" w:hAnsi="Arial" w:cs="Arial"/>
          <w:color w:val="000000" w:themeColor="text1"/>
          <w:lang w:eastAsia="en-GB"/>
        </w:rPr>
        <w:t>osts</w:t>
      </w:r>
      <w:r w:rsidR="0023469B" w:rsidRPr="00D61CE1">
        <w:rPr>
          <w:rFonts w:ascii="Arial" w:eastAsia="Times New Roman" w:hAnsi="Arial" w:cs="Arial"/>
          <w:color w:val="000000" w:themeColor="text1"/>
          <w:lang w:eastAsia="en-GB"/>
        </w:rPr>
        <w:t xml:space="preserve"> </w:t>
      </w:r>
      <w:r w:rsidR="0023469B" w:rsidRPr="00D61CE1">
        <w:rPr>
          <w:rFonts w:ascii="Arial" w:eastAsia="Times New Roman" w:hAnsi="Arial" w:cs="Arial"/>
          <w:i/>
          <w:iCs/>
          <w:color w:val="000000" w:themeColor="text1"/>
          <w:lang w:eastAsia="en-GB"/>
        </w:rPr>
        <w:t>F</w:t>
      </w:r>
      <w:r w:rsidR="0023469B" w:rsidRPr="00D61CE1">
        <w:rPr>
          <w:rFonts w:ascii="Arial" w:eastAsia="Times New Roman" w:hAnsi="Arial" w:cs="Arial"/>
          <w:color w:val="000000" w:themeColor="text1"/>
          <w:lang w:eastAsia="en-GB"/>
        </w:rPr>
        <w:t xml:space="preserve">(1,1.66) = 0.02, </w:t>
      </w:r>
      <w:r w:rsidR="0023469B" w:rsidRPr="00D61CE1">
        <w:rPr>
          <w:rFonts w:ascii="Arial" w:eastAsia="Times New Roman" w:hAnsi="Arial" w:cs="Arial"/>
          <w:i/>
          <w:iCs/>
          <w:color w:val="000000" w:themeColor="text1"/>
          <w:lang w:eastAsia="en-GB"/>
        </w:rPr>
        <w:t xml:space="preserve">p = </w:t>
      </w:r>
      <w:r w:rsidR="0023469B" w:rsidRPr="00D61CE1">
        <w:rPr>
          <w:rFonts w:ascii="Arial" w:eastAsia="Times New Roman" w:hAnsi="Arial" w:cs="Arial"/>
          <w:color w:val="000000" w:themeColor="text1"/>
          <w:lang w:eastAsia="en-GB"/>
        </w:rPr>
        <w:t>.90</w:t>
      </w:r>
      <w:r w:rsidR="004E09F5" w:rsidRPr="00D61CE1">
        <w:rPr>
          <w:rFonts w:ascii="Arial" w:eastAsia="Times New Roman" w:hAnsi="Arial" w:cs="Arial"/>
          <w:color w:val="000000" w:themeColor="text1"/>
          <w:lang w:eastAsia="en-GB"/>
        </w:rPr>
        <w:t xml:space="preserve">. </w:t>
      </w:r>
      <w:r w:rsidR="00F015CD" w:rsidRPr="00D61CE1">
        <w:rPr>
          <w:rFonts w:ascii="Arial" w:eastAsia="Times New Roman" w:hAnsi="Arial" w:cs="Arial"/>
          <w:color w:val="000000" w:themeColor="text1"/>
          <w:lang w:eastAsia="en-GB"/>
        </w:rPr>
        <w:t xml:space="preserve">When we attempted to predict guilty verdicts, we found null effects for the Draws to Decision × Defendant interaction </w:t>
      </w:r>
      <w:r w:rsidR="00F015CD" w:rsidRPr="00D61CE1">
        <w:rPr>
          <w:rFonts w:ascii="Arial" w:eastAsia="Times New Roman" w:hAnsi="Arial" w:cs="Arial"/>
          <w:i/>
          <w:color w:val="000000" w:themeColor="text1"/>
          <w:lang w:eastAsia="en-GB"/>
        </w:rPr>
        <w:t>Χ</w:t>
      </w:r>
      <w:r w:rsidR="00F015CD" w:rsidRPr="00D61CE1">
        <w:rPr>
          <w:rFonts w:ascii="Arial" w:eastAsia="Times New Roman" w:hAnsi="Arial" w:cs="Arial"/>
          <w:i/>
          <w:color w:val="000000" w:themeColor="text1"/>
          <w:vertAlign w:val="superscript"/>
          <w:lang w:eastAsia="en-GB"/>
        </w:rPr>
        <w:t>2</w:t>
      </w:r>
      <w:r w:rsidR="00F015CD" w:rsidRPr="00D61CE1">
        <w:rPr>
          <w:rFonts w:ascii="Arial" w:eastAsia="Times New Roman" w:hAnsi="Arial" w:cs="Arial"/>
          <w:color w:val="000000" w:themeColor="text1"/>
          <w:lang w:eastAsia="en-GB"/>
        </w:rPr>
        <w:t xml:space="preserve">(1) = .80, </w:t>
      </w:r>
      <w:r w:rsidR="00F015CD" w:rsidRPr="00D61CE1">
        <w:rPr>
          <w:rFonts w:ascii="Arial" w:eastAsia="Times New Roman" w:hAnsi="Arial" w:cs="Arial"/>
          <w:i/>
          <w:color w:val="000000" w:themeColor="text1"/>
          <w:lang w:eastAsia="en-GB"/>
        </w:rPr>
        <w:t>p</w:t>
      </w:r>
      <w:r w:rsidR="00F015CD" w:rsidRPr="00D61CE1">
        <w:rPr>
          <w:rFonts w:ascii="Arial" w:eastAsia="Times New Roman" w:hAnsi="Arial" w:cs="Arial"/>
          <w:color w:val="000000" w:themeColor="text1"/>
          <w:lang w:eastAsia="en-GB"/>
        </w:rPr>
        <w:t xml:space="preserve"> = .37 and</w:t>
      </w:r>
      <w:r w:rsidRPr="00D61CE1">
        <w:rPr>
          <w:rFonts w:ascii="Arial" w:eastAsia="Times New Roman" w:hAnsi="Arial" w:cs="Arial"/>
          <w:color w:val="000000" w:themeColor="text1"/>
          <w:lang w:eastAsia="en-GB"/>
        </w:rPr>
        <w:t xml:space="preserve"> for</w:t>
      </w:r>
      <w:r w:rsidR="00F015CD" w:rsidRPr="00D61CE1">
        <w:rPr>
          <w:rFonts w:ascii="Arial" w:eastAsia="Times New Roman" w:hAnsi="Arial" w:cs="Arial"/>
          <w:color w:val="000000" w:themeColor="text1"/>
          <w:lang w:eastAsia="en-GB"/>
        </w:rPr>
        <w:t xml:space="preserve"> the main effects of Draws to Decision </w:t>
      </w:r>
      <w:r w:rsidR="00F015CD" w:rsidRPr="00D61CE1">
        <w:rPr>
          <w:rFonts w:ascii="Arial" w:eastAsia="Times New Roman" w:hAnsi="Arial" w:cs="Arial"/>
          <w:i/>
          <w:color w:val="000000" w:themeColor="text1"/>
          <w:lang w:eastAsia="en-GB"/>
        </w:rPr>
        <w:t>Χ</w:t>
      </w:r>
      <w:r w:rsidR="00F015CD" w:rsidRPr="00D61CE1">
        <w:rPr>
          <w:rFonts w:ascii="Arial" w:eastAsia="Times New Roman" w:hAnsi="Arial" w:cs="Arial"/>
          <w:i/>
          <w:color w:val="000000" w:themeColor="text1"/>
          <w:vertAlign w:val="superscript"/>
          <w:lang w:eastAsia="en-GB"/>
        </w:rPr>
        <w:t>2</w:t>
      </w:r>
      <w:r w:rsidR="00F015CD" w:rsidRPr="00D61CE1">
        <w:rPr>
          <w:rFonts w:ascii="Arial" w:eastAsia="Times New Roman" w:hAnsi="Arial" w:cs="Arial"/>
          <w:color w:val="000000" w:themeColor="text1"/>
          <w:lang w:eastAsia="en-GB"/>
        </w:rPr>
        <w:t xml:space="preserve">(1) = .38, </w:t>
      </w:r>
      <w:r w:rsidR="00F015CD" w:rsidRPr="00D61CE1">
        <w:rPr>
          <w:rFonts w:ascii="Arial" w:eastAsia="Times New Roman" w:hAnsi="Arial" w:cs="Arial"/>
          <w:i/>
          <w:color w:val="000000" w:themeColor="text1"/>
          <w:lang w:eastAsia="en-GB"/>
        </w:rPr>
        <w:t>p</w:t>
      </w:r>
      <w:r w:rsidR="00F015CD" w:rsidRPr="00D61CE1">
        <w:rPr>
          <w:rFonts w:ascii="Arial" w:eastAsia="Times New Roman" w:hAnsi="Arial" w:cs="Arial"/>
          <w:color w:val="000000" w:themeColor="text1"/>
          <w:lang w:eastAsia="en-GB"/>
        </w:rPr>
        <w:t xml:space="preserve"> = .54 and Defendant </w:t>
      </w:r>
      <w:r w:rsidR="00F015CD" w:rsidRPr="00D61CE1">
        <w:rPr>
          <w:rFonts w:ascii="Arial" w:eastAsia="Times New Roman" w:hAnsi="Arial" w:cs="Arial"/>
          <w:i/>
          <w:color w:val="000000" w:themeColor="text1"/>
          <w:lang w:eastAsia="en-GB"/>
        </w:rPr>
        <w:t>Χ</w:t>
      </w:r>
      <w:r w:rsidR="00F015CD" w:rsidRPr="00D61CE1">
        <w:rPr>
          <w:rFonts w:ascii="Arial" w:eastAsia="Times New Roman" w:hAnsi="Arial" w:cs="Arial"/>
          <w:i/>
          <w:color w:val="000000" w:themeColor="text1"/>
          <w:vertAlign w:val="superscript"/>
          <w:lang w:eastAsia="en-GB"/>
        </w:rPr>
        <w:t>2</w:t>
      </w:r>
      <w:r w:rsidR="00F015CD" w:rsidRPr="00D61CE1">
        <w:rPr>
          <w:rFonts w:ascii="Arial" w:eastAsia="Times New Roman" w:hAnsi="Arial" w:cs="Arial"/>
          <w:color w:val="000000" w:themeColor="text1"/>
          <w:lang w:eastAsia="en-GB"/>
        </w:rPr>
        <w:t xml:space="preserve">(1) = .38, </w:t>
      </w:r>
      <w:r w:rsidR="00F015CD" w:rsidRPr="00D61CE1">
        <w:rPr>
          <w:rFonts w:ascii="Arial" w:eastAsia="Times New Roman" w:hAnsi="Arial" w:cs="Arial"/>
          <w:i/>
          <w:color w:val="000000" w:themeColor="text1"/>
          <w:lang w:eastAsia="en-GB"/>
        </w:rPr>
        <w:t>p</w:t>
      </w:r>
      <w:r w:rsidR="00F015CD" w:rsidRPr="00D61CE1">
        <w:rPr>
          <w:rFonts w:ascii="Arial" w:eastAsia="Times New Roman" w:hAnsi="Arial" w:cs="Arial"/>
          <w:color w:val="000000" w:themeColor="text1"/>
          <w:lang w:eastAsia="en-GB"/>
        </w:rPr>
        <w:t xml:space="preserve"> = .54.</w:t>
      </w:r>
    </w:p>
    <w:p w14:paraId="4224CB15" w14:textId="77777777" w:rsidR="00AF0FC3" w:rsidRDefault="00AF0FC3">
      <w:pPr>
        <w:rPr>
          <w:ins w:id="1439" w:author="Furl, Nicholas" w:date="2024-10-05T17:46:00Z" w16du:dateUtc="2024-10-05T16:46:00Z"/>
          <w:rFonts w:ascii="Arial" w:eastAsia="Times New Roman" w:hAnsi="Arial" w:cs="Arial"/>
          <w:b/>
          <w:bCs/>
          <w:color w:val="000000" w:themeColor="text1"/>
          <w:lang w:eastAsia="en-GB"/>
        </w:rPr>
      </w:pPr>
      <w:ins w:id="1440" w:author="Furl, Nicholas" w:date="2024-10-05T17:46:00Z" w16du:dateUtc="2024-10-05T16:46:00Z">
        <w:r>
          <w:rPr>
            <w:rFonts w:ascii="Arial" w:eastAsia="Times New Roman" w:hAnsi="Arial" w:cs="Arial"/>
            <w:b/>
            <w:bCs/>
            <w:color w:val="000000" w:themeColor="text1"/>
            <w:lang w:eastAsia="en-GB"/>
          </w:rPr>
          <w:br w:type="page"/>
        </w:r>
      </w:ins>
    </w:p>
    <w:p w14:paraId="7C6BD2D2" w14:textId="05665703" w:rsidR="004E09F5" w:rsidRPr="00D61CE1" w:rsidRDefault="004E09F5" w:rsidP="004F268C">
      <w:pPr>
        <w:spacing w:before="100" w:after="0" w:line="480" w:lineRule="auto"/>
        <w:jc w:val="both"/>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lastRenderedPageBreak/>
        <w:t>Figure 3.</w:t>
      </w:r>
    </w:p>
    <w:p w14:paraId="4F83AD83" w14:textId="271BF738" w:rsidR="000B3AEA" w:rsidRPr="00D61CE1" w:rsidRDefault="004E09F5" w:rsidP="004F268C">
      <w:pPr>
        <w:spacing w:before="100" w:after="0" w:line="480" w:lineRule="auto"/>
        <w:jc w:val="both"/>
        <w:rPr>
          <w:rFonts w:ascii="Arial" w:eastAsia="Times New Roman" w:hAnsi="Arial" w:cs="Arial"/>
          <w:i/>
          <w:iCs/>
          <w:color w:val="000000" w:themeColor="text1"/>
          <w:lang w:eastAsia="en-GB"/>
        </w:rPr>
      </w:pPr>
      <w:r w:rsidRPr="00D61CE1">
        <w:rPr>
          <w:rFonts w:ascii="Arial" w:eastAsia="Times New Roman" w:hAnsi="Arial" w:cs="Arial"/>
          <w:i/>
          <w:iCs/>
          <w:color w:val="000000" w:themeColor="text1"/>
          <w:lang w:eastAsia="en-GB"/>
        </w:rPr>
        <w:t>Performance on optim</w:t>
      </w:r>
      <w:r w:rsidR="00A0410D" w:rsidRPr="00D61CE1">
        <w:rPr>
          <w:rFonts w:ascii="Arial" w:eastAsia="Times New Roman" w:hAnsi="Arial" w:cs="Arial"/>
          <w:i/>
          <w:iCs/>
          <w:color w:val="000000" w:themeColor="text1"/>
          <w:lang w:eastAsia="en-GB"/>
        </w:rPr>
        <w:t>al stopping version of forensic</w:t>
      </w:r>
      <w:r w:rsidRPr="00D61CE1">
        <w:rPr>
          <w:rFonts w:ascii="Arial" w:eastAsia="Times New Roman" w:hAnsi="Arial" w:cs="Arial"/>
          <w:i/>
          <w:iCs/>
          <w:color w:val="000000" w:themeColor="text1"/>
          <w:lang w:eastAsia="en-GB"/>
        </w:rPr>
        <w:t>-based beads task where defendant either has schizophrenia or no mental health diagnosis</w:t>
      </w:r>
      <w:r w:rsidR="000B3AEA" w:rsidRPr="00D61CE1">
        <w:rPr>
          <w:rFonts w:ascii="Arial" w:eastAsia="Times New Roman" w:hAnsi="Arial" w:cs="Arial"/>
          <w:i/>
          <w:iCs/>
          <w:color w:val="000000" w:themeColor="text1"/>
          <w:lang w:eastAsia="en-GB"/>
        </w:rPr>
        <w:t>.</w:t>
      </w:r>
    </w:p>
    <w:p w14:paraId="09A451BC" w14:textId="725E452B" w:rsidR="004E09F5" w:rsidRPr="00D61CE1" w:rsidRDefault="004E09F5" w:rsidP="004F268C">
      <w:pPr>
        <w:spacing w:before="100" w:after="0" w:line="480" w:lineRule="auto"/>
        <w:jc w:val="both"/>
        <w:rPr>
          <w:rFonts w:ascii="Arial" w:eastAsia="Times New Roman" w:hAnsi="Arial" w:cs="Arial"/>
          <w:color w:val="000000" w:themeColor="text1"/>
          <w:lang w:eastAsia="en-GB"/>
        </w:rPr>
      </w:pPr>
      <w:del w:id="1441" w:author="Furl, Nicholas" w:date="2024-10-05T17:45:00Z" w16du:dateUtc="2024-10-05T16:45:00Z">
        <w:r w:rsidRPr="00D61CE1" w:rsidDel="00AF0FC3">
          <w:rPr>
            <w:rFonts w:ascii="Arial" w:eastAsia="Times New Roman" w:hAnsi="Arial" w:cs="Arial"/>
            <w:i/>
            <w:iCs/>
            <w:noProof/>
            <w:color w:val="000000" w:themeColor="text1"/>
            <w:bdr w:val="none" w:sz="0" w:space="0" w:color="auto" w:frame="1"/>
            <w:lang w:eastAsia="en-GB"/>
          </w:rPr>
          <w:drawing>
            <wp:inline distT="0" distB="0" distL="0" distR="0" wp14:anchorId="0AEB8312" wp14:editId="70765054">
              <wp:extent cx="5734050" cy="1743075"/>
              <wp:effectExtent l="0" t="0" r="0" b="9525"/>
              <wp:docPr id="3" name="Picture 3" descr="https://lh4.googleusercontent.com/iIhh55k92V99AK0EWsEg6pyq_MwI-LgwBa9Wmyr-j58PolvilyCRyJRy9-7ZgX7kTv3HxP2B1ULncbEmsGfsFS9uAR7ssSrlwCVfbuufitbdXVfg1Nb8KXQv4AExpywY8Sw2Rk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iIhh55k92V99AK0EWsEg6pyq_MwI-LgwBa9Wmyr-j58PolvilyCRyJRy9-7ZgX7kTv3HxP2B1ULncbEmsGfsFS9uAR7ssSrlwCVfbuufitbdXVfg1Nb8KXQv4AExpywY8Sw2Rk0_"/>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1743075"/>
                      </a:xfrm>
                      <a:prstGeom prst="rect">
                        <a:avLst/>
                      </a:prstGeom>
                      <a:noFill/>
                      <a:ln>
                        <a:noFill/>
                      </a:ln>
                    </pic:spPr>
                  </pic:pic>
                </a:graphicData>
              </a:graphic>
            </wp:inline>
          </w:drawing>
        </w:r>
      </w:del>
      <w:ins w:id="1442" w:author="Furl, Nicholas" w:date="2024-10-05T17:46:00Z" w16du:dateUtc="2024-10-05T16:46:00Z">
        <w:r w:rsidR="00AF0FC3">
          <w:rPr>
            <w:rFonts w:ascii="Arial" w:eastAsia="Times New Roman" w:hAnsi="Arial" w:cs="Arial"/>
            <w:noProof/>
            <w:color w:val="000000" w:themeColor="text1"/>
            <w:lang w:eastAsia="en-GB"/>
          </w:rPr>
          <w:drawing>
            <wp:inline distT="0" distB="0" distL="0" distR="0" wp14:anchorId="25907D6E" wp14:editId="6B125C4D">
              <wp:extent cx="5731510" cy="3140075"/>
              <wp:effectExtent l="0" t="0" r="2540" b="3175"/>
              <wp:docPr id="1854071957" name="Picture 5" descr="A group of black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71957" name="Picture 5" descr="A group of black and white ba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40075"/>
                      </a:xfrm>
                      <a:prstGeom prst="rect">
                        <a:avLst/>
                      </a:prstGeom>
                    </pic:spPr>
                  </pic:pic>
                </a:graphicData>
              </a:graphic>
            </wp:inline>
          </w:drawing>
        </w:r>
      </w:ins>
    </w:p>
    <w:p w14:paraId="38807478" w14:textId="1FC0E714" w:rsidR="00424906" w:rsidRPr="00D61CE1" w:rsidRDefault="004E09F5" w:rsidP="002309E8">
      <w:pPr>
        <w:spacing w:before="100" w:after="0" w:line="480" w:lineRule="auto"/>
        <w:jc w:val="both"/>
        <w:rPr>
          <w:rFonts w:ascii="Arial" w:eastAsia="Times New Roman" w:hAnsi="Arial" w:cs="Arial"/>
          <w:color w:val="000000" w:themeColor="text1"/>
          <w:lang w:eastAsia="en-GB"/>
        </w:rPr>
      </w:pPr>
      <w:r w:rsidRPr="00D61CE1">
        <w:rPr>
          <w:rFonts w:ascii="Arial" w:eastAsia="Times New Roman" w:hAnsi="Arial" w:cs="Arial"/>
          <w:i/>
          <w:iCs/>
          <w:color w:val="000000" w:themeColor="text1"/>
          <w:lang w:eastAsia="en-GB"/>
        </w:rPr>
        <w:t>Note.</w:t>
      </w:r>
      <w:r w:rsidRPr="00D61CE1">
        <w:rPr>
          <w:rFonts w:ascii="Arial" w:eastAsia="Times New Roman" w:hAnsi="Arial" w:cs="Arial"/>
          <w:color w:val="000000" w:themeColor="text1"/>
          <w:lang w:eastAsia="en-GB"/>
        </w:rPr>
        <w:t xml:space="preserve">  </w:t>
      </w:r>
      <w:del w:id="1443" w:author="Furl, Nicholas" w:date="2024-10-05T17:46:00Z" w16du:dateUtc="2024-10-05T16:46:00Z">
        <w:r w:rsidRPr="00D61CE1" w:rsidDel="008325CD">
          <w:rPr>
            <w:rFonts w:ascii="Arial" w:eastAsia="Times New Roman" w:hAnsi="Arial" w:cs="Arial"/>
            <w:color w:val="000000" w:themeColor="text1"/>
            <w:lang w:eastAsia="en-GB"/>
          </w:rPr>
          <w:delText xml:space="preserve">Grey horizontal lines indicate average ideal observer performance. </w:delText>
        </w:r>
      </w:del>
      <w:r w:rsidRPr="00D61CE1">
        <w:rPr>
          <w:rFonts w:ascii="Arial" w:eastAsia="Times New Roman" w:hAnsi="Arial" w:cs="Arial"/>
          <w:color w:val="000000" w:themeColor="text1"/>
          <w:lang w:eastAsia="en-GB"/>
        </w:rPr>
        <w:t>Error bars indicate 95% confidence intervals.</w:t>
      </w:r>
    </w:p>
    <w:p w14:paraId="5226DCF1" w14:textId="77777777" w:rsidR="002309E8" w:rsidRPr="00D61CE1" w:rsidRDefault="002309E8" w:rsidP="00424906">
      <w:pPr>
        <w:spacing w:before="100" w:after="0" w:line="480" w:lineRule="auto"/>
        <w:ind w:firstLine="720"/>
        <w:jc w:val="both"/>
        <w:rPr>
          <w:rFonts w:ascii="Arial" w:eastAsia="Times New Roman" w:hAnsi="Arial" w:cs="Arial"/>
          <w:color w:val="000000" w:themeColor="text1"/>
          <w:lang w:eastAsia="en-GB"/>
        </w:rPr>
      </w:pPr>
    </w:p>
    <w:p w14:paraId="439A1517" w14:textId="288924D8" w:rsidR="004E09F5" w:rsidRPr="00D61CE1" w:rsidDel="00364782" w:rsidRDefault="002309E8" w:rsidP="00424906">
      <w:pPr>
        <w:spacing w:before="100" w:after="0" w:line="480" w:lineRule="auto"/>
        <w:ind w:firstLine="720"/>
        <w:jc w:val="both"/>
        <w:rPr>
          <w:del w:id="1444" w:author="Furl, Nicholas" w:date="2024-10-05T17:51:00Z" w16du:dateUtc="2024-10-05T16:51:00Z"/>
          <w:rFonts w:ascii="Arial" w:eastAsia="Times New Roman" w:hAnsi="Arial" w:cs="Arial"/>
          <w:color w:val="000000" w:themeColor="text1"/>
          <w:lang w:eastAsia="en-GB"/>
        </w:rPr>
      </w:pPr>
      <w:del w:id="1445" w:author="Furl, Nicholas" w:date="2024-10-05T17:51:00Z" w16du:dateUtc="2024-10-05T16:51:00Z">
        <w:r w:rsidRPr="00D61CE1" w:rsidDel="00364782">
          <w:rPr>
            <w:rFonts w:ascii="Arial" w:eastAsia="Times New Roman" w:hAnsi="Arial" w:cs="Arial"/>
            <w:color w:val="000000" w:themeColor="text1"/>
            <w:lang w:eastAsia="en-GB"/>
          </w:rPr>
          <w:delText>I</w:delText>
        </w:r>
        <w:r w:rsidR="004E09F5" w:rsidRPr="00D61CE1" w:rsidDel="00364782">
          <w:rPr>
            <w:rFonts w:ascii="Arial" w:eastAsia="Times New Roman" w:hAnsi="Arial" w:cs="Arial"/>
            <w:color w:val="000000" w:themeColor="text1"/>
            <w:lang w:eastAsia="en-GB"/>
          </w:rPr>
          <w:delText xml:space="preserve">n Table 1, we report </w:delText>
        </w:r>
        <w:r w:rsidRPr="00D61CE1" w:rsidDel="00364782">
          <w:rPr>
            <w:rFonts w:ascii="Arial" w:eastAsia="Times New Roman" w:hAnsi="Arial" w:cs="Arial"/>
            <w:color w:val="000000" w:themeColor="text1"/>
            <w:lang w:eastAsia="en-GB"/>
          </w:rPr>
          <w:delText>exploratory correlations among Draws to Decision, Accuracy, Court Costs, Proportion Guilty V</w:delText>
        </w:r>
        <w:r w:rsidR="004E09F5" w:rsidRPr="00D61CE1" w:rsidDel="00364782">
          <w:rPr>
            <w:rFonts w:ascii="Arial" w:eastAsia="Times New Roman" w:hAnsi="Arial" w:cs="Arial"/>
            <w:color w:val="000000" w:themeColor="text1"/>
            <w:lang w:eastAsia="en-GB"/>
          </w:rPr>
          <w:delText>erdict</w:delText>
        </w:r>
        <w:r w:rsidRPr="00D61CE1" w:rsidDel="00364782">
          <w:rPr>
            <w:rFonts w:ascii="Arial" w:eastAsia="Times New Roman" w:hAnsi="Arial" w:cs="Arial"/>
            <w:color w:val="000000" w:themeColor="text1"/>
            <w:lang w:eastAsia="en-GB"/>
          </w:rPr>
          <w:delText>s, our Likert measures and PDI</w:delText>
        </w:r>
        <w:r w:rsidR="004E09F5" w:rsidRPr="00D61CE1" w:rsidDel="00364782">
          <w:rPr>
            <w:rFonts w:ascii="Arial" w:eastAsia="Times New Roman" w:hAnsi="Arial" w:cs="Arial"/>
            <w:color w:val="000000" w:themeColor="text1"/>
            <w:lang w:eastAsia="en-GB"/>
          </w:rPr>
          <w:delText>total. Not surprisingly, Confidence is highly intercorrelated with t</w:delText>
        </w:r>
        <w:r w:rsidR="002D31A0" w:rsidRPr="00D61CE1" w:rsidDel="00364782">
          <w:rPr>
            <w:rFonts w:ascii="Arial" w:eastAsia="Times New Roman" w:hAnsi="Arial" w:cs="Arial"/>
            <w:color w:val="000000" w:themeColor="text1"/>
            <w:lang w:eastAsia="en-GB"/>
          </w:rPr>
          <w:delText>he two performance measures Accuracy and Court C</w:delText>
        </w:r>
        <w:r w:rsidR="004E09F5" w:rsidRPr="00D61CE1" w:rsidDel="00364782">
          <w:rPr>
            <w:rFonts w:ascii="Arial" w:eastAsia="Times New Roman" w:hAnsi="Arial" w:cs="Arial"/>
            <w:color w:val="000000" w:themeColor="text1"/>
            <w:lang w:eastAsia="en-GB"/>
          </w:rPr>
          <w:delText xml:space="preserve">osts. We further found that </w:delText>
        </w:r>
        <w:r w:rsidR="002D31A0" w:rsidRPr="00D61CE1" w:rsidDel="00364782">
          <w:rPr>
            <w:rFonts w:ascii="Arial" w:eastAsia="Times New Roman" w:hAnsi="Arial" w:cs="Arial"/>
            <w:color w:val="000000" w:themeColor="text1"/>
            <w:lang w:eastAsia="en-GB"/>
          </w:rPr>
          <w:delText>P</w:delText>
        </w:r>
        <w:r w:rsidR="004E09F5" w:rsidRPr="00D61CE1" w:rsidDel="00364782">
          <w:rPr>
            <w:rFonts w:ascii="Arial" w:eastAsia="Times New Roman" w:hAnsi="Arial" w:cs="Arial"/>
            <w:color w:val="000000" w:themeColor="text1"/>
            <w:lang w:eastAsia="en-GB"/>
          </w:rPr>
          <w:delText xml:space="preserve">roportion </w:delText>
        </w:r>
        <w:r w:rsidR="002D31A0" w:rsidRPr="00D61CE1" w:rsidDel="00364782">
          <w:rPr>
            <w:rFonts w:ascii="Arial" w:eastAsia="Times New Roman" w:hAnsi="Arial" w:cs="Arial"/>
            <w:color w:val="000000" w:themeColor="text1"/>
            <w:lang w:eastAsia="en-GB"/>
          </w:rPr>
          <w:delText>Guilty V</w:delText>
        </w:r>
        <w:r w:rsidR="004E09F5" w:rsidRPr="00D61CE1" w:rsidDel="00364782">
          <w:rPr>
            <w:rFonts w:ascii="Arial" w:eastAsia="Times New Roman" w:hAnsi="Arial" w:cs="Arial"/>
            <w:color w:val="000000" w:themeColor="text1"/>
            <w:lang w:eastAsia="en-GB"/>
          </w:rPr>
          <w:delText>erdicts, participants’ ratings of the defendants’ responsibility for their behaviour, and participants’ ratings of the defendant’s danger to others all positively intercorrelated with each other. This danger to others variable was additionally positively correlated with participants’ ratings of the defendants’ danger to self. </w:delText>
        </w:r>
      </w:del>
    </w:p>
    <w:p w14:paraId="0927E81A" w14:textId="30573C59" w:rsidR="004E09F5" w:rsidRPr="00D61CE1" w:rsidDel="00364782" w:rsidRDefault="004E09F5" w:rsidP="004F268C">
      <w:pPr>
        <w:spacing w:before="100" w:after="0" w:line="480" w:lineRule="auto"/>
        <w:rPr>
          <w:del w:id="1446" w:author="Furl, Nicholas" w:date="2024-10-05T17:51:00Z" w16du:dateUtc="2024-10-05T16:51:00Z"/>
          <w:rFonts w:ascii="Arial" w:eastAsia="Times New Roman" w:hAnsi="Arial" w:cs="Arial"/>
          <w:color w:val="000000" w:themeColor="text1"/>
          <w:lang w:eastAsia="en-GB"/>
        </w:rPr>
      </w:pPr>
    </w:p>
    <w:p w14:paraId="5AFFF1A1" w14:textId="716734F3" w:rsidR="004E09F5" w:rsidRPr="00D61CE1" w:rsidDel="00364782" w:rsidRDefault="004E09F5" w:rsidP="004F268C">
      <w:pPr>
        <w:spacing w:before="100" w:after="0" w:line="480" w:lineRule="auto"/>
        <w:jc w:val="both"/>
        <w:rPr>
          <w:del w:id="1447" w:author="Furl, Nicholas" w:date="2024-10-05T17:51:00Z" w16du:dateUtc="2024-10-05T16:51:00Z"/>
          <w:rFonts w:ascii="Arial" w:eastAsia="Times New Roman" w:hAnsi="Arial" w:cs="Arial"/>
          <w:color w:val="000000" w:themeColor="text1"/>
          <w:lang w:eastAsia="en-GB"/>
        </w:rPr>
      </w:pPr>
      <w:del w:id="1448" w:author="Furl, Nicholas" w:date="2024-10-05T17:51:00Z" w16du:dateUtc="2024-10-05T16:51:00Z">
        <w:r w:rsidRPr="00D61CE1" w:rsidDel="00364782">
          <w:rPr>
            <w:rFonts w:ascii="Arial" w:eastAsia="Times New Roman" w:hAnsi="Arial" w:cs="Arial"/>
            <w:noProof/>
            <w:color w:val="000000" w:themeColor="text1"/>
            <w:bdr w:val="none" w:sz="0" w:space="0" w:color="auto" w:frame="1"/>
            <w:lang w:eastAsia="en-GB"/>
          </w:rPr>
          <w:drawing>
            <wp:inline distT="0" distB="0" distL="0" distR="0" wp14:anchorId="68C64FFC" wp14:editId="396D4F85">
              <wp:extent cx="5734050" cy="3705225"/>
              <wp:effectExtent l="0" t="0" r="0" b="9525"/>
              <wp:docPr id="4" name="Picture 4" descr="https://lh3.googleusercontent.com/Nq5XpCdC3SNNAQMx01a2FBTP6oXTDNU-T0YlJmSeRh57iP4cwZGvJSDkgxZSHYrtfDfy3MEN3-mKOwt_8qWFqF7WaUdZYfZ8o_bDJw63J8MCKvbYmpYV9o7Nvt2xj5eDKhyRDL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Nq5XpCdC3SNNAQMx01a2FBTP6oXTDNU-T0YlJmSeRh57iP4cwZGvJSDkgxZSHYrtfDfy3MEN3-mKOwt_8qWFqF7WaUdZYfZ8o_bDJw63J8MCKvbYmpYV9o7Nvt2xj5eDKhyRDLg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3705225"/>
                      </a:xfrm>
                      <a:prstGeom prst="rect">
                        <a:avLst/>
                      </a:prstGeom>
                      <a:noFill/>
                      <a:ln>
                        <a:noFill/>
                      </a:ln>
                    </pic:spPr>
                  </pic:pic>
                </a:graphicData>
              </a:graphic>
            </wp:inline>
          </w:drawing>
        </w:r>
      </w:del>
    </w:p>
    <w:p w14:paraId="1F1BAB67" w14:textId="57210E8A" w:rsidR="00424906" w:rsidRPr="00D61CE1" w:rsidDel="00364782" w:rsidRDefault="00424906">
      <w:pPr>
        <w:rPr>
          <w:del w:id="1449" w:author="Furl, Nicholas" w:date="2024-10-05T17:51:00Z" w16du:dateUtc="2024-10-05T16:51:00Z"/>
          <w:rFonts w:ascii="Arial" w:eastAsia="Times New Roman" w:hAnsi="Arial" w:cs="Arial"/>
          <w:color w:val="000000" w:themeColor="text1"/>
          <w:lang w:eastAsia="en-GB"/>
        </w:rPr>
      </w:pPr>
      <w:del w:id="1450" w:author="Furl, Nicholas" w:date="2024-10-05T17:51:00Z" w16du:dateUtc="2024-10-05T16:51:00Z">
        <w:r w:rsidRPr="00D61CE1" w:rsidDel="00364782">
          <w:rPr>
            <w:rFonts w:ascii="Arial" w:eastAsia="Times New Roman" w:hAnsi="Arial" w:cs="Arial"/>
            <w:color w:val="000000" w:themeColor="text1"/>
            <w:lang w:eastAsia="en-GB"/>
          </w:rPr>
          <w:br w:type="page"/>
        </w:r>
      </w:del>
    </w:p>
    <w:p w14:paraId="5DF44F63" w14:textId="5FF9E662" w:rsidR="00E70222" w:rsidRPr="00D61CE1" w:rsidRDefault="00E70222" w:rsidP="00E70222">
      <w:pPr>
        <w:spacing w:before="100" w:after="0" w:line="480" w:lineRule="auto"/>
        <w:jc w:val="both"/>
        <w:rPr>
          <w:rFonts w:ascii="Arial" w:eastAsia="Times New Roman" w:hAnsi="Arial" w:cs="Arial"/>
          <w:b/>
          <w:color w:val="000000" w:themeColor="text1"/>
          <w:lang w:eastAsia="en-GB"/>
        </w:rPr>
      </w:pPr>
      <w:r w:rsidRPr="00D61CE1">
        <w:rPr>
          <w:rFonts w:ascii="Arial" w:eastAsia="Times New Roman" w:hAnsi="Arial" w:cs="Arial"/>
          <w:b/>
          <w:color w:val="000000" w:themeColor="text1"/>
          <w:lang w:eastAsia="en-GB"/>
        </w:rPr>
        <w:t>Discussion</w:t>
      </w:r>
    </w:p>
    <w:p w14:paraId="7DB58B8D" w14:textId="55FEA7F7" w:rsidR="000F5D52" w:rsidRPr="00D61CE1" w:rsidRDefault="00E70222" w:rsidP="00424906">
      <w:pPr>
        <w:spacing w:before="100" w:after="0" w:line="480" w:lineRule="auto"/>
        <w:ind w:firstLine="720"/>
        <w:jc w:val="both"/>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U</w:t>
      </w:r>
      <w:r w:rsidR="002D31A0" w:rsidRPr="00D61CE1">
        <w:rPr>
          <w:rFonts w:ascii="Arial" w:eastAsia="Times New Roman" w:hAnsi="Arial" w:cs="Arial"/>
          <w:color w:val="000000" w:themeColor="text1"/>
          <w:lang w:eastAsia="en-GB"/>
        </w:rPr>
        <w:t xml:space="preserve">sing a </w:t>
      </w:r>
      <w:proofErr w:type="gramStart"/>
      <w:r w:rsidR="002D31A0" w:rsidRPr="00D61CE1">
        <w:rPr>
          <w:rFonts w:ascii="Arial" w:eastAsia="Times New Roman" w:hAnsi="Arial" w:cs="Arial"/>
          <w:color w:val="000000" w:themeColor="text1"/>
          <w:lang w:eastAsia="en-GB"/>
        </w:rPr>
        <w:t>draws</w:t>
      </w:r>
      <w:proofErr w:type="gramEnd"/>
      <w:r w:rsidR="002D31A0" w:rsidRPr="00D61CE1">
        <w:rPr>
          <w:rFonts w:ascii="Arial" w:eastAsia="Times New Roman" w:hAnsi="Arial" w:cs="Arial"/>
          <w:color w:val="000000" w:themeColor="text1"/>
          <w:lang w:eastAsia="en-GB"/>
        </w:rPr>
        <w:t xml:space="preserve"> to decision task instead of a graded estimates task, </w:t>
      </w:r>
      <w:r w:rsidR="000B3AEA" w:rsidRPr="00D61CE1">
        <w:rPr>
          <w:rFonts w:ascii="Arial" w:eastAsia="Times New Roman" w:hAnsi="Arial" w:cs="Arial"/>
          <w:color w:val="000000" w:themeColor="text1"/>
          <w:lang w:eastAsia="en-GB"/>
        </w:rPr>
        <w:t>we could not find </w:t>
      </w:r>
      <w:r w:rsidR="004E09F5" w:rsidRPr="00D61CE1">
        <w:rPr>
          <w:rFonts w:ascii="Arial" w:eastAsia="Times New Roman" w:hAnsi="Arial" w:cs="Arial"/>
          <w:color w:val="000000" w:themeColor="text1"/>
          <w:lang w:eastAsia="en-GB"/>
        </w:rPr>
        <w:t xml:space="preserve">statistical evidence for the hypothesis that there is </w:t>
      </w:r>
      <w:del w:id="1451" w:author="Furl, Nicholas" w:date="2024-10-05T17:53:00Z" w16du:dateUtc="2024-10-05T16:53:00Z">
        <w:r w:rsidR="004E09F5" w:rsidRPr="00D61CE1" w:rsidDel="00364782">
          <w:rPr>
            <w:rFonts w:ascii="Arial" w:eastAsia="Times New Roman" w:hAnsi="Arial" w:cs="Arial"/>
            <w:color w:val="000000" w:themeColor="text1"/>
            <w:lang w:eastAsia="en-GB"/>
          </w:rPr>
          <w:delText xml:space="preserve">prejudicial bias </w:delText>
        </w:r>
      </w:del>
      <w:ins w:id="1452" w:author="Furl, Nicholas" w:date="2024-10-05T17:53:00Z" w16du:dateUtc="2024-10-05T16:53:00Z">
        <w:r w:rsidR="00364782">
          <w:rPr>
            <w:rFonts w:ascii="Arial" w:eastAsia="Times New Roman" w:hAnsi="Arial" w:cs="Arial"/>
            <w:color w:val="000000" w:themeColor="text1"/>
            <w:lang w:eastAsia="en-GB"/>
          </w:rPr>
          <w:t xml:space="preserve">prejudice </w:t>
        </w:r>
      </w:ins>
      <w:r w:rsidR="004E09F5" w:rsidRPr="00D61CE1">
        <w:rPr>
          <w:rFonts w:ascii="Arial" w:eastAsia="Times New Roman" w:hAnsi="Arial" w:cs="Arial"/>
          <w:color w:val="000000" w:themeColor="text1"/>
          <w:lang w:eastAsia="en-GB"/>
        </w:rPr>
        <w:t>based on</w:t>
      </w:r>
      <w:r w:rsidR="00640E48" w:rsidRPr="00D61CE1">
        <w:rPr>
          <w:rFonts w:ascii="Arial" w:eastAsia="Times New Roman" w:hAnsi="Arial" w:cs="Arial"/>
          <w:color w:val="000000" w:themeColor="text1"/>
          <w:lang w:eastAsia="en-GB"/>
        </w:rPr>
        <w:t xml:space="preserve"> </w:t>
      </w:r>
      <w:r w:rsidR="00711658" w:rsidRPr="00D61CE1">
        <w:rPr>
          <w:rFonts w:ascii="Arial" w:eastAsia="Times New Roman" w:hAnsi="Arial" w:cs="Arial"/>
          <w:color w:val="000000" w:themeColor="text1"/>
          <w:lang w:eastAsia="en-GB"/>
        </w:rPr>
        <w:t xml:space="preserve">a </w:t>
      </w:r>
      <w:r w:rsidR="00640E48" w:rsidRPr="00D61CE1">
        <w:rPr>
          <w:rFonts w:ascii="Arial" w:eastAsia="Times New Roman" w:hAnsi="Arial" w:cs="Arial"/>
          <w:color w:val="000000" w:themeColor="text1"/>
          <w:lang w:eastAsia="en-GB"/>
        </w:rPr>
        <w:t>suspect</w:t>
      </w:r>
      <w:r w:rsidR="00711658" w:rsidRPr="00D61CE1">
        <w:rPr>
          <w:rFonts w:ascii="Arial" w:eastAsia="Times New Roman" w:hAnsi="Arial" w:cs="Arial"/>
          <w:color w:val="000000" w:themeColor="text1"/>
          <w:lang w:eastAsia="en-GB"/>
        </w:rPr>
        <w:t>’s</w:t>
      </w:r>
      <w:r w:rsidR="004E09F5" w:rsidRPr="00D61CE1">
        <w:rPr>
          <w:rFonts w:ascii="Arial" w:eastAsia="Times New Roman" w:hAnsi="Arial" w:cs="Arial"/>
          <w:color w:val="000000" w:themeColor="text1"/>
          <w:lang w:eastAsia="en-GB"/>
        </w:rPr>
        <w:t xml:space="preserve"> schizophrenia diagnosis when weighing evidence about fictitious courtroom defendants. </w:t>
      </w:r>
      <w:r w:rsidR="002D31A0" w:rsidRPr="00D61CE1">
        <w:rPr>
          <w:rFonts w:ascii="Arial" w:eastAsia="Times New Roman" w:hAnsi="Arial" w:cs="Arial"/>
          <w:color w:val="000000" w:themeColor="text1"/>
          <w:lang w:eastAsia="en-GB"/>
        </w:rPr>
        <w:t xml:space="preserve">We tentatively recommend probability estimates </w:t>
      </w:r>
      <w:r w:rsidR="00632B4D" w:rsidRPr="00D61CE1">
        <w:rPr>
          <w:rFonts w:ascii="Arial" w:eastAsia="Times New Roman" w:hAnsi="Arial" w:cs="Arial"/>
          <w:color w:val="000000" w:themeColor="text1"/>
          <w:lang w:eastAsia="en-GB"/>
        </w:rPr>
        <w:t xml:space="preserve">on the graded estimates task as </w:t>
      </w:r>
      <w:r w:rsidR="002D31A0" w:rsidRPr="00D61CE1">
        <w:rPr>
          <w:rFonts w:ascii="Arial" w:eastAsia="Times New Roman" w:hAnsi="Arial" w:cs="Arial"/>
          <w:color w:val="000000" w:themeColor="text1"/>
          <w:lang w:eastAsia="en-GB"/>
        </w:rPr>
        <w:t xml:space="preserve">the </w:t>
      </w:r>
      <w:r w:rsidR="00632B4D" w:rsidRPr="00D61CE1">
        <w:rPr>
          <w:rFonts w:ascii="Arial" w:eastAsia="Times New Roman" w:hAnsi="Arial" w:cs="Arial"/>
          <w:color w:val="000000" w:themeColor="text1"/>
          <w:lang w:eastAsia="en-GB"/>
        </w:rPr>
        <w:t>best</w:t>
      </w:r>
      <w:r w:rsidR="002D31A0" w:rsidRPr="00D61CE1">
        <w:rPr>
          <w:rFonts w:ascii="Arial" w:eastAsia="Times New Roman" w:hAnsi="Arial" w:cs="Arial"/>
          <w:color w:val="000000" w:themeColor="text1"/>
          <w:lang w:eastAsia="en-GB"/>
        </w:rPr>
        <w:t xml:space="preserve"> measure for detecting prejudic</w:t>
      </w:r>
      <w:ins w:id="1453" w:author="Furl, Nicholas" w:date="2024-10-05T17:53:00Z" w16du:dateUtc="2024-10-05T16:53:00Z">
        <w:r w:rsidR="00364782">
          <w:rPr>
            <w:rFonts w:ascii="Arial" w:eastAsia="Times New Roman" w:hAnsi="Arial" w:cs="Arial"/>
            <w:color w:val="000000" w:themeColor="text1"/>
            <w:lang w:eastAsia="en-GB"/>
          </w:rPr>
          <w:t>e</w:t>
        </w:r>
      </w:ins>
      <w:del w:id="1454" w:author="Furl, Nicholas" w:date="2024-10-05T17:53:00Z" w16du:dateUtc="2024-10-05T16:53:00Z">
        <w:r w:rsidR="002D31A0" w:rsidRPr="00D61CE1" w:rsidDel="00364782">
          <w:rPr>
            <w:rFonts w:ascii="Arial" w:eastAsia="Times New Roman" w:hAnsi="Arial" w:cs="Arial"/>
            <w:color w:val="000000" w:themeColor="text1"/>
            <w:lang w:eastAsia="en-GB"/>
          </w:rPr>
          <w:delText>ial biases</w:delText>
        </w:r>
      </w:del>
      <w:r w:rsidR="002D31A0" w:rsidRPr="00D61CE1">
        <w:rPr>
          <w:rFonts w:ascii="Arial" w:eastAsia="Times New Roman" w:hAnsi="Arial" w:cs="Arial"/>
          <w:color w:val="000000" w:themeColor="text1"/>
          <w:lang w:eastAsia="en-GB"/>
        </w:rPr>
        <w:t xml:space="preserve">, compared to </w:t>
      </w:r>
      <w:del w:id="1455" w:author="Furl, Nicholas" w:date="2024-10-05T17:54:00Z" w16du:dateUtc="2024-10-05T16:54:00Z">
        <w:r w:rsidR="002D31A0" w:rsidRPr="00D61CE1" w:rsidDel="00364782">
          <w:rPr>
            <w:rFonts w:ascii="Arial" w:eastAsia="Times New Roman" w:hAnsi="Arial" w:cs="Arial"/>
            <w:color w:val="000000" w:themeColor="text1"/>
            <w:lang w:eastAsia="en-GB"/>
          </w:rPr>
          <w:delText xml:space="preserve">adjustment or </w:delText>
        </w:r>
      </w:del>
      <w:r w:rsidR="002D31A0" w:rsidRPr="00D61CE1">
        <w:rPr>
          <w:rFonts w:ascii="Arial" w:eastAsia="Times New Roman" w:hAnsi="Arial" w:cs="Arial"/>
          <w:color w:val="000000" w:themeColor="text1"/>
          <w:lang w:eastAsia="en-GB"/>
        </w:rPr>
        <w:t xml:space="preserve">draws to decision. </w:t>
      </w:r>
      <w:r w:rsidR="00632B4D" w:rsidRPr="00D61CE1">
        <w:rPr>
          <w:rFonts w:ascii="Arial" w:eastAsia="Times New Roman" w:hAnsi="Arial" w:cs="Arial"/>
          <w:color w:val="000000" w:themeColor="text1"/>
          <w:lang w:eastAsia="en-GB"/>
        </w:rPr>
        <w:t>However, f</w:t>
      </w:r>
      <w:r w:rsidR="004E09F5" w:rsidRPr="00D61CE1">
        <w:rPr>
          <w:rFonts w:ascii="Arial" w:eastAsia="Times New Roman" w:hAnsi="Arial" w:cs="Arial"/>
          <w:color w:val="000000" w:themeColor="text1"/>
          <w:lang w:eastAsia="en-GB"/>
        </w:rPr>
        <w:t xml:space="preserve">uture studies </w:t>
      </w:r>
      <w:r w:rsidR="00632B4D" w:rsidRPr="00D61CE1">
        <w:rPr>
          <w:rFonts w:ascii="Arial" w:eastAsia="Times New Roman" w:hAnsi="Arial" w:cs="Arial"/>
          <w:color w:val="000000" w:themeColor="text1"/>
          <w:lang w:eastAsia="en-GB"/>
        </w:rPr>
        <w:t>need to</w:t>
      </w:r>
      <w:r w:rsidR="004E09F5" w:rsidRPr="00D61CE1">
        <w:rPr>
          <w:rFonts w:ascii="Arial" w:eastAsia="Times New Roman" w:hAnsi="Arial" w:cs="Arial"/>
          <w:color w:val="000000" w:themeColor="text1"/>
          <w:lang w:eastAsia="en-GB"/>
        </w:rPr>
        <w:t xml:space="preserve"> test whether </w:t>
      </w:r>
      <w:r w:rsidR="00B54228" w:rsidRPr="00D61CE1">
        <w:rPr>
          <w:rFonts w:ascii="Arial" w:eastAsia="Times New Roman" w:hAnsi="Arial" w:cs="Arial"/>
          <w:color w:val="000000" w:themeColor="text1"/>
          <w:lang w:eastAsia="en-GB"/>
        </w:rPr>
        <w:t xml:space="preserve">suspect </w:t>
      </w:r>
      <w:r w:rsidR="004E09F5" w:rsidRPr="00D61CE1">
        <w:rPr>
          <w:rFonts w:ascii="Arial" w:eastAsia="Times New Roman" w:hAnsi="Arial" w:cs="Arial"/>
          <w:color w:val="000000" w:themeColor="text1"/>
          <w:lang w:eastAsia="en-GB"/>
        </w:rPr>
        <w:t xml:space="preserve">gender effects also manifest on the draws to decision measure. </w:t>
      </w:r>
    </w:p>
    <w:p w14:paraId="27E59291" w14:textId="74D3EB3B" w:rsidR="004E09F5" w:rsidRPr="00D61CE1" w:rsidRDefault="00632B4D" w:rsidP="00424906">
      <w:pPr>
        <w:spacing w:before="100" w:after="0" w:line="480" w:lineRule="auto"/>
        <w:ind w:firstLine="720"/>
        <w:jc w:val="both"/>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Our</w:t>
      </w:r>
      <w:r w:rsidR="004E09F5" w:rsidRPr="00D61CE1">
        <w:rPr>
          <w:rFonts w:ascii="Arial" w:eastAsia="Times New Roman" w:hAnsi="Arial" w:cs="Arial"/>
          <w:color w:val="000000" w:themeColor="text1"/>
          <w:lang w:eastAsia="en-GB"/>
        </w:rPr>
        <w:t xml:space="preserve"> findings </w:t>
      </w:r>
      <w:r w:rsidRPr="00D61CE1">
        <w:rPr>
          <w:rFonts w:ascii="Arial" w:eastAsia="Times New Roman" w:hAnsi="Arial" w:cs="Arial"/>
          <w:color w:val="000000" w:themeColor="text1"/>
          <w:lang w:eastAsia="en-GB"/>
        </w:rPr>
        <w:t xml:space="preserve">here </w:t>
      </w:r>
      <w:r w:rsidR="004E09F5" w:rsidRPr="00D61CE1">
        <w:rPr>
          <w:rFonts w:ascii="Arial" w:eastAsia="Times New Roman" w:hAnsi="Arial" w:cs="Arial"/>
          <w:color w:val="000000" w:themeColor="text1"/>
          <w:lang w:eastAsia="en-GB"/>
        </w:rPr>
        <w:t>have clear implications for the types of criminal justice settings (e.g., police investigations, courtrooms) we staged in our paradigms, in which potential</w:t>
      </w:r>
      <w:r w:rsidR="00C60E60" w:rsidRPr="00D61CE1">
        <w:rPr>
          <w:rFonts w:ascii="Arial" w:eastAsia="Times New Roman" w:hAnsi="Arial" w:cs="Arial"/>
          <w:color w:val="000000" w:themeColor="text1"/>
          <w:lang w:eastAsia="en-GB"/>
        </w:rPr>
        <w:t>ly</w:t>
      </w:r>
      <w:r w:rsidR="004E09F5" w:rsidRPr="00D61CE1">
        <w:rPr>
          <w:rFonts w:ascii="Arial" w:eastAsia="Times New Roman" w:hAnsi="Arial" w:cs="Arial"/>
          <w:color w:val="000000" w:themeColor="text1"/>
          <w:lang w:eastAsia="en-GB"/>
        </w:rPr>
        <w:t xml:space="preserve"> </w:t>
      </w:r>
      <w:del w:id="1456" w:author="Furl, Nicholas" w:date="2024-10-05T17:54:00Z" w16du:dateUtc="2024-10-05T16:54:00Z">
        <w:r w:rsidR="004E09F5" w:rsidRPr="00D61CE1" w:rsidDel="00364782">
          <w:rPr>
            <w:rFonts w:ascii="Arial" w:eastAsia="Times New Roman" w:hAnsi="Arial" w:cs="Arial"/>
            <w:color w:val="000000" w:themeColor="text1"/>
            <w:lang w:eastAsia="en-GB"/>
          </w:rPr>
          <w:delText xml:space="preserve">prejudiced </w:delText>
        </w:r>
      </w:del>
      <w:r w:rsidR="004E09F5" w:rsidRPr="00D61CE1">
        <w:rPr>
          <w:rFonts w:ascii="Arial" w:eastAsia="Times New Roman" w:hAnsi="Arial" w:cs="Arial"/>
          <w:color w:val="000000" w:themeColor="text1"/>
          <w:lang w:eastAsia="en-GB"/>
        </w:rPr>
        <w:t xml:space="preserve">decision makers </w:t>
      </w:r>
      <w:ins w:id="1457" w:author="Furl, Nicholas" w:date="2024-10-05T17:54:00Z" w16du:dateUtc="2024-10-05T16:54:00Z">
        <w:r w:rsidR="00364782">
          <w:rPr>
            <w:rFonts w:ascii="Arial" w:eastAsia="Times New Roman" w:hAnsi="Arial" w:cs="Arial"/>
            <w:color w:val="000000" w:themeColor="text1"/>
            <w:lang w:eastAsia="en-GB"/>
          </w:rPr>
          <w:t xml:space="preserve">with prior beliefs about demographic groups </w:t>
        </w:r>
      </w:ins>
      <w:r w:rsidR="004E09F5" w:rsidRPr="00D61CE1">
        <w:rPr>
          <w:rFonts w:ascii="Arial" w:eastAsia="Times New Roman" w:hAnsi="Arial" w:cs="Arial"/>
          <w:color w:val="000000" w:themeColor="text1"/>
          <w:lang w:eastAsia="en-GB"/>
        </w:rPr>
        <w:t xml:space="preserve">must evaluate samples of unreliable </w:t>
      </w:r>
      <w:r w:rsidR="004E09F5" w:rsidRPr="00D61CE1">
        <w:rPr>
          <w:rFonts w:ascii="Arial" w:eastAsia="Times New Roman" w:hAnsi="Arial" w:cs="Arial"/>
          <w:color w:val="000000" w:themeColor="text1"/>
          <w:lang w:eastAsia="en-GB"/>
        </w:rPr>
        <w:lastRenderedPageBreak/>
        <w:t xml:space="preserve">evidence. Our paradigm provides a proof of concept for how </w:t>
      </w:r>
      <w:del w:id="1458" w:author="Furl, Nicholas" w:date="2024-10-05T17:55:00Z" w16du:dateUtc="2024-10-05T16:55:00Z">
        <w:r w:rsidR="004E09F5" w:rsidRPr="00D61CE1" w:rsidDel="00364782">
          <w:rPr>
            <w:rFonts w:ascii="Arial" w:eastAsia="Times New Roman" w:hAnsi="Arial" w:cs="Arial"/>
            <w:color w:val="000000" w:themeColor="text1"/>
            <w:lang w:eastAsia="en-GB"/>
          </w:rPr>
          <w:delText>decision biases</w:delText>
        </w:r>
      </w:del>
      <w:ins w:id="1459" w:author="Furl, Nicholas" w:date="2024-10-05T17:55:00Z" w16du:dateUtc="2024-10-05T16:55:00Z">
        <w:r w:rsidR="00364782">
          <w:rPr>
            <w:rFonts w:ascii="Arial" w:eastAsia="Times New Roman" w:hAnsi="Arial" w:cs="Arial"/>
            <w:color w:val="000000" w:themeColor="text1"/>
            <w:lang w:eastAsia="en-GB"/>
          </w:rPr>
          <w:t>influences of prior belief</w:t>
        </w:r>
      </w:ins>
      <w:r w:rsidR="004E09F5" w:rsidRPr="00D61CE1">
        <w:rPr>
          <w:rFonts w:ascii="Arial" w:eastAsia="Times New Roman" w:hAnsi="Arial" w:cs="Arial"/>
          <w:color w:val="000000" w:themeColor="text1"/>
          <w:lang w:eastAsia="en-GB"/>
        </w:rPr>
        <w:t xml:space="preserve"> in such contexts, if they exist, could be measured</w:t>
      </w:r>
      <w:del w:id="1460" w:author="Furl, Nicholas" w:date="2024-10-05T17:55:00Z" w16du:dateUtc="2024-10-05T16:55:00Z">
        <w:r w:rsidR="00EB1AE4" w:rsidRPr="00D61CE1" w:rsidDel="00364782">
          <w:rPr>
            <w:rFonts w:ascii="Arial" w:eastAsia="Times New Roman" w:hAnsi="Arial" w:cs="Arial"/>
            <w:color w:val="000000" w:themeColor="text1"/>
            <w:lang w:eastAsia="en-GB"/>
          </w:rPr>
          <w:delText>, by recourse to comparison with an ideal observer model for performance benchmarking</w:delText>
        </w:r>
      </w:del>
      <w:r w:rsidR="004E09F5" w:rsidRPr="00D61CE1">
        <w:rPr>
          <w:rFonts w:ascii="Arial" w:eastAsia="Times New Roman" w:hAnsi="Arial" w:cs="Arial"/>
          <w:color w:val="000000" w:themeColor="text1"/>
          <w:lang w:eastAsia="en-GB"/>
        </w:rPr>
        <w:t xml:space="preserve">. </w:t>
      </w:r>
      <w:del w:id="1461" w:author="Furl, Nicholas" w:date="2024-10-05T17:55:00Z" w16du:dateUtc="2024-10-05T16:55:00Z">
        <w:r w:rsidR="004E09F5" w:rsidRPr="00D61CE1" w:rsidDel="00364782">
          <w:rPr>
            <w:rFonts w:ascii="Arial" w:eastAsia="Times New Roman" w:hAnsi="Arial" w:cs="Arial"/>
            <w:color w:val="000000" w:themeColor="text1"/>
            <w:lang w:eastAsia="en-GB"/>
          </w:rPr>
          <w:delText>However, it remains to be seen whether real-world (field) settings also show absent or small prejudicial biases. </w:delText>
        </w:r>
      </w:del>
    </w:p>
    <w:p w14:paraId="56E2DD6D" w14:textId="77777777" w:rsidR="004E09F5" w:rsidRPr="00D61CE1" w:rsidRDefault="004E09F5" w:rsidP="004F268C">
      <w:pPr>
        <w:spacing w:before="100" w:after="0" w:line="480" w:lineRule="auto"/>
        <w:rPr>
          <w:rFonts w:ascii="Arial" w:eastAsia="Times New Roman" w:hAnsi="Arial" w:cs="Arial"/>
          <w:color w:val="000000" w:themeColor="text1"/>
          <w:lang w:eastAsia="en-GB"/>
        </w:rPr>
      </w:pPr>
    </w:p>
    <w:p w14:paraId="58557EA8" w14:textId="77777777" w:rsidR="004E09F5" w:rsidRPr="00D61CE1" w:rsidRDefault="004E09F5" w:rsidP="004F268C">
      <w:pPr>
        <w:spacing w:before="100" w:after="0" w:line="480" w:lineRule="auto"/>
        <w:jc w:val="center"/>
        <w:rPr>
          <w:rFonts w:ascii="Arial" w:eastAsia="Times New Roman" w:hAnsi="Arial" w:cs="Arial"/>
          <w:color w:val="000000" w:themeColor="text1"/>
          <w:lang w:eastAsia="en-GB"/>
        </w:rPr>
      </w:pPr>
      <w:commentRangeStart w:id="1462"/>
      <w:r w:rsidRPr="00D61CE1">
        <w:rPr>
          <w:rFonts w:ascii="Arial" w:eastAsia="Times New Roman" w:hAnsi="Arial" w:cs="Arial"/>
          <w:b/>
          <w:bCs/>
          <w:color w:val="000000" w:themeColor="text1"/>
          <w:lang w:eastAsia="en-GB"/>
        </w:rPr>
        <w:t>General Discussion</w:t>
      </w:r>
      <w:commentRangeEnd w:id="1462"/>
      <w:r w:rsidR="005B720C">
        <w:rPr>
          <w:rStyle w:val="CommentReference"/>
        </w:rPr>
        <w:commentReference w:id="1462"/>
      </w:r>
    </w:p>
    <w:p w14:paraId="7FD6102F" w14:textId="0E05B7BA" w:rsidR="00194212" w:rsidDel="002264B3" w:rsidRDefault="00504FF8" w:rsidP="00BB6DC3">
      <w:pPr>
        <w:spacing w:before="100" w:after="0" w:line="480" w:lineRule="auto"/>
        <w:ind w:firstLine="720"/>
        <w:rPr>
          <w:del w:id="1463" w:author="Furl, Nicholas" w:date="2024-10-06T17:34:00Z" w16du:dateUtc="2024-10-06T16:34:00Z"/>
          <w:rFonts w:ascii="Arial" w:eastAsia="Times New Roman" w:hAnsi="Arial" w:cs="Arial"/>
          <w:color w:val="000000" w:themeColor="text1"/>
          <w:lang w:eastAsia="en-GB"/>
        </w:rPr>
      </w:pPr>
      <w:moveFromRangeStart w:id="1464" w:author="Furl, Nicholas" w:date="2024-10-06T16:17:00Z" w:name="move179123886"/>
      <w:moveFrom w:id="1465" w:author="Furl, Nicholas" w:date="2024-10-06T16:17:00Z" w16du:dateUtc="2024-10-06T15:17:00Z">
        <w:r w:rsidDel="00077327">
          <w:rPr>
            <w:rFonts w:ascii="Arial" w:eastAsia="Times New Roman" w:hAnsi="Arial" w:cs="Arial"/>
            <w:color w:val="000000" w:themeColor="text1"/>
            <w:lang w:eastAsia="en-GB"/>
          </w:rPr>
          <w:t xml:space="preserve">Experiments 1 and 2 </w:t>
        </w:r>
        <w:r w:rsidR="008F2705" w:rsidRPr="00D61CE1" w:rsidDel="00077327">
          <w:rPr>
            <w:rFonts w:ascii="Arial" w:eastAsia="Times New Roman" w:hAnsi="Arial" w:cs="Arial"/>
            <w:color w:val="000000" w:themeColor="text1"/>
            <w:lang w:eastAsia="en-GB"/>
          </w:rPr>
          <w:t>replicated</w:t>
        </w:r>
        <w:r w:rsidDel="00077327">
          <w:rPr>
            <w:rFonts w:ascii="Arial" w:eastAsia="Times New Roman" w:hAnsi="Arial" w:cs="Arial"/>
            <w:color w:val="000000" w:themeColor="text1"/>
            <w:lang w:eastAsia="en-GB"/>
          </w:rPr>
          <w:t xml:space="preserve"> </w:t>
        </w:r>
        <w:r w:rsidR="003B5E1D" w:rsidDel="00077327">
          <w:rPr>
            <w:rFonts w:ascii="Arial" w:eastAsia="Times New Roman" w:hAnsi="Arial" w:cs="Arial"/>
            <w:color w:val="000000" w:themeColor="text1"/>
            <w:lang w:eastAsia="en-GB"/>
          </w:rPr>
          <w:t>a</w:t>
        </w:r>
        <w:r w:rsidDel="00077327">
          <w:rPr>
            <w:rFonts w:ascii="Arial" w:eastAsia="Times New Roman" w:hAnsi="Arial" w:cs="Arial"/>
            <w:color w:val="000000" w:themeColor="text1"/>
            <w:lang w:eastAsia="en-GB"/>
          </w:rPr>
          <w:t xml:space="preserve"> disconfirmatory evidence bias</w:t>
        </w:r>
        <w:r w:rsidR="003B5E1D" w:rsidDel="00077327">
          <w:rPr>
            <w:rFonts w:ascii="Arial" w:eastAsia="Times New Roman" w:hAnsi="Arial" w:cs="Arial"/>
            <w:color w:val="000000" w:themeColor="text1"/>
            <w:lang w:eastAsia="en-GB"/>
          </w:rPr>
          <w:t>. Participants’</w:t>
        </w:r>
        <w:r w:rsidR="002279F5" w:rsidRPr="00D61CE1" w:rsidDel="00077327">
          <w:rPr>
            <w:rFonts w:ascii="Arial" w:eastAsia="Times New Roman" w:hAnsi="Arial" w:cs="Arial"/>
            <w:color w:val="000000" w:themeColor="text1"/>
            <w:lang w:eastAsia="en-GB"/>
          </w:rPr>
          <w:t xml:space="preserve"> </w:t>
        </w:r>
        <w:r w:rsidR="00E748DA" w:rsidDel="00077327">
          <w:rPr>
            <w:rFonts w:ascii="Arial" w:eastAsia="Times New Roman" w:hAnsi="Arial" w:cs="Arial"/>
            <w:color w:val="000000" w:themeColor="text1"/>
            <w:lang w:eastAsia="en-GB"/>
          </w:rPr>
          <w:t xml:space="preserve">formed </w:t>
        </w:r>
        <w:r w:rsidR="002279F5" w:rsidRPr="00D61CE1" w:rsidDel="00077327">
          <w:rPr>
            <w:rFonts w:ascii="Arial" w:eastAsia="Times New Roman" w:hAnsi="Arial" w:cs="Arial"/>
            <w:color w:val="000000" w:themeColor="text1"/>
            <w:lang w:eastAsia="en-GB"/>
          </w:rPr>
          <w:t>beliefs</w:t>
        </w:r>
        <w:r w:rsidR="00194212" w:rsidRPr="00D61CE1" w:rsidDel="00077327">
          <w:rPr>
            <w:rFonts w:ascii="Arial" w:eastAsia="Times New Roman" w:hAnsi="Arial" w:cs="Arial"/>
            <w:color w:val="000000" w:themeColor="text1"/>
            <w:lang w:eastAsia="en-GB"/>
          </w:rPr>
          <w:t xml:space="preserve"> </w:t>
        </w:r>
        <w:r w:rsidR="003B5E1D" w:rsidRPr="00504FF8" w:rsidDel="00077327">
          <w:rPr>
            <w:rFonts w:ascii="Arial" w:eastAsia="Times New Roman" w:hAnsi="Arial" w:cs="Arial"/>
            <w:color w:val="000000" w:themeColor="text1"/>
            <w:lang w:eastAsia="en-GB"/>
          </w:rPr>
          <w:t>primarily</w:t>
        </w:r>
        <w:r w:rsidR="003B5E1D" w:rsidDel="00077327">
          <w:rPr>
            <w:rFonts w:ascii="Arial" w:eastAsia="Times New Roman" w:hAnsi="Arial" w:cs="Arial"/>
            <w:color w:val="000000" w:themeColor="text1"/>
            <w:lang w:eastAsia="en-GB"/>
          </w:rPr>
          <w:t xml:space="preserve"> </w:t>
        </w:r>
        <w:r w:rsidR="00E748DA" w:rsidDel="00077327">
          <w:rPr>
            <w:rFonts w:ascii="Arial" w:eastAsia="Times New Roman" w:hAnsi="Arial" w:cs="Arial"/>
            <w:color w:val="000000" w:themeColor="text1"/>
            <w:lang w:eastAsia="en-GB"/>
          </w:rPr>
          <w:t>using</w:t>
        </w:r>
        <w:r w:rsidR="00194212" w:rsidRPr="00D61CE1" w:rsidDel="00077327">
          <w:rPr>
            <w:rFonts w:ascii="Arial" w:eastAsia="Times New Roman" w:hAnsi="Arial" w:cs="Arial"/>
            <w:color w:val="000000" w:themeColor="text1"/>
            <w:lang w:eastAsia="en-GB"/>
          </w:rPr>
          <w:t xml:space="preserve"> disconfirmatory </w:t>
        </w:r>
        <w:r w:rsidR="00862327" w:rsidDel="00077327">
          <w:rPr>
            <w:rFonts w:ascii="Arial" w:eastAsia="Times New Roman" w:hAnsi="Arial" w:cs="Arial"/>
            <w:color w:val="000000" w:themeColor="text1"/>
            <w:lang w:eastAsia="en-GB"/>
          </w:rPr>
          <w:t xml:space="preserve">evidence </w:t>
        </w:r>
        <w:r w:rsidR="00805BE1" w:rsidDel="00077327">
          <w:rPr>
            <w:rFonts w:ascii="Arial" w:eastAsia="Times New Roman" w:hAnsi="Arial" w:cs="Arial"/>
            <w:color w:val="000000" w:themeColor="text1"/>
            <w:lang w:eastAsia="en-GB"/>
          </w:rPr>
          <w:t>and</w:t>
        </w:r>
        <w:r w:rsidR="00862327" w:rsidDel="00077327">
          <w:rPr>
            <w:rFonts w:ascii="Arial" w:eastAsia="Times New Roman" w:hAnsi="Arial" w:cs="Arial"/>
            <w:color w:val="000000" w:themeColor="text1"/>
            <w:lang w:eastAsia="en-GB"/>
          </w:rPr>
          <w:t xml:space="preserve"> </w:t>
        </w:r>
        <w:r w:rsidDel="00077327">
          <w:rPr>
            <w:rFonts w:ascii="Arial" w:eastAsia="Times New Roman" w:hAnsi="Arial" w:cs="Arial"/>
            <w:color w:val="000000" w:themeColor="text1"/>
            <w:lang w:eastAsia="en-GB"/>
          </w:rPr>
          <w:t>suboptimally neglecting c</w:t>
        </w:r>
        <w:r w:rsidR="004034D3" w:rsidRPr="00D61CE1" w:rsidDel="00077327">
          <w:rPr>
            <w:rFonts w:ascii="Arial" w:eastAsia="Times New Roman" w:hAnsi="Arial" w:cs="Arial"/>
            <w:color w:val="000000" w:themeColor="text1"/>
            <w:lang w:eastAsia="en-GB"/>
          </w:rPr>
          <w:t xml:space="preserve">onfirmatory </w:t>
        </w:r>
        <w:r w:rsidR="00194212" w:rsidRPr="00D61CE1" w:rsidDel="00077327">
          <w:rPr>
            <w:rFonts w:ascii="Arial" w:eastAsia="Times New Roman" w:hAnsi="Arial" w:cs="Arial"/>
            <w:color w:val="000000" w:themeColor="text1"/>
            <w:lang w:eastAsia="en-GB"/>
          </w:rPr>
          <w:t xml:space="preserve">evidence. </w:t>
        </w:r>
      </w:moveFrom>
      <w:moveFromRangeEnd w:id="1464"/>
      <w:r w:rsidR="00BB6DC3" w:rsidRPr="00D61CE1">
        <w:rPr>
          <w:rFonts w:ascii="Arial" w:eastAsia="Times New Roman" w:hAnsi="Arial" w:cs="Arial"/>
          <w:color w:val="000000" w:themeColor="text1"/>
          <w:lang w:eastAsia="en-GB"/>
        </w:rPr>
        <w:t xml:space="preserve">Experiments 1 and 3 respectively did not find evidence </w:t>
      </w:r>
      <w:del w:id="1466" w:author="Furl, Nicholas" w:date="2024-10-06T16:17:00Z" w16du:dateUtc="2024-10-06T15:17:00Z">
        <w:r w:rsidR="009F4F96" w:rsidDel="00077327">
          <w:rPr>
            <w:rFonts w:ascii="Arial" w:eastAsia="Times New Roman" w:hAnsi="Arial" w:cs="Arial"/>
            <w:color w:val="000000" w:themeColor="text1"/>
            <w:lang w:eastAsia="en-GB"/>
          </w:rPr>
          <w:delText>for</w:delText>
        </w:r>
        <w:r w:rsidR="00F2668C" w:rsidDel="00077327">
          <w:rPr>
            <w:rFonts w:ascii="Arial" w:eastAsia="Times New Roman" w:hAnsi="Arial" w:cs="Arial"/>
            <w:color w:val="000000" w:themeColor="text1"/>
            <w:lang w:eastAsia="en-GB"/>
          </w:rPr>
          <w:delText xml:space="preserve"> prejudicial bias</w:delText>
        </w:r>
        <w:r w:rsidR="009F4F96" w:rsidDel="00077327">
          <w:rPr>
            <w:rFonts w:ascii="Arial" w:eastAsia="Times New Roman" w:hAnsi="Arial" w:cs="Arial"/>
            <w:color w:val="000000" w:themeColor="text1"/>
            <w:lang w:eastAsia="en-GB"/>
          </w:rPr>
          <w:delText>es</w:delText>
        </w:r>
      </w:del>
      <w:ins w:id="1467" w:author="Furl, Nicholas" w:date="2024-10-06T16:17:00Z" w16du:dateUtc="2024-10-06T15:17:00Z">
        <w:r w:rsidR="00077327">
          <w:rPr>
            <w:rFonts w:ascii="Arial" w:eastAsia="Times New Roman" w:hAnsi="Arial" w:cs="Arial"/>
            <w:color w:val="000000" w:themeColor="text1"/>
            <w:lang w:eastAsia="en-GB"/>
          </w:rPr>
          <w:t>that participants differentially rate guilt for different suspect categories</w:t>
        </w:r>
      </w:ins>
      <w:r w:rsidR="009F4F96">
        <w:rPr>
          <w:rFonts w:ascii="Arial" w:eastAsia="Times New Roman" w:hAnsi="Arial" w:cs="Arial"/>
          <w:color w:val="000000" w:themeColor="text1"/>
          <w:lang w:eastAsia="en-GB"/>
        </w:rPr>
        <w:t>. In contrast, i</w:t>
      </w:r>
      <w:r w:rsidR="00BB6DC3">
        <w:rPr>
          <w:rFonts w:ascii="Arial" w:eastAsia="Times New Roman" w:hAnsi="Arial" w:cs="Arial"/>
          <w:color w:val="000000" w:themeColor="text1"/>
          <w:lang w:eastAsia="en-GB"/>
        </w:rPr>
        <w:t>n</w:t>
      </w:r>
      <w:r w:rsidR="00D67D74" w:rsidRPr="00D61CE1">
        <w:rPr>
          <w:rFonts w:ascii="Arial" w:eastAsia="Times New Roman" w:hAnsi="Arial" w:cs="Arial"/>
          <w:color w:val="000000" w:themeColor="text1"/>
          <w:lang w:eastAsia="en-GB"/>
        </w:rPr>
        <w:t xml:space="preserve"> Experiment 2, </w:t>
      </w:r>
      <w:r w:rsidR="00805BE1" w:rsidRPr="00805BE1">
        <w:rPr>
          <w:rFonts w:ascii="Arial" w:eastAsia="Times New Roman" w:hAnsi="Arial" w:cs="Arial"/>
          <w:color w:val="000000" w:themeColor="text1"/>
          <w:lang w:eastAsia="en-GB"/>
        </w:rPr>
        <w:t>before viewing any witness claim</w:t>
      </w:r>
      <w:r w:rsidR="00805BE1">
        <w:rPr>
          <w:rFonts w:ascii="Arial" w:eastAsia="Times New Roman" w:hAnsi="Arial" w:cs="Arial"/>
          <w:color w:val="000000" w:themeColor="text1"/>
          <w:lang w:eastAsia="en-GB"/>
        </w:rPr>
        <w:t xml:space="preserve">, </w:t>
      </w:r>
      <w:r w:rsidR="00194212" w:rsidRPr="00D61CE1">
        <w:rPr>
          <w:rFonts w:ascii="Arial" w:eastAsia="Times New Roman" w:hAnsi="Arial" w:cs="Arial"/>
          <w:color w:val="000000" w:themeColor="text1"/>
          <w:lang w:eastAsia="en-GB"/>
        </w:rPr>
        <w:t xml:space="preserve">participants </w:t>
      </w:r>
      <w:r w:rsidR="009F4F96">
        <w:rPr>
          <w:rFonts w:ascii="Arial" w:eastAsia="Times New Roman" w:hAnsi="Arial" w:cs="Arial"/>
          <w:color w:val="000000" w:themeColor="text1"/>
          <w:lang w:eastAsia="en-GB"/>
        </w:rPr>
        <w:t>believed that</w:t>
      </w:r>
      <w:r w:rsidR="00BB6DC3">
        <w:rPr>
          <w:rFonts w:ascii="Arial" w:eastAsia="Times New Roman" w:hAnsi="Arial" w:cs="Arial"/>
          <w:color w:val="000000" w:themeColor="text1"/>
          <w:lang w:eastAsia="en-GB"/>
        </w:rPr>
        <w:t xml:space="preserve"> male suspects were more </w:t>
      </w:r>
      <w:del w:id="1468" w:author="Furl, Nicholas" w:date="2024-10-06T16:24:00Z" w16du:dateUtc="2024-10-06T15:24:00Z">
        <w:r w:rsidR="00BB6DC3" w:rsidDel="00273E46">
          <w:rPr>
            <w:rFonts w:ascii="Arial" w:eastAsia="Times New Roman" w:hAnsi="Arial" w:cs="Arial"/>
            <w:color w:val="000000" w:themeColor="text1"/>
            <w:lang w:eastAsia="en-GB"/>
          </w:rPr>
          <w:delText xml:space="preserve">probably </w:delText>
        </w:r>
      </w:del>
      <w:r w:rsidR="00BB6DC3">
        <w:rPr>
          <w:rFonts w:ascii="Arial" w:eastAsia="Times New Roman" w:hAnsi="Arial" w:cs="Arial"/>
          <w:color w:val="000000" w:themeColor="text1"/>
          <w:lang w:eastAsia="en-GB"/>
        </w:rPr>
        <w:t>guilty than female</w:t>
      </w:r>
      <w:r w:rsidR="00F2668C">
        <w:rPr>
          <w:rFonts w:ascii="Arial" w:eastAsia="Times New Roman" w:hAnsi="Arial" w:cs="Arial"/>
          <w:color w:val="000000" w:themeColor="text1"/>
          <w:lang w:eastAsia="en-GB"/>
        </w:rPr>
        <w:t xml:space="preserve"> suspects</w:t>
      </w:r>
      <w:del w:id="1469" w:author="Furl, Nicholas" w:date="2024-10-06T16:17:00Z" w16du:dateUtc="2024-10-06T15:17:00Z">
        <w:r w:rsidR="00BB6DC3" w:rsidDel="00077327">
          <w:rPr>
            <w:rFonts w:ascii="Arial" w:eastAsia="Times New Roman" w:hAnsi="Arial" w:cs="Arial"/>
            <w:color w:val="000000" w:themeColor="text1"/>
            <w:lang w:eastAsia="en-GB"/>
          </w:rPr>
          <w:delText xml:space="preserve">, </w:delText>
        </w:r>
        <w:r w:rsidR="009F4F96" w:rsidDel="00077327">
          <w:rPr>
            <w:rFonts w:ascii="Arial" w:eastAsia="Times New Roman" w:hAnsi="Arial" w:cs="Arial"/>
            <w:color w:val="000000" w:themeColor="text1"/>
            <w:lang w:eastAsia="en-GB"/>
          </w:rPr>
          <w:delText xml:space="preserve">but then readjusted this biased belief as </w:delText>
        </w:r>
        <w:r w:rsidR="00BB6DC3" w:rsidDel="00077327">
          <w:rPr>
            <w:rFonts w:ascii="Arial" w:eastAsia="Times New Roman" w:hAnsi="Arial" w:cs="Arial"/>
            <w:color w:val="000000" w:themeColor="text1"/>
            <w:lang w:eastAsia="en-GB"/>
          </w:rPr>
          <w:delText>sequences progressed</w:delText>
        </w:r>
      </w:del>
      <w:r w:rsidR="00BB6DC3">
        <w:rPr>
          <w:rFonts w:ascii="Arial" w:eastAsia="Times New Roman" w:hAnsi="Arial" w:cs="Arial"/>
          <w:color w:val="000000" w:themeColor="text1"/>
          <w:lang w:eastAsia="en-GB"/>
        </w:rPr>
        <w:t xml:space="preserve">. </w:t>
      </w:r>
      <w:ins w:id="1470" w:author="Furl, Nicholas" w:date="2024-10-06T16:17:00Z" w16du:dateUtc="2024-10-06T15:17:00Z">
        <w:r w:rsidR="00077327">
          <w:rPr>
            <w:rFonts w:ascii="Arial" w:eastAsia="Times New Roman" w:hAnsi="Arial" w:cs="Arial"/>
            <w:color w:val="000000" w:themeColor="text1"/>
            <w:lang w:eastAsia="en-GB"/>
          </w:rPr>
          <w:t xml:space="preserve">At the same time, </w:t>
        </w:r>
      </w:ins>
      <w:moveToRangeStart w:id="1471" w:author="Furl, Nicholas" w:date="2024-10-06T16:17:00Z" w:name="move179123886"/>
      <w:proofErr w:type="gramStart"/>
      <w:moveTo w:id="1472" w:author="Furl, Nicholas" w:date="2024-10-06T16:17:00Z" w16du:dateUtc="2024-10-06T15:17:00Z">
        <w:r w:rsidR="00077327">
          <w:rPr>
            <w:rFonts w:ascii="Arial" w:eastAsia="Times New Roman" w:hAnsi="Arial" w:cs="Arial"/>
            <w:color w:val="000000" w:themeColor="text1"/>
            <w:lang w:eastAsia="en-GB"/>
          </w:rPr>
          <w:t>Experiments</w:t>
        </w:r>
        <w:proofErr w:type="gramEnd"/>
        <w:r w:rsidR="00077327">
          <w:rPr>
            <w:rFonts w:ascii="Arial" w:eastAsia="Times New Roman" w:hAnsi="Arial" w:cs="Arial"/>
            <w:color w:val="000000" w:themeColor="text1"/>
            <w:lang w:eastAsia="en-GB"/>
          </w:rPr>
          <w:t xml:space="preserve"> 1 and 2 </w:t>
        </w:r>
        <w:r w:rsidR="00077327" w:rsidRPr="00D61CE1">
          <w:rPr>
            <w:rFonts w:ascii="Arial" w:eastAsia="Times New Roman" w:hAnsi="Arial" w:cs="Arial"/>
            <w:color w:val="000000" w:themeColor="text1"/>
            <w:lang w:eastAsia="en-GB"/>
          </w:rPr>
          <w:t>replicated</w:t>
        </w:r>
        <w:r w:rsidR="00077327">
          <w:rPr>
            <w:rFonts w:ascii="Arial" w:eastAsia="Times New Roman" w:hAnsi="Arial" w:cs="Arial"/>
            <w:color w:val="000000" w:themeColor="text1"/>
            <w:lang w:eastAsia="en-GB"/>
          </w:rPr>
          <w:t xml:space="preserve"> </w:t>
        </w:r>
      </w:moveTo>
      <w:ins w:id="1473" w:author="Furl, Nicholas" w:date="2024-10-06T16:18:00Z" w16du:dateUtc="2024-10-06T15:18:00Z">
        <w:r w:rsidR="00077327">
          <w:rPr>
            <w:rFonts w:ascii="Arial" w:eastAsia="Times New Roman" w:hAnsi="Arial" w:cs="Arial"/>
            <w:color w:val="000000" w:themeColor="text1"/>
            <w:lang w:eastAsia="en-GB"/>
          </w:rPr>
          <w:t>heightened sensitivity to</w:t>
        </w:r>
      </w:ins>
      <w:moveTo w:id="1474" w:author="Furl, Nicholas" w:date="2024-10-06T16:17:00Z" w16du:dateUtc="2024-10-06T15:17:00Z">
        <w:del w:id="1475" w:author="Furl, Nicholas" w:date="2024-10-06T16:18:00Z" w16du:dateUtc="2024-10-06T15:18:00Z">
          <w:r w:rsidR="00077327" w:rsidDel="00077327">
            <w:rPr>
              <w:rFonts w:ascii="Arial" w:eastAsia="Times New Roman" w:hAnsi="Arial" w:cs="Arial"/>
              <w:color w:val="000000" w:themeColor="text1"/>
              <w:lang w:eastAsia="en-GB"/>
            </w:rPr>
            <w:delText>a</w:delText>
          </w:r>
        </w:del>
        <w:r w:rsidR="00077327">
          <w:rPr>
            <w:rFonts w:ascii="Arial" w:eastAsia="Times New Roman" w:hAnsi="Arial" w:cs="Arial"/>
            <w:color w:val="000000" w:themeColor="text1"/>
            <w:lang w:eastAsia="en-GB"/>
          </w:rPr>
          <w:t xml:space="preserve"> disconfirmatory </w:t>
        </w:r>
      </w:moveTo>
      <w:ins w:id="1476" w:author="Furl, Nicholas" w:date="2024-10-06T16:18:00Z" w16du:dateUtc="2024-10-06T15:18:00Z">
        <w:r w:rsidR="00077327">
          <w:rPr>
            <w:rFonts w:ascii="Arial" w:eastAsia="Times New Roman" w:hAnsi="Arial" w:cs="Arial"/>
            <w:color w:val="000000" w:themeColor="text1"/>
            <w:lang w:eastAsia="en-GB"/>
          </w:rPr>
          <w:t xml:space="preserve">versus confirmatory </w:t>
        </w:r>
      </w:ins>
      <w:moveTo w:id="1477" w:author="Furl, Nicholas" w:date="2024-10-06T16:17:00Z" w16du:dateUtc="2024-10-06T15:17:00Z">
        <w:r w:rsidR="00077327">
          <w:rPr>
            <w:rFonts w:ascii="Arial" w:eastAsia="Times New Roman" w:hAnsi="Arial" w:cs="Arial"/>
            <w:color w:val="000000" w:themeColor="text1"/>
            <w:lang w:eastAsia="en-GB"/>
          </w:rPr>
          <w:t>evidence</w:t>
        </w:r>
        <w:del w:id="1478" w:author="Furl, Nicholas" w:date="2024-10-06T16:18:00Z" w16du:dateUtc="2024-10-06T15:18:00Z">
          <w:r w:rsidR="00077327" w:rsidDel="00077327">
            <w:rPr>
              <w:rFonts w:ascii="Arial" w:eastAsia="Times New Roman" w:hAnsi="Arial" w:cs="Arial"/>
              <w:color w:val="000000" w:themeColor="text1"/>
              <w:lang w:eastAsia="en-GB"/>
            </w:rPr>
            <w:delText xml:space="preserve"> bias</w:delText>
          </w:r>
        </w:del>
        <w:r w:rsidR="00077327">
          <w:rPr>
            <w:rFonts w:ascii="Arial" w:eastAsia="Times New Roman" w:hAnsi="Arial" w:cs="Arial"/>
            <w:color w:val="000000" w:themeColor="text1"/>
            <w:lang w:eastAsia="en-GB"/>
          </w:rPr>
          <w:t xml:space="preserve">. </w:t>
        </w:r>
      </w:moveTo>
      <w:ins w:id="1479" w:author="Furl, Nicholas" w:date="2024-10-06T16:19:00Z" w16du:dateUtc="2024-10-06T15:19:00Z">
        <w:r w:rsidR="00A65021">
          <w:rPr>
            <w:rFonts w:ascii="Arial" w:eastAsia="Times New Roman" w:hAnsi="Arial" w:cs="Arial"/>
            <w:color w:val="000000" w:themeColor="text1"/>
            <w:lang w:eastAsia="en-GB"/>
          </w:rPr>
          <w:t xml:space="preserve">Computational modelling from Experiment 2 showed that </w:t>
        </w:r>
      </w:ins>
      <w:ins w:id="1480" w:author="Furl, Nicholas" w:date="2024-10-06T16:20:00Z" w16du:dateUtc="2024-10-06T15:20:00Z">
        <w:r w:rsidR="00A65021">
          <w:rPr>
            <w:rFonts w:ascii="Arial" w:eastAsia="Times New Roman" w:hAnsi="Arial" w:cs="Arial"/>
            <w:color w:val="000000" w:themeColor="text1"/>
            <w:lang w:eastAsia="en-GB"/>
          </w:rPr>
          <w:t xml:space="preserve">a heuristic that learns by prediction error and employs a suspect-specific prior belief about guilt could reproduce </w:t>
        </w:r>
      </w:ins>
      <w:ins w:id="1481" w:author="Furl, Nicholas" w:date="2024-10-06T16:21:00Z" w16du:dateUtc="2024-10-06T15:21:00Z">
        <w:r w:rsidR="00A65021">
          <w:rPr>
            <w:rFonts w:ascii="Arial" w:eastAsia="Times New Roman" w:hAnsi="Arial" w:cs="Arial"/>
            <w:color w:val="000000" w:themeColor="text1"/>
            <w:lang w:eastAsia="en-GB"/>
          </w:rPr>
          <w:t xml:space="preserve">participants’ behaviour and better fit participant behaviour than three alternative models, designed based on the Bayesian conditional probability formula. </w:t>
        </w:r>
      </w:ins>
      <w:ins w:id="1482" w:author="Furl, Nicholas" w:date="2024-10-06T16:22:00Z" w16du:dateUtc="2024-10-06T15:22:00Z">
        <w:r w:rsidR="00A65021">
          <w:rPr>
            <w:rFonts w:ascii="Arial" w:eastAsia="Times New Roman" w:hAnsi="Arial" w:cs="Arial"/>
            <w:color w:val="000000" w:themeColor="text1"/>
            <w:lang w:eastAsia="en-GB"/>
          </w:rPr>
          <w:t xml:space="preserve">These findings demonstrate that our newly-developed </w:t>
        </w:r>
      </w:ins>
      <w:moveTo w:id="1483" w:author="Furl, Nicholas" w:date="2024-10-06T16:17:00Z" w16du:dateUtc="2024-10-06T15:17:00Z">
        <w:del w:id="1484" w:author="Furl, Nicholas" w:date="2024-10-06T16:18:00Z" w16du:dateUtc="2024-10-06T15:18:00Z">
          <w:r w:rsidR="00077327" w:rsidDel="00A65021">
            <w:rPr>
              <w:rFonts w:ascii="Arial" w:eastAsia="Times New Roman" w:hAnsi="Arial" w:cs="Arial"/>
              <w:color w:val="000000" w:themeColor="text1"/>
              <w:lang w:eastAsia="en-GB"/>
            </w:rPr>
            <w:delText>Participants’</w:delText>
          </w:r>
          <w:r w:rsidR="00077327" w:rsidRPr="00D61CE1" w:rsidDel="00A65021">
            <w:rPr>
              <w:rFonts w:ascii="Arial" w:eastAsia="Times New Roman" w:hAnsi="Arial" w:cs="Arial"/>
              <w:color w:val="000000" w:themeColor="text1"/>
              <w:lang w:eastAsia="en-GB"/>
            </w:rPr>
            <w:delText xml:space="preserve"> </w:delText>
          </w:r>
          <w:r w:rsidR="00077327" w:rsidDel="00A65021">
            <w:rPr>
              <w:rFonts w:ascii="Arial" w:eastAsia="Times New Roman" w:hAnsi="Arial" w:cs="Arial"/>
              <w:color w:val="000000" w:themeColor="text1"/>
              <w:lang w:eastAsia="en-GB"/>
            </w:rPr>
            <w:delText xml:space="preserve">formed </w:delText>
          </w:r>
          <w:r w:rsidR="00077327" w:rsidRPr="00D61CE1" w:rsidDel="00A65021">
            <w:rPr>
              <w:rFonts w:ascii="Arial" w:eastAsia="Times New Roman" w:hAnsi="Arial" w:cs="Arial"/>
              <w:color w:val="000000" w:themeColor="text1"/>
              <w:lang w:eastAsia="en-GB"/>
            </w:rPr>
            <w:delText xml:space="preserve">beliefs </w:delText>
          </w:r>
          <w:r w:rsidR="00077327" w:rsidRPr="00504FF8" w:rsidDel="00A65021">
            <w:rPr>
              <w:rFonts w:ascii="Arial" w:eastAsia="Times New Roman" w:hAnsi="Arial" w:cs="Arial"/>
              <w:color w:val="000000" w:themeColor="text1"/>
              <w:lang w:eastAsia="en-GB"/>
            </w:rPr>
            <w:delText>primarily</w:delText>
          </w:r>
          <w:r w:rsidR="00077327" w:rsidDel="00A65021">
            <w:rPr>
              <w:rFonts w:ascii="Arial" w:eastAsia="Times New Roman" w:hAnsi="Arial" w:cs="Arial"/>
              <w:color w:val="000000" w:themeColor="text1"/>
              <w:lang w:eastAsia="en-GB"/>
            </w:rPr>
            <w:delText xml:space="preserve"> using</w:delText>
          </w:r>
          <w:r w:rsidR="00077327" w:rsidRPr="00D61CE1" w:rsidDel="00A65021">
            <w:rPr>
              <w:rFonts w:ascii="Arial" w:eastAsia="Times New Roman" w:hAnsi="Arial" w:cs="Arial"/>
              <w:color w:val="000000" w:themeColor="text1"/>
              <w:lang w:eastAsia="en-GB"/>
            </w:rPr>
            <w:delText xml:space="preserve"> disconfirmatory </w:delText>
          </w:r>
          <w:r w:rsidR="00077327" w:rsidDel="00A65021">
            <w:rPr>
              <w:rFonts w:ascii="Arial" w:eastAsia="Times New Roman" w:hAnsi="Arial" w:cs="Arial"/>
              <w:color w:val="000000" w:themeColor="text1"/>
              <w:lang w:eastAsia="en-GB"/>
            </w:rPr>
            <w:delText>evidence and suboptimally neglecting c</w:delText>
          </w:r>
          <w:r w:rsidR="00077327" w:rsidRPr="00D61CE1" w:rsidDel="00A65021">
            <w:rPr>
              <w:rFonts w:ascii="Arial" w:eastAsia="Times New Roman" w:hAnsi="Arial" w:cs="Arial"/>
              <w:color w:val="000000" w:themeColor="text1"/>
              <w:lang w:eastAsia="en-GB"/>
            </w:rPr>
            <w:delText xml:space="preserve">onfirmatory evidence. </w:delText>
          </w:r>
        </w:del>
      </w:moveTo>
      <w:moveToRangeEnd w:id="1471"/>
      <w:del w:id="1485" w:author="Furl, Nicholas" w:date="2024-10-06T16:18:00Z" w16du:dateUtc="2024-10-06T15:18:00Z">
        <w:r w:rsidR="00D94FAA" w:rsidDel="00A65021">
          <w:rPr>
            <w:rFonts w:ascii="Arial" w:eastAsia="Times New Roman" w:hAnsi="Arial" w:cs="Arial"/>
            <w:color w:val="000000" w:themeColor="text1"/>
            <w:lang w:eastAsia="en-GB"/>
          </w:rPr>
          <w:delText>N</w:delText>
        </w:r>
      </w:del>
      <w:del w:id="1486" w:author="Furl, Nicholas" w:date="2024-10-06T16:22:00Z" w16du:dateUtc="2024-10-06T15:22:00Z">
        <w:r w:rsidR="00D94FAA" w:rsidDel="00A65021">
          <w:rPr>
            <w:rFonts w:ascii="Arial" w:eastAsia="Times New Roman" w:hAnsi="Arial" w:cs="Arial"/>
            <w:color w:val="000000" w:themeColor="text1"/>
            <w:lang w:eastAsia="en-GB"/>
          </w:rPr>
          <w:delText xml:space="preserve">ovel </w:delText>
        </w:r>
      </w:del>
      <w:ins w:id="1487" w:author="Furl, Nicholas" w:date="2024-10-06T16:18:00Z" w16du:dateUtc="2024-10-06T15:18:00Z">
        <w:r w:rsidR="00A65021">
          <w:rPr>
            <w:rFonts w:ascii="Arial" w:eastAsia="Times New Roman" w:hAnsi="Arial" w:cs="Arial"/>
            <w:color w:val="000000" w:themeColor="text1"/>
            <w:lang w:eastAsia="en-GB"/>
          </w:rPr>
          <w:t>forensic-orien</w:t>
        </w:r>
      </w:ins>
      <w:ins w:id="1488" w:author="Furl, Nicholas" w:date="2024-10-06T16:19:00Z" w16du:dateUtc="2024-10-06T15:19:00Z">
        <w:r w:rsidR="00A65021">
          <w:rPr>
            <w:rFonts w:ascii="Arial" w:eastAsia="Times New Roman" w:hAnsi="Arial" w:cs="Arial"/>
            <w:color w:val="000000" w:themeColor="text1"/>
            <w:lang w:eastAsia="en-GB"/>
          </w:rPr>
          <w:t xml:space="preserve">tated beads task, </w:t>
        </w:r>
      </w:ins>
      <w:ins w:id="1489" w:author="Furl, Nicholas" w:date="2024-10-06T16:21:00Z" w16du:dateUtc="2024-10-06T15:21:00Z">
        <w:r w:rsidR="00A65021">
          <w:rPr>
            <w:rFonts w:ascii="Arial" w:eastAsia="Times New Roman" w:hAnsi="Arial" w:cs="Arial"/>
            <w:color w:val="000000" w:themeColor="text1"/>
            <w:lang w:eastAsia="en-GB"/>
          </w:rPr>
          <w:t xml:space="preserve">along with its </w:t>
        </w:r>
      </w:ins>
      <w:ins w:id="1490" w:author="Furl, Nicholas" w:date="2024-10-06T16:19:00Z" w16du:dateUtc="2024-10-06T15:19:00Z">
        <w:r w:rsidR="00A65021">
          <w:rPr>
            <w:rFonts w:ascii="Arial" w:eastAsia="Times New Roman" w:hAnsi="Arial" w:cs="Arial"/>
            <w:color w:val="000000" w:themeColor="text1"/>
            <w:lang w:eastAsia="en-GB"/>
          </w:rPr>
          <w:t>associated modelling</w:t>
        </w:r>
      </w:ins>
      <w:ins w:id="1491" w:author="Furl, Nicholas" w:date="2024-10-06T16:22:00Z" w16du:dateUtc="2024-10-06T15:22:00Z">
        <w:r w:rsidR="00A65021">
          <w:rPr>
            <w:rFonts w:ascii="Arial" w:eastAsia="Times New Roman" w:hAnsi="Arial" w:cs="Arial"/>
            <w:color w:val="000000" w:themeColor="text1"/>
            <w:lang w:eastAsia="en-GB"/>
          </w:rPr>
          <w:t xml:space="preserve"> techniques</w:t>
        </w:r>
      </w:ins>
      <w:ins w:id="1492" w:author="Furl, Nicholas" w:date="2024-10-06T16:19:00Z" w16du:dateUtc="2024-10-06T15:19:00Z">
        <w:r w:rsidR="00A65021">
          <w:rPr>
            <w:rFonts w:ascii="Arial" w:eastAsia="Times New Roman" w:hAnsi="Arial" w:cs="Arial"/>
            <w:color w:val="000000" w:themeColor="text1"/>
            <w:lang w:eastAsia="en-GB"/>
          </w:rPr>
          <w:t xml:space="preserve">, </w:t>
        </w:r>
      </w:ins>
      <w:ins w:id="1493" w:author="Furl, Nicholas" w:date="2024-10-06T16:23:00Z" w16du:dateUtc="2024-10-06T15:23:00Z">
        <w:r w:rsidR="00A65021">
          <w:rPr>
            <w:rFonts w:ascii="Arial" w:eastAsia="Times New Roman" w:hAnsi="Arial" w:cs="Arial"/>
            <w:color w:val="000000" w:themeColor="text1"/>
            <w:lang w:eastAsia="en-GB"/>
          </w:rPr>
          <w:t>can be used to</w:t>
        </w:r>
      </w:ins>
      <w:ins w:id="1494" w:author="Furl, Nicholas" w:date="2024-10-06T16:22:00Z" w16du:dateUtc="2024-10-06T15:22:00Z">
        <w:r w:rsidR="00A65021">
          <w:rPr>
            <w:rFonts w:ascii="Arial" w:eastAsia="Times New Roman" w:hAnsi="Arial" w:cs="Arial"/>
            <w:color w:val="000000" w:themeColor="text1"/>
            <w:lang w:eastAsia="en-GB"/>
          </w:rPr>
          <w:t xml:space="preserve"> detect and explai</w:t>
        </w:r>
      </w:ins>
      <w:ins w:id="1495" w:author="Furl, Nicholas" w:date="2024-10-06T16:23:00Z" w16du:dateUtc="2024-10-06T15:23:00Z">
        <w:r w:rsidR="00A65021">
          <w:rPr>
            <w:rFonts w:ascii="Arial" w:eastAsia="Times New Roman" w:hAnsi="Arial" w:cs="Arial"/>
            <w:color w:val="000000" w:themeColor="text1"/>
            <w:lang w:eastAsia="en-GB"/>
          </w:rPr>
          <w:t>n</w:t>
        </w:r>
      </w:ins>
      <w:ins w:id="1496" w:author="Furl, Nicholas" w:date="2024-10-06T16:22:00Z" w16du:dateUtc="2024-10-06T15:22:00Z">
        <w:r w:rsidR="00A65021">
          <w:rPr>
            <w:rFonts w:ascii="Arial" w:eastAsia="Times New Roman" w:hAnsi="Arial" w:cs="Arial"/>
            <w:color w:val="000000" w:themeColor="text1"/>
            <w:lang w:eastAsia="en-GB"/>
          </w:rPr>
          <w:t xml:space="preserve"> participant strategies in </w:t>
        </w:r>
      </w:ins>
      <w:del w:id="1497" w:author="Furl, Nicholas" w:date="2024-10-06T16:19:00Z" w16du:dateUtc="2024-10-06T15:19:00Z">
        <w:r w:rsidR="00D94FAA" w:rsidDel="00A65021">
          <w:rPr>
            <w:rFonts w:ascii="Arial" w:eastAsia="Times New Roman" w:hAnsi="Arial" w:cs="Arial"/>
            <w:color w:val="000000" w:themeColor="text1"/>
            <w:lang w:eastAsia="en-GB"/>
          </w:rPr>
          <w:delText>methods</w:delText>
        </w:r>
        <w:r w:rsidR="00BB6DC3" w:rsidDel="00A65021">
          <w:rPr>
            <w:rFonts w:ascii="Arial" w:eastAsia="Times New Roman" w:hAnsi="Arial" w:cs="Arial"/>
            <w:color w:val="000000" w:themeColor="text1"/>
            <w:lang w:eastAsia="en-GB"/>
          </w:rPr>
          <w:delText xml:space="preserve"> </w:delText>
        </w:r>
      </w:del>
      <w:del w:id="1498" w:author="Furl, Nicholas" w:date="2024-10-06T16:23:00Z" w16du:dateUtc="2024-10-06T15:23:00Z">
        <w:r w:rsidR="00D844CA" w:rsidDel="00A65021">
          <w:rPr>
            <w:rFonts w:ascii="Arial" w:eastAsia="Times New Roman" w:hAnsi="Arial" w:cs="Arial"/>
            <w:color w:val="000000" w:themeColor="text1"/>
            <w:lang w:eastAsia="en-GB"/>
          </w:rPr>
          <w:delText xml:space="preserve">contributed to </w:delText>
        </w:r>
        <w:r w:rsidR="00757141" w:rsidDel="00A65021">
          <w:rPr>
            <w:rFonts w:ascii="Arial" w:eastAsia="Times New Roman" w:hAnsi="Arial" w:cs="Arial"/>
            <w:color w:val="000000" w:themeColor="text1"/>
            <w:lang w:eastAsia="en-GB"/>
          </w:rPr>
          <w:delText>discovery</w:delText>
        </w:r>
        <w:r w:rsidR="00D844CA" w:rsidDel="00A65021">
          <w:rPr>
            <w:rFonts w:ascii="Arial" w:eastAsia="Times New Roman" w:hAnsi="Arial" w:cs="Arial"/>
            <w:color w:val="000000" w:themeColor="text1"/>
            <w:lang w:eastAsia="en-GB"/>
          </w:rPr>
          <w:delText xml:space="preserve"> of</w:delText>
        </w:r>
        <w:r w:rsidR="00D94FAA" w:rsidDel="00A65021">
          <w:rPr>
            <w:rFonts w:ascii="Arial" w:eastAsia="Times New Roman" w:hAnsi="Arial" w:cs="Arial"/>
            <w:color w:val="000000" w:themeColor="text1"/>
            <w:lang w:eastAsia="en-GB"/>
          </w:rPr>
          <w:delText xml:space="preserve"> these biases, including </w:delText>
        </w:r>
        <w:r w:rsidR="00BB6DC3" w:rsidDel="00A65021">
          <w:rPr>
            <w:rFonts w:ascii="Arial" w:eastAsia="Times New Roman" w:hAnsi="Arial" w:cs="Arial"/>
            <w:color w:val="000000" w:themeColor="text1"/>
            <w:lang w:eastAsia="en-GB"/>
          </w:rPr>
          <w:delText xml:space="preserve">beads tasks framed as </w:delText>
        </w:r>
      </w:del>
      <w:r w:rsidR="00D44535" w:rsidRPr="00D61CE1">
        <w:rPr>
          <w:rFonts w:ascii="Arial" w:eastAsia="Times New Roman" w:hAnsi="Arial" w:cs="Arial"/>
          <w:color w:val="000000" w:themeColor="text1"/>
          <w:lang w:eastAsia="en-GB"/>
        </w:rPr>
        <w:t xml:space="preserve">realistic </w:t>
      </w:r>
      <w:r w:rsidR="00BB6DC3">
        <w:rPr>
          <w:rFonts w:ascii="Arial" w:eastAsia="Times New Roman" w:hAnsi="Arial" w:cs="Arial"/>
          <w:color w:val="000000" w:themeColor="text1"/>
          <w:lang w:eastAsia="en-GB"/>
        </w:rPr>
        <w:t xml:space="preserve">forensic </w:t>
      </w:r>
      <w:r w:rsidR="00D44535" w:rsidRPr="00D61CE1">
        <w:rPr>
          <w:rFonts w:ascii="Arial" w:eastAsia="Times New Roman" w:hAnsi="Arial" w:cs="Arial"/>
          <w:color w:val="000000" w:themeColor="text1"/>
          <w:lang w:eastAsia="en-GB"/>
        </w:rPr>
        <w:t>scenarios</w:t>
      </w:r>
      <w:del w:id="1499" w:author="Furl, Nicholas" w:date="2024-10-06T16:23:00Z" w16du:dateUtc="2024-10-06T15:23:00Z">
        <w:r w:rsidR="00BB6DC3" w:rsidDel="00A65021">
          <w:rPr>
            <w:rFonts w:ascii="Arial" w:eastAsia="Times New Roman" w:hAnsi="Arial" w:cs="Arial"/>
            <w:color w:val="000000" w:themeColor="text1"/>
            <w:lang w:eastAsia="en-GB"/>
          </w:rPr>
          <w:delText>, and computational metrics of</w:delText>
        </w:r>
        <w:r w:rsidR="00593F6A" w:rsidRPr="00D61CE1" w:rsidDel="00A65021">
          <w:rPr>
            <w:rFonts w:ascii="Arial" w:eastAsia="Times New Roman" w:hAnsi="Arial" w:cs="Arial"/>
            <w:color w:val="000000" w:themeColor="text1"/>
            <w:lang w:eastAsia="en-GB"/>
          </w:rPr>
          <w:delText xml:space="preserve"> </w:delText>
        </w:r>
        <w:r w:rsidR="00D44535" w:rsidRPr="00D61CE1" w:rsidDel="00A65021">
          <w:rPr>
            <w:rFonts w:ascii="Arial" w:eastAsia="Times New Roman" w:hAnsi="Arial" w:cs="Arial"/>
            <w:color w:val="000000" w:themeColor="text1"/>
            <w:lang w:eastAsia="en-GB"/>
          </w:rPr>
          <w:delText>optimal performance</w:delText>
        </w:r>
      </w:del>
      <w:r w:rsidR="00593F6A" w:rsidRPr="00D61CE1">
        <w:rPr>
          <w:rFonts w:ascii="Arial" w:eastAsia="Times New Roman" w:hAnsi="Arial" w:cs="Arial"/>
          <w:color w:val="000000" w:themeColor="text1"/>
          <w:lang w:eastAsia="en-GB"/>
        </w:rPr>
        <w:t xml:space="preserve">. </w:t>
      </w:r>
    </w:p>
    <w:p w14:paraId="05712425" w14:textId="23986CE9" w:rsidR="00E748DA" w:rsidRDefault="00E748DA" w:rsidP="002264B3">
      <w:pPr>
        <w:spacing w:before="100" w:after="0" w:line="480" w:lineRule="auto"/>
        <w:ind w:firstLine="720"/>
        <w:rPr>
          <w:rFonts w:ascii="Arial" w:eastAsia="Times New Roman" w:hAnsi="Arial" w:cs="Arial"/>
          <w:color w:val="000000" w:themeColor="text1"/>
          <w:lang w:eastAsia="en-GB"/>
        </w:rPr>
      </w:pPr>
    </w:p>
    <w:p w14:paraId="2996FAF1" w14:textId="04345B77" w:rsidR="00E748DA" w:rsidRDefault="006D5FDD" w:rsidP="00D520E2">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We hypothesise that</w:t>
      </w:r>
      <w:r w:rsidR="00496AC5">
        <w:rPr>
          <w:rFonts w:ascii="Arial" w:eastAsia="Times New Roman" w:hAnsi="Arial" w:cs="Arial"/>
          <w:color w:val="000000" w:themeColor="text1"/>
          <w:lang w:eastAsia="en-GB"/>
        </w:rPr>
        <w:t xml:space="preserve"> disconfirmatory evidence bias </w:t>
      </w:r>
      <w:r w:rsidR="00805BE1">
        <w:rPr>
          <w:rFonts w:ascii="Arial" w:eastAsia="Times New Roman" w:hAnsi="Arial" w:cs="Arial"/>
          <w:color w:val="000000" w:themeColor="text1"/>
          <w:lang w:eastAsia="en-GB"/>
        </w:rPr>
        <w:t>could</w:t>
      </w:r>
      <w:r w:rsidR="00496AC5">
        <w:rPr>
          <w:rFonts w:ascii="Arial" w:eastAsia="Times New Roman" w:hAnsi="Arial" w:cs="Arial"/>
          <w:color w:val="000000" w:themeColor="text1"/>
          <w:lang w:eastAsia="en-GB"/>
        </w:rPr>
        <w:t xml:space="preserve"> be a generalisation to the general</w:t>
      </w:r>
      <w:r w:rsidR="00DA59B9">
        <w:rPr>
          <w:rFonts w:ascii="Arial" w:eastAsia="Times New Roman" w:hAnsi="Arial" w:cs="Arial"/>
          <w:color w:val="000000" w:themeColor="text1"/>
          <w:lang w:eastAsia="en-GB"/>
        </w:rPr>
        <w:t xml:space="preserve"> population of phenomena</w:t>
      </w:r>
      <w:r w:rsidR="00496AC5">
        <w:rPr>
          <w:rFonts w:ascii="Arial" w:eastAsia="Times New Roman" w:hAnsi="Arial" w:cs="Arial"/>
          <w:color w:val="000000" w:themeColor="text1"/>
          <w:lang w:eastAsia="en-GB"/>
        </w:rPr>
        <w:t xml:space="preserve"> </w:t>
      </w:r>
      <w:r w:rsidR="00805BE1">
        <w:rPr>
          <w:rFonts w:ascii="Arial" w:eastAsia="Times New Roman" w:hAnsi="Arial" w:cs="Arial"/>
          <w:color w:val="000000" w:themeColor="text1"/>
          <w:lang w:eastAsia="en-GB"/>
        </w:rPr>
        <w:t>observed</w:t>
      </w:r>
      <w:r w:rsidR="00496AC5">
        <w:rPr>
          <w:rFonts w:ascii="Arial" w:eastAsia="Times New Roman" w:hAnsi="Arial" w:cs="Arial"/>
          <w:color w:val="000000" w:themeColor="text1"/>
          <w:lang w:eastAsia="en-GB"/>
        </w:rPr>
        <w:t xml:space="preserve"> in </w:t>
      </w:r>
      <w:r w:rsidR="00DA59B9">
        <w:rPr>
          <w:rFonts w:ascii="Arial" w:eastAsia="Times New Roman" w:hAnsi="Arial" w:cs="Arial"/>
          <w:color w:val="000000" w:themeColor="text1"/>
          <w:lang w:eastAsia="en-GB"/>
        </w:rPr>
        <w:t>psychosis</w:t>
      </w:r>
      <w:r w:rsidR="00805BE1">
        <w:rPr>
          <w:rFonts w:ascii="Arial" w:eastAsia="Times New Roman" w:hAnsi="Arial" w:cs="Arial"/>
          <w:color w:val="000000" w:themeColor="text1"/>
          <w:lang w:eastAsia="en-GB"/>
        </w:rPr>
        <w:t xml:space="preserve">, </w:t>
      </w:r>
      <w:r w:rsidR="00DA59B9">
        <w:rPr>
          <w:rFonts w:ascii="Arial" w:eastAsia="Times New Roman" w:hAnsi="Arial" w:cs="Arial"/>
          <w:color w:val="000000" w:themeColor="text1"/>
          <w:lang w:eastAsia="en-GB"/>
        </w:rPr>
        <w:t>where affected individuals</w:t>
      </w:r>
      <w:r w:rsidR="00805BE1">
        <w:rPr>
          <w:rFonts w:ascii="Arial" w:eastAsia="Times New Roman" w:hAnsi="Arial" w:cs="Arial"/>
          <w:color w:val="000000" w:themeColor="text1"/>
          <w:lang w:eastAsia="en-GB"/>
        </w:rPr>
        <w:t xml:space="preserve"> especially adjust beliefs when evidence is disconfirmatory (</w:t>
      </w:r>
      <w:r w:rsidR="00DA59B9">
        <w:rPr>
          <w:rFonts w:ascii="Arial" w:eastAsia="Times New Roman" w:hAnsi="Arial" w:cs="Arial"/>
          <w:color w:val="000000" w:themeColor="text1"/>
          <w:lang w:eastAsia="en-GB"/>
        </w:rPr>
        <w:t xml:space="preserve">e.g., </w:t>
      </w:r>
      <w:r w:rsidR="00805BE1" w:rsidRPr="00D61CE1">
        <w:rPr>
          <w:rFonts w:ascii="Arial" w:eastAsia="Times New Roman" w:hAnsi="Arial" w:cs="Arial"/>
          <w:color w:val="000000" w:themeColor="text1"/>
          <w:lang w:eastAsia="en-GB"/>
        </w:rPr>
        <w:t>Adams, et al., 2018</w:t>
      </w:r>
      <w:r w:rsidR="00805BE1">
        <w:rPr>
          <w:rFonts w:ascii="Arial" w:eastAsia="Times New Roman" w:hAnsi="Arial" w:cs="Arial"/>
          <w:color w:val="000000" w:themeColor="text1"/>
          <w:lang w:eastAsia="en-GB"/>
        </w:rPr>
        <w:t>)</w:t>
      </w:r>
      <w:r w:rsidR="00496AC5">
        <w:rPr>
          <w:rFonts w:ascii="Arial" w:eastAsia="Times New Roman" w:hAnsi="Arial" w:cs="Arial"/>
          <w:color w:val="000000" w:themeColor="text1"/>
          <w:lang w:eastAsia="en-GB"/>
        </w:rPr>
        <w:t xml:space="preserve">. </w:t>
      </w:r>
      <w:del w:id="1500" w:author="Furl, Nicholas" w:date="2024-10-06T16:36:00Z" w16du:dateUtc="2024-10-06T15:36:00Z">
        <w:r w:rsidR="00496AC5" w:rsidDel="00D520E2">
          <w:rPr>
            <w:rFonts w:ascii="Arial" w:eastAsia="Times New Roman" w:hAnsi="Arial" w:cs="Arial"/>
            <w:color w:val="000000" w:themeColor="text1"/>
            <w:lang w:eastAsia="en-GB"/>
          </w:rPr>
          <w:delText xml:space="preserve">It remains </w:delText>
        </w:r>
        <w:r w:rsidR="00DA59B9" w:rsidDel="00D520E2">
          <w:rPr>
            <w:rFonts w:ascii="Arial" w:eastAsia="Times New Roman" w:hAnsi="Arial" w:cs="Arial"/>
            <w:color w:val="000000" w:themeColor="text1"/>
            <w:lang w:eastAsia="en-GB"/>
          </w:rPr>
          <w:delText>un</w:delText>
        </w:r>
        <w:r w:rsidR="00496AC5" w:rsidDel="00D520E2">
          <w:rPr>
            <w:rFonts w:ascii="Arial" w:eastAsia="Times New Roman" w:hAnsi="Arial" w:cs="Arial"/>
            <w:color w:val="000000" w:themeColor="text1"/>
            <w:lang w:eastAsia="en-GB"/>
          </w:rPr>
          <w:delText xml:space="preserve">tested </w:delText>
        </w:r>
        <w:r w:rsidR="00DA59B9" w:rsidDel="00D520E2">
          <w:rPr>
            <w:rFonts w:ascii="Arial" w:eastAsia="Times New Roman" w:hAnsi="Arial" w:cs="Arial"/>
            <w:color w:val="000000" w:themeColor="text1"/>
            <w:lang w:eastAsia="en-GB"/>
          </w:rPr>
          <w:delText xml:space="preserve">how </w:delText>
        </w:r>
        <w:r w:rsidR="00CE0835" w:rsidDel="00D520E2">
          <w:rPr>
            <w:rFonts w:ascii="Arial" w:eastAsia="Times New Roman" w:hAnsi="Arial" w:cs="Arial"/>
            <w:color w:val="000000" w:themeColor="text1"/>
            <w:lang w:eastAsia="en-GB"/>
          </w:rPr>
          <w:delText>adjust</w:delText>
        </w:r>
        <w:r w:rsidR="00DA59B9" w:rsidDel="00D520E2">
          <w:rPr>
            <w:rFonts w:ascii="Arial" w:eastAsia="Times New Roman" w:hAnsi="Arial" w:cs="Arial"/>
            <w:color w:val="000000" w:themeColor="text1"/>
            <w:lang w:eastAsia="en-GB"/>
          </w:rPr>
          <w:delText xml:space="preserve">ment to disconfirmatory versus confirmatory evidence in this population compares to optimal, as it </w:delText>
        </w:r>
        <w:r w:rsidR="00CE0835" w:rsidDel="00D520E2">
          <w:rPr>
            <w:rFonts w:ascii="Arial" w:eastAsia="Times New Roman" w:hAnsi="Arial" w:cs="Arial"/>
            <w:color w:val="000000" w:themeColor="text1"/>
            <w:lang w:eastAsia="en-GB"/>
          </w:rPr>
          <w:delText xml:space="preserve">still </w:delText>
        </w:r>
        <w:r w:rsidR="00DA59B9" w:rsidDel="00D520E2">
          <w:rPr>
            <w:rFonts w:ascii="Arial" w:eastAsia="Times New Roman" w:hAnsi="Arial" w:cs="Arial"/>
            <w:color w:val="000000" w:themeColor="text1"/>
            <w:lang w:eastAsia="en-GB"/>
          </w:rPr>
          <w:delText xml:space="preserve">could show </w:delText>
        </w:r>
        <w:r w:rsidR="00496AC5" w:rsidDel="00D520E2">
          <w:rPr>
            <w:rFonts w:ascii="Arial" w:eastAsia="Times New Roman" w:hAnsi="Arial" w:cs="Arial"/>
            <w:color w:val="000000" w:themeColor="text1"/>
            <w:lang w:eastAsia="en-GB"/>
          </w:rPr>
          <w:delText xml:space="preserve">a different pattern than </w:delText>
        </w:r>
        <w:r w:rsidR="00CE0835" w:rsidDel="00D520E2">
          <w:rPr>
            <w:rFonts w:ascii="Arial" w:eastAsia="Times New Roman" w:hAnsi="Arial" w:cs="Arial"/>
            <w:color w:val="000000" w:themeColor="text1"/>
            <w:lang w:eastAsia="en-GB"/>
          </w:rPr>
          <w:delText>we observed here</w:delText>
        </w:r>
        <w:r w:rsidR="00496AC5" w:rsidDel="00D520E2">
          <w:rPr>
            <w:rFonts w:ascii="Arial" w:eastAsia="Times New Roman" w:hAnsi="Arial" w:cs="Arial"/>
            <w:color w:val="000000" w:themeColor="text1"/>
            <w:lang w:eastAsia="en-GB"/>
          </w:rPr>
          <w:delText xml:space="preserve">. However, </w:delText>
        </w:r>
      </w:del>
      <w:r w:rsidR="00496AC5">
        <w:rPr>
          <w:rFonts w:ascii="Arial" w:eastAsia="Times New Roman" w:hAnsi="Arial" w:cs="Arial"/>
          <w:color w:val="000000" w:themeColor="text1"/>
          <w:lang w:eastAsia="en-GB"/>
        </w:rPr>
        <w:t xml:space="preserve">it is tempting to </w:t>
      </w:r>
      <w:r>
        <w:rPr>
          <w:rFonts w:ascii="Arial" w:eastAsia="Times New Roman" w:hAnsi="Arial" w:cs="Arial"/>
          <w:color w:val="000000" w:themeColor="text1"/>
          <w:lang w:eastAsia="en-GB"/>
        </w:rPr>
        <w:t>speculate</w:t>
      </w:r>
      <w:r w:rsidR="00496AC5">
        <w:rPr>
          <w:rFonts w:ascii="Arial" w:eastAsia="Times New Roman" w:hAnsi="Arial" w:cs="Arial"/>
          <w:color w:val="000000" w:themeColor="text1"/>
          <w:lang w:eastAsia="en-GB"/>
        </w:rPr>
        <w:t xml:space="preserve"> that disconfirmatory evidence bias and </w:t>
      </w:r>
      <w:del w:id="1501" w:author="Furl, Nicholas" w:date="2024-10-06T16:36:00Z" w16du:dateUtc="2024-10-06T15:36:00Z">
        <w:r w:rsidR="00E748DA" w:rsidRPr="00D61CE1" w:rsidDel="00D520E2">
          <w:rPr>
            <w:rFonts w:ascii="Arial" w:eastAsia="Times New Roman" w:hAnsi="Arial" w:cs="Arial"/>
            <w:color w:val="000000" w:themeColor="text1"/>
            <w:lang w:eastAsia="en-GB"/>
          </w:rPr>
          <w:delText xml:space="preserve">undersampling </w:delText>
        </w:r>
      </w:del>
      <w:ins w:id="1502" w:author="Furl, Nicholas" w:date="2024-10-06T16:36:00Z" w16du:dateUtc="2024-10-06T15:36:00Z">
        <w:r w:rsidR="00D520E2">
          <w:rPr>
            <w:rFonts w:ascii="Arial" w:eastAsia="Times New Roman" w:hAnsi="Arial" w:cs="Arial"/>
            <w:color w:val="000000" w:themeColor="text1"/>
            <w:lang w:eastAsia="en-GB"/>
          </w:rPr>
          <w:t>jumping to conclusions</w:t>
        </w:r>
      </w:ins>
      <w:del w:id="1503" w:author="Furl, Nicholas" w:date="2024-10-06T16:36:00Z" w16du:dateUtc="2024-10-06T15:36:00Z">
        <w:r w:rsidR="00E748DA" w:rsidRPr="00D61CE1" w:rsidDel="00D520E2">
          <w:rPr>
            <w:rFonts w:ascii="Arial" w:eastAsia="Times New Roman" w:hAnsi="Arial" w:cs="Arial"/>
            <w:color w:val="000000" w:themeColor="text1"/>
            <w:lang w:eastAsia="en-GB"/>
          </w:rPr>
          <w:delText>bias</w:delText>
        </w:r>
      </w:del>
      <w:r w:rsidR="00E748DA" w:rsidRPr="00D61CE1">
        <w:rPr>
          <w:rFonts w:ascii="Arial" w:eastAsia="Times New Roman" w:hAnsi="Arial" w:cs="Arial"/>
          <w:color w:val="000000" w:themeColor="text1"/>
          <w:lang w:eastAsia="en-GB"/>
        </w:rPr>
        <w:t xml:space="preserve"> in the draws to decision task</w:t>
      </w:r>
      <w:r w:rsidR="00496AC5">
        <w:rPr>
          <w:rFonts w:ascii="Arial" w:eastAsia="Times New Roman" w:hAnsi="Arial" w:cs="Arial"/>
          <w:color w:val="000000" w:themeColor="text1"/>
          <w:lang w:eastAsia="en-GB"/>
        </w:rPr>
        <w:t xml:space="preserve"> are two sides to the same coin. </w:t>
      </w:r>
      <w:ins w:id="1504" w:author="Furl, Nicholas" w:date="2024-10-06T16:36:00Z" w16du:dateUtc="2024-10-06T15:36:00Z">
        <w:r w:rsidR="00D520E2">
          <w:rPr>
            <w:rFonts w:ascii="Arial" w:eastAsia="Times New Roman" w:hAnsi="Arial" w:cs="Arial"/>
            <w:color w:val="000000" w:themeColor="text1"/>
            <w:lang w:eastAsia="en-GB"/>
          </w:rPr>
          <w:t>Indeed, it is already well established that participants in</w:t>
        </w:r>
      </w:ins>
      <w:ins w:id="1505" w:author="Furl, Nicholas" w:date="2024-10-06T16:37:00Z" w16du:dateUtc="2024-10-06T15:37:00Z">
        <w:r w:rsidR="00D520E2">
          <w:rPr>
            <w:rFonts w:ascii="Arial" w:eastAsia="Times New Roman" w:hAnsi="Arial" w:cs="Arial"/>
            <w:color w:val="000000" w:themeColor="text1"/>
            <w:lang w:eastAsia="en-GB"/>
          </w:rPr>
          <w:t xml:space="preserve"> the </w:t>
        </w:r>
      </w:ins>
      <w:del w:id="1506" w:author="Furl, Nicholas" w:date="2024-10-06T16:37:00Z" w16du:dateUtc="2024-10-06T15:37:00Z">
        <w:r w:rsidR="00496AC5" w:rsidDel="00D520E2">
          <w:rPr>
            <w:rFonts w:ascii="Arial" w:eastAsia="Times New Roman" w:hAnsi="Arial" w:cs="Arial"/>
            <w:color w:val="000000" w:themeColor="text1"/>
            <w:lang w:eastAsia="en-GB"/>
          </w:rPr>
          <w:delText xml:space="preserve">Undersampling bias </w:delText>
        </w:r>
        <w:r w:rsidR="00E748DA" w:rsidRPr="00D61CE1" w:rsidDel="00D520E2">
          <w:rPr>
            <w:rFonts w:ascii="Arial" w:eastAsia="Times New Roman" w:hAnsi="Arial" w:cs="Arial"/>
            <w:color w:val="000000" w:themeColor="text1"/>
            <w:lang w:eastAsia="en-GB"/>
          </w:rPr>
          <w:delText xml:space="preserve">is </w:delText>
        </w:r>
        <w:r w:rsidR="00496AC5" w:rsidDel="00D520E2">
          <w:rPr>
            <w:rFonts w:ascii="Arial" w:eastAsia="Times New Roman" w:hAnsi="Arial" w:cs="Arial"/>
            <w:color w:val="000000" w:themeColor="text1"/>
            <w:lang w:eastAsia="en-GB"/>
          </w:rPr>
          <w:delText xml:space="preserve">now </w:delText>
        </w:r>
        <w:r w:rsidR="00E748DA" w:rsidRPr="00D61CE1" w:rsidDel="00D520E2">
          <w:rPr>
            <w:rFonts w:ascii="Arial" w:eastAsia="Times New Roman" w:hAnsi="Arial" w:cs="Arial"/>
            <w:color w:val="000000" w:themeColor="text1"/>
            <w:lang w:eastAsia="en-GB"/>
          </w:rPr>
          <w:delText xml:space="preserve">well-documented </w:delText>
        </w:r>
        <w:r w:rsidR="00496AC5" w:rsidDel="00D520E2">
          <w:rPr>
            <w:rFonts w:ascii="Arial" w:eastAsia="Times New Roman" w:hAnsi="Arial" w:cs="Arial"/>
            <w:color w:val="000000" w:themeColor="text1"/>
            <w:lang w:eastAsia="en-GB"/>
          </w:rPr>
          <w:delText xml:space="preserve">to </w:delText>
        </w:r>
        <w:r w:rsidR="00E748DA" w:rsidRPr="00D61CE1" w:rsidDel="00D520E2">
          <w:rPr>
            <w:rFonts w:ascii="Arial" w:eastAsia="Times New Roman" w:hAnsi="Arial" w:cs="Arial"/>
            <w:color w:val="000000" w:themeColor="text1"/>
            <w:lang w:eastAsia="en-GB"/>
          </w:rPr>
          <w:delText xml:space="preserve">in the </w:delText>
        </w:r>
      </w:del>
      <w:r w:rsidR="00E748DA" w:rsidRPr="00D61CE1">
        <w:rPr>
          <w:rFonts w:ascii="Arial" w:eastAsia="Times New Roman" w:hAnsi="Arial" w:cs="Arial"/>
          <w:color w:val="000000" w:themeColor="text1"/>
          <w:lang w:eastAsia="en-GB"/>
        </w:rPr>
        <w:t>general population</w:t>
      </w:r>
      <w:r w:rsidR="00A074E9">
        <w:rPr>
          <w:rFonts w:ascii="Arial" w:eastAsia="Times New Roman" w:hAnsi="Arial" w:cs="Arial"/>
          <w:color w:val="000000" w:themeColor="text1"/>
          <w:lang w:eastAsia="en-GB"/>
        </w:rPr>
        <w:t xml:space="preserve">, </w:t>
      </w:r>
      <w:del w:id="1507" w:author="Furl, Nicholas" w:date="2024-10-06T16:37:00Z" w16du:dateUtc="2024-10-06T15:37:00Z">
        <w:r w:rsidR="00A074E9" w:rsidDel="00D520E2">
          <w:rPr>
            <w:rFonts w:ascii="Arial" w:eastAsia="Times New Roman" w:hAnsi="Arial" w:cs="Arial"/>
            <w:color w:val="000000" w:themeColor="text1"/>
            <w:lang w:eastAsia="en-GB"/>
          </w:rPr>
          <w:delText>outside of</w:delText>
        </w:r>
      </w:del>
      <w:ins w:id="1508" w:author="Furl, Nicholas" w:date="2024-10-06T16:37:00Z" w16du:dateUtc="2024-10-06T15:37:00Z">
        <w:r w:rsidR="00D520E2">
          <w:rPr>
            <w:rFonts w:ascii="Arial" w:eastAsia="Times New Roman" w:hAnsi="Arial" w:cs="Arial"/>
            <w:color w:val="000000" w:themeColor="text1"/>
            <w:lang w:eastAsia="en-GB"/>
          </w:rPr>
          <w:t>without</w:t>
        </w:r>
      </w:ins>
      <w:r w:rsidR="00A074E9">
        <w:rPr>
          <w:rFonts w:ascii="Arial" w:eastAsia="Times New Roman" w:hAnsi="Arial" w:cs="Arial"/>
          <w:color w:val="000000" w:themeColor="text1"/>
          <w:lang w:eastAsia="en-GB"/>
        </w:rPr>
        <w:t xml:space="preserve"> psychosis</w:t>
      </w:r>
      <w:ins w:id="1509" w:author="Furl, Nicholas" w:date="2024-10-06T16:37:00Z" w16du:dateUtc="2024-10-06T15:37:00Z">
        <w:r w:rsidR="00D520E2">
          <w:rPr>
            <w:rFonts w:ascii="Arial" w:eastAsia="Times New Roman" w:hAnsi="Arial" w:cs="Arial"/>
            <w:color w:val="000000" w:themeColor="text1"/>
            <w:lang w:eastAsia="en-GB"/>
          </w:rPr>
          <w:t xml:space="preserve"> diagnosis, sample fewer beads than mathematically optimal</w:t>
        </w:r>
      </w:ins>
      <w:r>
        <w:rPr>
          <w:rFonts w:ascii="Arial" w:eastAsia="Times New Roman" w:hAnsi="Arial" w:cs="Arial"/>
          <w:color w:val="000000" w:themeColor="text1"/>
          <w:lang w:eastAsia="en-GB"/>
        </w:rPr>
        <w:t xml:space="preserve"> </w:t>
      </w:r>
      <w:r w:rsidR="00E748DA" w:rsidRPr="00D61CE1">
        <w:rPr>
          <w:rFonts w:ascii="Arial" w:eastAsia="Times New Roman" w:hAnsi="Arial" w:cs="Arial"/>
          <w:color w:val="000000" w:themeColor="text1"/>
          <w:lang w:eastAsia="en-GB"/>
        </w:rPr>
        <w:t xml:space="preserve">(Furl &amp; Averbeck, 2011; Hauser et al., 2017; Hauser, et al., 2018; </w:t>
      </w:r>
      <w:proofErr w:type="spellStart"/>
      <w:r w:rsidR="00E748DA" w:rsidRPr="00D61CE1">
        <w:rPr>
          <w:rFonts w:ascii="Arial" w:eastAsia="Times New Roman" w:hAnsi="Arial" w:cs="Arial"/>
          <w:color w:val="000000" w:themeColor="text1"/>
          <w:lang w:eastAsia="en-GB"/>
        </w:rPr>
        <w:t>Sonnemans</w:t>
      </w:r>
      <w:proofErr w:type="spellEnd"/>
      <w:r w:rsidR="00E748DA" w:rsidRPr="00D61CE1">
        <w:rPr>
          <w:rFonts w:ascii="Arial" w:eastAsia="Times New Roman" w:hAnsi="Arial" w:cs="Arial"/>
          <w:color w:val="000000" w:themeColor="text1"/>
          <w:lang w:eastAsia="en-GB"/>
        </w:rPr>
        <w:t xml:space="preserve"> and van Dijk, 2012; van der Leer, et al., 2015). </w:t>
      </w:r>
      <w:ins w:id="1510" w:author="Furl, Nicholas" w:date="2024-10-06T16:38:00Z" w16du:dateUtc="2024-10-06T15:38:00Z">
        <w:r w:rsidR="00D520E2">
          <w:rPr>
            <w:rFonts w:ascii="Arial" w:eastAsia="Times New Roman" w:hAnsi="Arial" w:cs="Arial"/>
            <w:color w:val="000000" w:themeColor="text1"/>
            <w:lang w:eastAsia="en-GB"/>
          </w:rPr>
          <w:t xml:space="preserve">If these biases arise from a common mechanism, then perhaps it relates to the heuristic probability calculation we identified in Experiment 2. </w:t>
        </w:r>
      </w:ins>
      <w:del w:id="1511" w:author="Furl, Nicholas" w:date="2024-10-06T16:39:00Z" w16du:dateUtc="2024-10-06T15:39:00Z">
        <w:r w:rsidR="00496AC5" w:rsidDel="00D520E2">
          <w:rPr>
            <w:rFonts w:ascii="Arial" w:eastAsia="Times New Roman" w:hAnsi="Arial" w:cs="Arial"/>
            <w:color w:val="000000" w:themeColor="text1"/>
            <w:lang w:eastAsia="en-GB"/>
          </w:rPr>
          <w:delText>If this pattern holds for both these biases, then perhaps they arise from a common mechanism.</w:delText>
        </w:r>
        <w:r w:rsidR="004A52C8" w:rsidDel="00D520E2">
          <w:rPr>
            <w:rFonts w:ascii="Arial" w:eastAsia="Times New Roman" w:hAnsi="Arial" w:cs="Arial"/>
            <w:color w:val="000000" w:themeColor="text1"/>
            <w:lang w:eastAsia="en-GB"/>
          </w:rPr>
          <w:delText xml:space="preserve"> </w:delText>
        </w:r>
      </w:del>
      <w:r w:rsidR="000F52AC">
        <w:rPr>
          <w:rFonts w:ascii="Arial" w:eastAsia="Times New Roman" w:hAnsi="Arial" w:cs="Arial"/>
          <w:color w:val="000000" w:themeColor="text1"/>
          <w:lang w:eastAsia="en-GB"/>
        </w:rPr>
        <w:t>We</w:t>
      </w:r>
      <w:r w:rsidR="003E6AFD">
        <w:rPr>
          <w:rFonts w:ascii="Arial" w:eastAsia="Times New Roman" w:hAnsi="Arial" w:cs="Arial"/>
          <w:color w:val="000000" w:themeColor="text1"/>
          <w:lang w:eastAsia="en-GB"/>
        </w:rPr>
        <w:t xml:space="preserve"> further hypothesise that v</w:t>
      </w:r>
      <w:r w:rsidR="003E6AFD" w:rsidRPr="003E6AFD">
        <w:rPr>
          <w:rFonts w:ascii="Arial" w:eastAsia="Times New Roman" w:hAnsi="Arial" w:cs="Arial"/>
          <w:color w:val="000000" w:themeColor="text1"/>
          <w:lang w:eastAsia="en-GB"/>
        </w:rPr>
        <w:t xml:space="preserve">ariability in the general population of traits may mediate or be directly responsible for </w:t>
      </w:r>
      <w:r w:rsidR="000F52AC">
        <w:rPr>
          <w:rFonts w:ascii="Arial" w:eastAsia="Times New Roman" w:hAnsi="Arial" w:cs="Arial"/>
          <w:color w:val="000000" w:themeColor="text1"/>
          <w:lang w:eastAsia="en-GB"/>
        </w:rPr>
        <w:t>one or</w:t>
      </w:r>
      <w:r w:rsidR="003E6AFD">
        <w:rPr>
          <w:rFonts w:ascii="Arial" w:eastAsia="Times New Roman" w:hAnsi="Arial" w:cs="Arial"/>
          <w:color w:val="000000" w:themeColor="text1"/>
          <w:lang w:eastAsia="en-GB"/>
        </w:rPr>
        <w:t xml:space="preserve"> </w:t>
      </w:r>
      <w:r w:rsidR="003E6AFD" w:rsidRPr="003E6AFD">
        <w:rPr>
          <w:rFonts w:ascii="Arial" w:eastAsia="Times New Roman" w:hAnsi="Arial" w:cs="Arial"/>
          <w:color w:val="000000" w:themeColor="text1"/>
          <w:lang w:eastAsia="en-GB"/>
        </w:rPr>
        <w:t xml:space="preserve">both biases. </w:t>
      </w:r>
      <w:r w:rsidR="00496AC5">
        <w:rPr>
          <w:rFonts w:ascii="Arial" w:eastAsia="Times New Roman" w:hAnsi="Arial" w:cs="Arial"/>
          <w:color w:val="000000" w:themeColor="text1"/>
          <w:lang w:eastAsia="en-GB"/>
        </w:rPr>
        <w:t>J</w:t>
      </w:r>
      <w:r w:rsidR="00E748DA" w:rsidRPr="00E748DA">
        <w:rPr>
          <w:rFonts w:ascii="Arial" w:eastAsia="Times New Roman" w:hAnsi="Arial" w:cs="Arial"/>
          <w:color w:val="000000" w:themeColor="text1"/>
          <w:lang w:eastAsia="en-GB"/>
        </w:rPr>
        <w:t xml:space="preserve">umping to conclusions, </w:t>
      </w:r>
      <w:r w:rsidR="00496AC5">
        <w:rPr>
          <w:rFonts w:ascii="Arial" w:eastAsia="Times New Roman" w:hAnsi="Arial" w:cs="Arial"/>
          <w:color w:val="000000" w:themeColor="text1"/>
          <w:lang w:eastAsia="en-GB"/>
        </w:rPr>
        <w:t xml:space="preserve">in some form, is </w:t>
      </w:r>
      <w:r w:rsidR="00E748DA" w:rsidRPr="00E748DA">
        <w:rPr>
          <w:rFonts w:ascii="Arial" w:eastAsia="Times New Roman" w:hAnsi="Arial" w:cs="Arial"/>
          <w:color w:val="000000" w:themeColor="text1"/>
          <w:lang w:eastAsia="en-GB"/>
        </w:rPr>
        <w:t xml:space="preserve">related to </w:t>
      </w:r>
      <w:r w:rsidR="000F52AC">
        <w:rPr>
          <w:rFonts w:ascii="Arial" w:eastAsia="Times New Roman" w:hAnsi="Arial" w:cs="Arial"/>
          <w:color w:val="000000" w:themeColor="text1"/>
          <w:lang w:eastAsia="en-GB"/>
        </w:rPr>
        <w:t xml:space="preserve">not just to </w:t>
      </w:r>
      <w:r w:rsidR="00E748DA" w:rsidRPr="00E748DA">
        <w:rPr>
          <w:rFonts w:ascii="Arial" w:eastAsia="Times New Roman" w:hAnsi="Arial" w:cs="Arial"/>
          <w:color w:val="000000" w:themeColor="text1"/>
          <w:lang w:eastAsia="en-GB"/>
        </w:rPr>
        <w:t>delusion-proneness</w:t>
      </w:r>
      <w:r w:rsidR="000F52AC">
        <w:rPr>
          <w:rFonts w:ascii="Arial" w:eastAsia="Times New Roman" w:hAnsi="Arial" w:cs="Arial"/>
          <w:color w:val="000000" w:themeColor="text1"/>
          <w:lang w:eastAsia="en-GB"/>
        </w:rPr>
        <w:t xml:space="preserve"> in the general population (</w:t>
      </w:r>
      <w:proofErr w:type="spellStart"/>
      <w:r w:rsidR="000F52AC">
        <w:rPr>
          <w:rFonts w:ascii="Arial" w:eastAsia="Times New Roman" w:hAnsi="Arial" w:cs="Arial"/>
          <w:color w:val="000000" w:themeColor="text1"/>
          <w:lang w:eastAsia="en-GB"/>
        </w:rPr>
        <w:t>Henquet</w:t>
      </w:r>
      <w:proofErr w:type="spellEnd"/>
      <w:r w:rsidR="000F52AC">
        <w:rPr>
          <w:rFonts w:ascii="Arial" w:eastAsia="Times New Roman" w:hAnsi="Arial" w:cs="Arial"/>
          <w:color w:val="000000" w:themeColor="text1"/>
          <w:lang w:eastAsia="en-GB"/>
        </w:rPr>
        <w:t xml:space="preserve"> </w:t>
      </w:r>
      <w:r w:rsidR="000F52AC">
        <w:rPr>
          <w:rFonts w:ascii="Arial" w:eastAsia="Times New Roman" w:hAnsi="Arial" w:cs="Arial"/>
          <w:color w:val="000000" w:themeColor="text1"/>
          <w:lang w:eastAsia="en-GB"/>
        </w:rPr>
        <w:lastRenderedPageBreak/>
        <w:t>et al., 2020) but also to</w:t>
      </w:r>
      <w:r w:rsidR="00E748DA" w:rsidRPr="00E748DA">
        <w:rPr>
          <w:rFonts w:ascii="Arial" w:eastAsia="Times New Roman" w:hAnsi="Arial" w:cs="Arial"/>
          <w:color w:val="000000" w:themeColor="text1"/>
          <w:lang w:eastAsia="en-GB"/>
        </w:rPr>
        <w:t xml:space="preserve"> intelligence (Tripoli et al., 2021) and analytic cognitive style (Pytlik et al., 2021). </w:t>
      </w:r>
      <w:r w:rsidR="003E6AFD">
        <w:rPr>
          <w:rFonts w:ascii="Arial" w:eastAsia="Times New Roman" w:hAnsi="Arial" w:cs="Arial"/>
          <w:color w:val="000000" w:themeColor="text1"/>
          <w:lang w:eastAsia="en-GB"/>
        </w:rPr>
        <w:t xml:space="preserve">Less is known about individual differences in </w:t>
      </w:r>
      <w:ins w:id="1512" w:author="Furl, Nicholas" w:date="2024-10-06T16:40:00Z" w16du:dateUtc="2024-10-06T15:40:00Z">
        <w:r w:rsidR="00D520E2">
          <w:rPr>
            <w:rFonts w:ascii="Arial" w:eastAsia="Times New Roman" w:hAnsi="Arial" w:cs="Arial"/>
            <w:color w:val="000000" w:themeColor="text1"/>
            <w:lang w:eastAsia="en-GB"/>
          </w:rPr>
          <w:t xml:space="preserve">sensitivity to </w:t>
        </w:r>
      </w:ins>
      <w:r w:rsidR="003E6AFD">
        <w:rPr>
          <w:rFonts w:ascii="Arial" w:eastAsia="Times New Roman" w:hAnsi="Arial" w:cs="Arial"/>
          <w:color w:val="000000" w:themeColor="text1"/>
          <w:lang w:eastAsia="en-GB"/>
        </w:rPr>
        <w:t xml:space="preserve">disconfirmatory evidence </w:t>
      </w:r>
      <w:del w:id="1513" w:author="Furl, Nicholas" w:date="2024-10-06T16:40:00Z" w16du:dateUtc="2024-10-06T15:40:00Z">
        <w:r w:rsidR="003E6AFD" w:rsidDel="00D520E2">
          <w:rPr>
            <w:rFonts w:ascii="Arial" w:eastAsia="Times New Roman" w:hAnsi="Arial" w:cs="Arial"/>
            <w:color w:val="000000" w:themeColor="text1"/>
            <w:lang w:eastAsia="en-GB"/>
          </w:rPr>
          <w:delText>bias</w:delText>
        </w:r>
        <w:r w:rsidR="006C686C" w:rsidDel="00D520E2">
          <w:rPr>
            <w:rFonts w:ascii="Arial" w:eastAsia="Times New Roman" w:hAnsi="Arial" w:cs="Arial"/>
            <w:color w:val="000000" w:themeColor="text1"/>
            <w:lang w:eastAsia="en-GB"/>
          </w:rPr>
          <w:delText xml:space="preserve"> </w:delText>
        </w:r>
      </w:del>
      <w:ins w:id="1514" w:author="Furl, Nicholas" w:date="2024-10-06T16:40:00Z" w16du:dateUtc="2024-10-06T15:40:00Z">
        <w:r w:rsidR="00D520E2">
          <w:rPr>
            <w:rFonts w:ascii="Arial" w:eastAsia="Times New Roman" w:hAnsi="Arial" w:cs="Arial"/>
            <w:color w:val="000000" w:themeColor="text1"/>
            <w:lang w:eastAsia="en-GB"/>
          </w:rPr>
          <w:t>in the graded estimates task</w:t>
        </w:r>
        <w:r w:rsidR="00D520E2">
          <w:rPr>
            <w:rFonts w:ascii="Arial" w:eastAsia="Times New Roman" w:hAnsi="Arial" w:cs="Arial"/>
            <w:color w:val="000000" w:themeColor="text1"/>
            <w:lang w:eastAsia="en-GB"/>
          </w:rPr>
          <w:t xml:space="preserve"> </w:t>
        </w:r>
      </w:ins>
      <w:r w:rsidR="006C686C">
        <w:rPr>
          <w:rFonts w:ascii="Arial" w:eastAsia="Times New Roman" w:hAnsi="Arial" w:cs="Arial"/>
          <w:color w:val="000000" w:themeColor="text1"/>
          <w:lang w:eastAsia="en-GB"/>
        </w:rPr>
        <w:t>or whether it follows similar patterns</w:t>
      </w:r>
      <w:r w:rsidR="00170904">
        <w:rPr>
          <w:rFonts w:ascii="Arial" w:eastAsia="Times New Roman" w:hAnsi="Arial" w:cs="Arial"/>
          <w:color w:val="000000" w:themeColor="text1"/>
          <w:lang w:eastAsia="en-GB"/>
        </w:rPr>
        <w:t xml:space="preserve"> as jumping to conclusions</w:t>
      </w:r>
      <w:r w:rsidR="003E6AFD">
        <w:rPr>
          <w:rFonts w:ascii="Arial" w:eastAsia="Times New Roman" w:hAnsi="Arial" w:cs="Arial"/>
          <w:color w:val="000000" w:themeColor="text1"/>
          <w:lang w:eastAsia="en-GB"/>
        </w:rPr>
        <w:t xml:space="preserve">. </w:t>
      </w:r>
    </w:p>
    <w:p w14:paraId="5201975B" w14:textId="67345795" w:rsidR="0031317B" w:rsidRPr="00D61CE1" w:rsidRDefault="0031317B" w:rsidP="0099162B">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We note some limitations. </w:t>
      </w:r>
      <w:r w:rsidR="00087940">
        <w:rPr>
          <w:rFonts w:ascii="Arial" w:eastAsia="Times New Roman" w:hAnsi="Arial" w:cs="Arial"/>
          <w:color w:val="000000" w:themeColor="text1"/>
          <w:lang w:eastAsia="en-GB"/>
        </w:rPr>
        <w:t xml:space="preserve">We tried to vary our scenarios, using a range of crimes. However, scenario is a variable that could be manipulated experimentally in many ways in future studies. For example, had we used crimes stereotypical for male or female perpetrators, we hypothesise that </w:t>
      </w:r>
      <w:ins w:id="1515" w:author="Furl, Nicholas" w:date="2024-10-06T16:41:00Z" w16du:dateUtc="2024-10-06T15:41:00Z">
        <w:r w:rsidR="000C030E">
          <w:rPr>
            <w:rFonts w:ascii="Arial" w:eastAsia="Times New Roman" w:hAnsi="Arial" w:cs="Arial"/>
            <w:color w:val="000000" w:themeColor="text1"/>
            <w:lang w:eastAsia="en-GB"/>
          </w:rPr>
          <w:t xml:space="preserve">participants’ prior beliefs about </w:t>
        </w:r>
      </w:ins>
      <w:del w:id="1516" w:author="Furl, Nicholas" w:date="2024-10-06T16:41:00Z" w16du:dateUtc="2024-10-06T15:41:00Z">
        <w:r w:rsidR="00087940" w:rsidDel="000C030E">
          <w:rPr>
            <w:rFonts w:ascii="Arial" w:eastAsia="Times New Roman" w:hAnsi="Arial" w:cs="Arial"/>
            <w:color w:val="000000" w:themeColor="text1"/>
            <w:lang w:eastAsia="en-GB"/>
          </w:rPr>
          <w:delText xml:space="preserve">we might have observed biases against </w:delText>
        </w:r>
      </w:del>
      <w:r w:rsidR="00087940">
        <w:rPr>
          <w:rFonts w:ascii="Arial" w:eastAsia="Times New Roman" w:hAnsi="Arial" w:cs="Arial"/>
          <w:color w:val="000000" w:themeColor="text1"/>
          <w:lang w:eastAsia="en-GB"/>
        </w:rPr>
        <w:t>men or women</w:t>
      </w:r>
      <w:ins w:id="1517" w:author="Furl, Nicholas" w:date="2024-10-06T16:41:00Z" w16du:dateUtc="2024-10-06T15:41:00Z">
        <w:r w:rsidR="000C030E">
          <w:rPr>
            <w:rFonts w:ascii="Arial" w:eastAsia="Times New Roman" w:hAnsi="Arial" w:cs="Arial"/>
            <w:color w:val="000000" w:themeColor="text1"/>
            <w:lang w:eastAsia="en-GB"/>
          </w:rPr>
          <w:t xml:space="preserve"> may have had differ</w:t>
        </w:r>
      </w:ins>
      <w:ins w:id="1518" w:author="Furl, Nicholas" w:date="2024-10-06T16:42:00Z" w16du:dateUtc="2024-10-06T15:42:00Z">
        <w:r w:rsidR="000C030E">
          <w:rPr>
            <w:rFonts w:ascii="Arial" w:eastAsia="Times New Roman" w:hAnsi="Arial" w:cs="Arial"/>
            <w:color w:val="000000" w:themeColor="text1"/>
            <w:lang w:eastAsia="en-GB"/>
          </w:rPr>
          <w:t>ential influence</w:t>
        </w:r>
      </w:ins>
      <w:del w:id="1519" w:author="Furl, Nicholas" w:date="2024-10-06T16:42:00Z" w16du:dateUtc="2024-10-06T15:42:00Z">
        <w:r w:rsidR="00087940" w:rsidDel="000C030E">
          <w:rPr>
            <w:rFonts w:ascii="Arial" w:eastAsia="Times New Roman" w:hAnsi="Arial" w:cs="Arial"/>
            <w:color w:val="000000" w:themeColor="text1"/>
            <w:lang w:eastAsia="en-GB"/>
          </w:rPr>
          <w:delText>, respectively</w:delText>
        </w:r>
      </w:del>
      <w:r w:rsidR="00087940">
        <w:rPr>
          <w:rFonts w:ascii="Arial" w:eastAsia="Times New Roman" w:hAnsi="Arial" w:cs="Arial"/>
          <w:color w:val="000000" w:themeColor="text1"/>
          <w:lang w:eastAsia="en-GB"/>
        </w:rPr>
        <w:t xml:space="preserve">. There are other ways the paradigm might be developed to explore more </w:t>
      </w:r>
      <w:del w:id="1520" w:author="Furl, Nicholas" w:date="2024-10-06T16:40:00Z" w16du:dateUtc="2024-10-06T15:40:00Z">
        <w:r w:rsidR="00087940" w:rsidDel="00025CC8">
          <w:rPr>
            <w:rFonts w:ascii="Arial" w:eastAsia="Times New Roman" w:hAnsi="Arial" w:cs="Arial"/>
            <w:color w:val="000000" w:themeColor="text1"/>
            <w:lang w:eastAsia="en-GB"/>
          </w:rPr>
          <w:delText>real world</w:delText>
        </w:r>
      </w:del>
      <w:ins w:id="1521" w:author="Furl, Nicholas" w:date="2024-10-06T16:40:00Z" w16du:dateUtc="2024-10-06T15:40:00Z">
        <w:r w:rsidR="00025CC8">
          <w:rPr>
            <w:rFonts w:ascii="Arial" w:eastAsia="Times New Roman" w:hAnsi="Arial" w:cs="Arial"/>
            <w:color w:val="000000" w:themeColor="text1"/>
            <w:lang w:eastAsia="en-GB"/>
          </w:rPr>
          <w:t>real-world</w:t>
        </w:r>
      </w:ins>
      <w:r w:rsidR="00087940">
        <w:rPr>
          <w:rFonts w:ascii="Arial" w:eastAsia="Times New Roman" w:hAnsi="Arial" w:cs="Arial"/>
          <w:color w:val="000000" w:themeColor="text1"/>
          <w:lang w:eastAsia="en-GB"/>
        </w:rPr>
        <w:t xml:space="preserve"> elements. </w:t>
      </w:r>
      <w:r w:rsidRPr="00D61CE1">
        <w:rPr>
          <w:rFonts w:ascii="Arial" w:eastAsia="Times New Roman" w:hAnsi="Arial" w:cs="Arial"/>
          <w:color w:val="000000" w:themeColor="text1"/>
          <w:lang w:eastAsia="en-GB"/>
        </w:rPr>
        <w:t xml:space="preserve">For example, real witnesses would rarely simply declare a suspect as innocent or guilty without providing more concrete </w:t>
      </w:r>
      <w:r w:rsidR="00FA65D3">
        <w:rPr>
          <w:rFonts w:ascii="Arial" w:eastAsia="Times New Roman" w:hAnsi="Arial" w:cs="Arial"/>
          <w:color w:val="000000" w:themeColor="text1"/>
          <w:lang w:eastAsia="en-GB"/>
        </w:rPr>
        <w:t>details. O</w:t>
      </w:r>
      <w:r>
        <w:rPr>
          <w:rFonts w:ascii="Arial" w:eastAsia="Times New Roman" w:hAnsi="Arial" w:cs="Arial"/>
          <w:color w:val="000000" w:themeColor="text1"/>
          <w:lang w:eastAsia="en-GB"/>
        </w:rPr>
        <w:t xml:space="preserve">ther </w:t>
      </w:r>
      <w:r w:rsidRPr="00D61CE1">
        <w:rPr>
          <w:rFonts w:ascii="Arial" w:eastAsia="Times New Roman" w:hAnsi="Arial" w:cs="Arial"/>
          <w:color w:val="000000" w:themeColor="text1"/>
          <w:lang w:eastAsia="en-GB"/>
        </w:rPr>
        <w:t xml:space="preserve">attempts at framing realistic beads tasks offered detailed statements as evidence (Westermann et al., 2012). </w:t>
      </w:r>
      <w:r>
        <w:rPr>
          <w:rFonts w:ascii="Arial" w:eastAsia="Times New Roman" w:hAnsi="Arial" w:cs="Arial"/>
          <w:color w:val="000000" w:themeColor="text1"/>
          <w:lang w:eastAsia="en-GB"/>
        </w:rPr>
        <w:t xml:space="preserve">Further, despite the fine experimental control the beads task gives us, simulated forensic scenarios are not </w:t>
      </w:r>
      <w:r w:rsidRPr="0039734F">
        <w:rPr>
          <w:rFonts w:ascii="Arial" w:eastAsia="Times New Roman" w:hAnsi="Arial" w:cs="Arial"/>
          <w:color w:val="000000" w:themeColor="text1"/>
          <w:lang w:eastAsia="en-GB"/>
        </w:rPr>
        <w:t xml:space="preserve">“real”. </w:t>
      </w:r>
      <w:r w:rsidR="00FA65D3">
        <w:rPr>
          <w:rFonts w:ascii="Arial" w:eastAsia="Times New Roman" w:hAnsi="Arial" w:cs="Arial"/>
          <w:color w:val="000000" w:themeColor="text1"/>
          <w:lang w:eastAsia="en-GB"/>
        </w:rPr>
        <w:t xml:space="preserve">We believe that this paradigm and </w:t>
      </w:r>
      <w:ins w:id="1522" w:author="Furl, Nicholas" w:date="2024-10-06T16:42:00Z" w16du:dateUtc="2024-10-06T15:42:00Z">
        <w:r w:rsidR="00913DDC">
          <w:rPr>
            <w:rFonts w:ascii="Arial" w:eastAsia="Times New Roman" w:hAnsi="Arial" w:cs="Arial"/>
            <w:color w:val="000000" w:themeColor="text1"/>
            <w:lang w:eastAsia="en-GB"/>
          </w:rPr>
          <w:t xml:space="preserve">its </w:t>
        </w:r>
      </w:ins>
      <w:r w:rsidR="00FA65D3">
        <w:rPr>
          <w:rFonts w:ascii="Arial" w:eastAsia="Times New Roman" w:hAnsi="Arial" w:cs="Arial"/>
          <w:color w:val="000000" w:themeColor="text1"/>
          <w:lang w:eastAsia="en-GB"/>
        </w:rPr>
        <w:t>associated modelling techniques might be</w:t>
      </w:r>
      <w:r>
        <w:rPr>
          <w:rFonts w:ascii="Arial" w:eastAsia="Times New Roman" w:hAnsi="Arial" w:cs="Arial"/>
          <w:color w:val="000000" w:themeColor="text1"/>
          <w:lang w:eastAsia="en-GB"/>
        </w:rPr>
        <w:t xml:space="preserve"> further developed for </w:t>
      </w:r>
      <w:r w:rsidRPr="0039734F">
        <w:rPr>
          <w:rFonts w:ascii="Arial" w:eastAsia="Times New Roman" w:hAnsi="Arial" w:cs="Arial"/>
          <w:color w:val="000000" w:themeColor="text1"/>
          <w:lang w:eastAsia="en-GB"/>
        </w:rPr>
        <w:t xml:space="preserve">fieldwork in forensic settings, where the biases we show hypothetically </w:t>
      </w:r>
      <w:r w:rsidR="00FA65D3">
        <w:rPr>
          <w:rFonts w:ascii="Arial" w:eastAsia="Times New Roman" w:hAnsi="Arial" w:cs="Arial"/>
          <w:color w:val="000000" w:themeColor="text1"/>
          <w:lang w:eastAsia="en-GB"/>
        </w:rPr>
        <w:t xml:space="preserve">should </w:t>
      </w:r>
      <w:r w:rsidRPr="0039734F">
        <w:rPr>
          <w:rFonts w:ascii="Arial" w:eastAsia="Times New Roman" w:hAnsi="Arial" w:cs="Arial"/>
          <w:color w:val="000000" w:themeColor="text1"/>
          <w:lang w:eastAsia="en-GB"/>
        </w:rPr>
        <w:t>manifest.</w:t>
      </w:r>
      <w:r>
        <w:rPr>
          <w:rFonts w:ascii="Arial" w:eastAsia="Times New Roman" w:hAnsi="Arial" w:cs="Arial"/>
          <w:color w:val="000000" w:themeColor="text1"/>
          <w:lang w:eastAsia="en-GB"/>
        </w:rPr>
        <w:t xml:space="preserve"> We also did not always fully randomise </w:t>
      </w:r>
      <w:r w:rsidR="00D36EEA">
        <w:rPr>
          <w:rFonts w:ascii="Arial" w:eastAsia="Times New Roman" w:hAnsi="Arial" w:cs="Arial"/>
          <w:color w:val="000000" w:themeColor="text1"/>
          <w:lang w:eastAsia="en-GB"/>
        </w:rPr>
        <w:t>witness claim order</w:t>
      </w:r>
      <w:r>
        <w:rPr>
          <w:rFonts w:ascii="Arial" w:eastAsia="Times New Roman" w:hAnsi="Arial" w:cs="Arial"/>
          <w:color w:val="000000" w:themeColor="text1"/>
          <w:lang w:eastAsia="en-GB"/>
        </w:rPr>
        <w:t xml:space="preserve">. </w:t>
      </w:r>
      <w:r w:rsidR="00D36EEA">
        <w:rPr>
          <w:rFonts w:ascii="Arial" w:eastAsia="Times New Roman" w:hAnsi="Arial" w:cs="Arial"/>
          <w:color w:val="000000" w:themeColor="text1"/>
          <w:lang w:eastAsia="en-GB"/>
        </w:rPr>
        <w:t>Many</w:t>
      </w:r>
      <w:r w:rsidRPr="0031317B">
        <w:rPr>
          <w:rFonts w:ascii="Arial" w:eastAsia="Times New Roman" w:hAnsi="Arial" w:cs="Arial"/>
          <w:color w:val="000000" w:themeColor="text1"/>
          <w:lang w:eastAsia="en-GB"/>
        </w:rPr>
        <w:t xml:space="preserve"> stu</w:t>
      </w:r>
      <w:r w:rsidR="00D36EEA">
        <w:rPr>
          <w:rFonts w:ascii="Arial" w:eastAsia="Times New Roman" w:hAnsi="Arial" w:cs="Arial"/>
          <w:color w:val="000000" w:themeColor="text1"/>
          <w:lang w:eastAsia="en-GB"/>
        </w:rPr>
        <w:t>dies of the classic beads task</w:t>
      </w:r>
      <w:r>
        <w:rPr>
          <w:rFonts w:ascii="Arial" w:eastAsia="Times New Roman" w:hAnsi="Arial" w:cs="Arial"/>
          <w:color w:val="000000" w:themeColor="text1"/>
          <w:lang w:eastAsia="en-GB"/>
        </w:rPr>
        <w:t xml:space="preserve"> </w:t>
      </w:r>
      <w:r w:rsidRPr="0031317B">
        <w:rPr>
          <w:rFonts w:ascii="Arial" w:eastAsia="Times New Roman" w:hAnsi="Arial" w:cs="Arial"/>
          <w:color w:val="000000" w:themeColor="text1"/>
          <w:lang w:eastAsia="en-GB"/>
        </w:rPr>
        <w:t>used only one sequence with the same evidence order for every participant</w:t>
      </w:r>
      <w:r>
        <w:rPr>
          <w:rFonts w:ascii="Arial" w:eastAsia="Times New Roman" w:hAnsi="Arial" w:cs="Arial"/>
          <w:color w:val="000000" w:themeColor="text1"/>
          <w:lang w:eastAsia="en-GB"/>
        </w:rPr>
        <w:t>, and this fixed sequence</w:t>
      </w:r>
      <w:r w:rsidR="00D36EEA">
        <w:rPr>
          <w:rFonts w:ascii="Arial" w:eastAsia="Times New Roman" w:hAnsi="Arial" w:cs="Arial"/>
          <w:color w:val="000000" w:themeColor="text1"/>
          <w:lang w:eastAsia="en-GB"/>
        </w:rPr>
        <w:t xml:space="preserve"> was often recycled from p</w:t>
      </w:r>
      <w:r>
        <w:rPr>
          <w:rFonts w:ascii="Arial" w:eastAsia="Times New Roman" w:hAnsi="Arial" w:cs="Arial"/>
          <w:color w:val="000000" w:themeColor="text1"/>
          <w:lang w:eastAsia="en-GB"/>
        </w:rPr>
        <w:t xml:space="preserve">revious </w:t>
      </w:r>
      <w:r w:rsidR="00D36EEA">
        <w:rPr>
          <w:rFonts w:ascii="Arial" w:eastAsia="Times New Roman" w:hAnsi="Arial" w:cs="Arial"/>
          <w:color w:val="000000" w:themeColor="text1"/>
          <w:lang w:eastAsia="en-GB"/>
        </w:rPr>
        <w:t>work</w:t>
      </w:r>
      <w:r w:rsidRPr="0031317B">
        <w:rPr>
          <w:rFonts w:ascii="Arial" w:eastAsia="Times New Roman" w:hAnsi="Arial" w:cs="Arial"/>
          <w:color w:val="000000" w:themeColor="text1"/>
          <w:lang w:eastAsia="en-GB"/>
        </w:rPr>
        <w:t xml:space="preserve"> (Howe et al., 2018; Lincoln et al., 2011; Ross et al., 2016; Pytlik et al., 2021; Tripoli et al., 2021)</w:t>
      </w:r>
      <w:r w:rsidR="00D36EEA">
        <w:rPr>
          <w:rFonts w:ascii="Arial" w:eastAsia="Times New Roman" w:hAnsi="Arial" w:cs="Arial"/>
          <w:color w:val="000000" w:themeColor="text1"/>
          <w:lang w:eastAsia="en-GB"/>
        </w:rPr>
        <w:t>, which limits the generalisability of their results</w:t>
      </w:r>
      <w:r w:rsidRPr="0031317B">
        <w:rPr>
          <w:rFonts w:ascii="Arial" w:eastAsia="Times New Roman" w:hAnsi="Arial" w:cs="Arial"/>
          <w:color w:val="000000" w:themeColor="text1"/>
          <w:lang w:eastAsia="en-GB"/>
        </w:rPr>
        <w:t xml:space="preserve">. </w:t>
      </w:r>
      <w:r w:rsidR="00D36EEA">
        <w:rPr>
          <w:rFonts w:ascii="Arial" w:eastAsia="Times New Roman" w:hAnsi="Arial" w:cs="Arial"/>
          <w:color w:val="000000" w:themeColor="text1"/>
          <w:lang w:eastAsia="en-GB"/>
        </w:rPr>
        <w:t>When s</w:t>
      </w:r>
      <w:r w:rsidRPr="0031317B">
        <w:rPr>
          <w:rFonts w:ascii="Arial" w:eastAsia="Times New Roman" w:hAnsi="Arial" w:cs="Arial"/>
          <w:color w:val="000000" w:themeColor="text1"/>
          <w:lang w:eastAsia="en-GB"/>
        </w:rPr>
        <w:t xml:space="preserve">tudies </w:t>
      </w:r>
      <w:r w:rsidR="00D36EEA">
        <w:rPr>
          <w:rFonts w:ascii="Arial" w:eastAsia="Times New Roman" w:hAnsi="Arial" w:cs="Arial"/>
          <w:color w:val="000000" w:themeColor="text1"/>
          <w:lang w:eastAsia="en-GB"/>
        </w:rPr>
        <w:t xml:space="preserve">use only one sequence </w:t>
      </w:r>
      <w:r w:rsidR="0047783C">
        <w:rPr>
          <w:rFonts w:ascii="Arial" w:eastAsia="Times New Roman" w:hAnsi="Arial" w:cs="Arial"/>
          <w:color w:val="000000" w:themeColor="text1"/>
          <w:lang w:eastAsia="en-GB"/>
        </w:rPr>
        <w:t xml:space="preserve">in the </w:t>
      </w:r>
      <w:r w:rsidR="00D36EEA">
        <w:rPr>
          <w:rFonts w:ascii="Arial" w:eastAsia="Times New Roman" w:hAnsi="Arial" w:cs="Arial"/>
          <w:color w:val="000000" w:themeColor="text1"/>
          <w:lang w:eastAsia="en-GB"/>
        </w:rPr>
        <w:t xml:space="preserve">graded estimates </w:t>
      </w:r>
      <w:r w:rsidR="0047783C">
        <w:rPr>
          <w:rFonts w:ascii="Arial" w:eastAsia="Times New Roman" w:hAnsi="Arial" w:cs="Arial"/>
          <w:color w:val="000000" w:themeColor="text1"/>
          <w:lang w:eastAsia="en-GB"/>
        </w:rPr>
        <w:t xml:space="preserve">task </w:t>
      </w:r>
      <w:r w:rsidR="00D36EEA" w:rsidRPr="0031317B">
        <w:rPr>
          <w:rFonts w:ascii="Arial" w:eastAsia="Times New Roman" w:hAnsi="Arial" w:cs="Arial"/>
          <w:color w:val="000000" w:themeColor="text1"/>
          <w:lang w:eastAsia="en-GB"/>
        </w:rPr>
        <w:t>(Howe at al., 2018; Moritz et al., 2012)</w:t>
      </w:r>
      <w:r w:rsidR="00D36EEA">
        <w:rPr>
          <w:rFonts w:ascii="Arial" w:eastAsia="Times New Roman" w:hAnsi="Arial" w:cs="Arial"/>
          <w:color w:val="000000" w:themeColor="text1"/>
          <w:lang w:eastAsia="en-GB"/>
        </w:rPr>
        <w:t xml:space="preserve">, the </w:t>
      </w:r>
      <w:r>
        <w:rPr>
          <w:rFonts w:ascii="Arial" w:eastAsia="Times New Roman" w:hAnsi="Arial" w:cs="Arial"/>
          <w:color w:val="000000" w:themeColor="text1"/>
          <w:lang w:eastAsia="en-GB"/>
        </w:rPr>
        <w:t xml:space="preserve">disconfirmatory </w:t>
      </w:r>
      <w:r w:rsidR="00D36EEA">
        <w:rPr>
          <w:rFonts w:ascii="Arial" w:eastAsia="Times New Roman" w:hAnsi="Arial" w:cs="Arial"/>
          <w:color w:val="000000" w:themeColor="text1"/>
          <w:lang w:eastAsia="en-GB"/>
        </w:rPr>
        <w:t xml:space="preserve">nature of the evidence sample can </w:t>
      </w:r>
      <w:r w:rsidR="00321FF6">
        <w:rPr>
          <w:rFonts w:ascii="Arial" w:eastAsia="Times New Roman" w:hAnsi="Arial" w:cs="Arial"/>
          <w:color w:val="000000" w:themeColor="text1"/>
          <w:lang w:eastAsia="en-GB"/>
        </w:rPr>
        <w:t xml:space="preserve">sometimes </w:t>
      </w:r>
      <w:r w:rsidR="00D36EEA">
        <w:rPr>
          <w:rFonts w:ascii="Arial" w:eastAsia="Times New Roman" w:hAnsi="Arial" w:cs="Arial"/>
          <w:color w:val="000000" w:themeColor="text1"/>
          <w:lang w:eastAsia="en-GB"/>
        </w:rPr>
        <w:t xml:space="preserve">be </w:t>
      </w:r>
      <w:r>
        <w:rPr>
          <w:rFonts w:ascii="Arial" w:eastAsia="Times New Roman" w:hAnsi="Arial" w:cs="Arial"/>
          <w:color w:val="000000" w:themeColor="text1"/>
          <w:lang w:eastAsia="en-GB"/>
        </w:rPr>
        <w:t>confound</w:t>
      </w:r>
      <w:r w:rsidR="00D36EEA">
        <w:rPr>
          <w:rFonts w:ascii="Arial" w:eastAsia="Times New Roman" w:hAnsi="Arial" w:cs="Arial"/>
          <w:color w:val="000000" w:themeColor="text1"/>
          <w:lang w:eastAsia="en-GB"/>
        </w:rPr>
        <w:t>ed</w:t>
      </w:r>
      <w:r>
        <w:rPr>
          <w:rFonts w:ascii="Arial" w:eastAsia="Times New Roman" w:hAnsi="Arial" w:cs="Arial"/>
          <w:color w:val="000000" w:themeColor="text1"/>
          <w:lang w:eastAsia="en-GB"/>
        </w:rPr>
        <w:t xml:space="preserve"> with sequence position. </w:t>
      </w:r>
      <w:r w:rsidR="0099162B">
        <w:rPr>
          <w:rFonts w:ascii="Arial" w:eastAsia="Times New Roman" w:hAnsi="Arial" w:cs="Arial"/>
          <w:color w:val="000000" w:themeColor="text1"/>
          <w:lang w:eastAsia="en-GB"/>
        </w:rPr>
        <w:t xml:space="preserve">Although we used a </w:t>
      </w:r>
      <w:r w:rsidR="00D36EEA">
        <w:rPr>
          <w:rFonts w:ascii="Arial" w:eastAsia="Times New Roman" w:hAnsi="Arial" w:cs="Arial"/>
          <w:color w:val="000000" w:themeColor="text1"/>
          <w:lang w:eastAsia="en-GB"/>
        </w:rPr>
        <w:t>limited</w:t>
      </w:r>
      <w:r w:rsidR="0099162B">
        <w:rPr>
          <w:rFonts w:ascii="Arial" w:eastAsia="Times New Roman" w:hAnsi="Arial" w:cs="Arial"/>
          <w:color w:val="000000" w:themeColor="text1"/>
          <w:lang w:eastAsia="en-GB"/>
        </w:rPr>
        <w:t xml:space="preserve"> number of fixed</w:t>
      </w:r>
      <w:r w:rsidR="00D36EEA">
        <w:rPr>
          <w:rFonts w:ascii="Arial" w:eastAsia="Times New Roman" w:hAnsi="Arial" w:cs="Arial"/>
          <w:color w:val="000000" w:themeColor="text1"/>
          <w:lang w:eastAsia="en-GB"/>
        </w:rPr>
        <w:t>-order</w:t>
      </w:r>
      <w:r w:rsidR="0099162B">
        <w:rPr>
          <w:rFonts w:ascii="Arial" w:eastAsia="Times New Roman" w:hAnsi="Arial" w:cs="Arial"/>
          <w:color w:val="000000" w:themeColor="text1"/>
          <w:lang w:eastAsia="en-GB"/>
        </w:rPr>
        <w:t xml:space="preserve"> sequences in Experiments 2 and 3, we recommend using </w:t>
      </w:r>
      <w:r w:rsidR="00D36EEA">
        <w:rPr>
          <w:rFonts w:ascii="Arial" w:eastAsia="Times New Roman" w:hAnsi="Arial" w:cs="Arial"/>
          <w:color w:val="000000" w:themeColor="text1"/>
          <w:lang w:eastAsia="en-GB"/>
        </w:rPr>
        <w:t xml:space="preserve">large numbers of </w:t>
      </w:r>
      <w:r w:rsidR="0099162B">
        <w:rPr>
          <w:rFonts w:ascii="Arial" w:eastAsia="Times New Roman" w:hAnsi="Arial" w:cs="Arial"/>
          <w:color w:val="000000" w:themeColor="text1"/>
          <w:lang w:eastAsia="en-GB"/>
        </w:rPr>
        <w:t>random sequences as in Experiment 1.</w:t>
      </w:r>
      <w:r w:rsidR="00FD766A">
        <w:rPr>
          <w:rFonts w:ascii="Arial" w:eastAsia="Times New Roman" w:hAnsi="Arial" w:cs="Arial"/>
          <w:color w:val="000000" w:themeColor="text1"/>
          <w:lang w:eastAsia="en-GB"/>
        </w:rPr>
        <w:t xml:space="preserve"> In Experiment 1, we illustrate methods suitable for measuring the preceding context </w:t>
      </w:r>
      <w:r w:rsidR="0047783C">
        <w:rPr>
          <w:rFonts w:ascii="Arial" w:eastAsia="Times New Roman" w:hAnsi="Arial" w:cs="Arial"/>
          <w:color w:val="000000" w:themeColor="text1"/>
          <w:lang w:eastAsia="en-GB"/>
        </w:rPr>
        <w:t>and thereby</w:t>
      </w:r>
      <w:r w:rsidR="0047783C" w:rsidRPr="0047783C">
        <w:rPr>
          <w:rFonts w:ascii="Arial" w:eastAsia="Times New Roman" w:hAnsi="Arial" w:cs="Arial"/>
          <w:color w:val="000000" w:themeColor="text1"/>
          <w:lang w:eastAsia="en-GB"/>
        </w:rPr>
        <w:t xml:space="preserve"> identify</w:t>
      </w:r>
      <w:r w:rsidR="00A147E5">
        <w:rPr>
          <w:rFonts w:ascii="Arial" w:eastAsia="Times New Roman" w:hAnsi="Arial" w:cs="Arial"/>
          <w:color w:val="000000" w:themeColor="text1"/>
          <w:lang w:eastAsia="en-GB"/>
        </w:rPr>
        <w:t>ing</w:t>
      </w:r>
      <w:r w:rsidR="0047783C" w:rsidRPr="0047783C">
        <w:rPr>
          <w:rFonts w:ascii="Arial" w:eastAsia="Times New Roman" w:hAnsi="Arial" w:cs="Arial"/>
          <w:color w:val="000000" w:themeColor="text1"/>
          <w:lang w:eastAsia="en-GB"/>
        </w:rPr>
        <w:t xml:space="preserve"> disconfirmatory evidence </w:t>
      </w:r>
      <w:r w:rsidR="00FD766A">
        <w:rPr>
          <w:rFonts w:ascii="Arial" w:eastAsia="Times New Roman" w:hAnsi="Arial" w:cs="Arial"/>
          <w:color w:val="000000" w:themeColor="text1"/>
          <w:lang w:eastAsia="en-GB"/>
        </w:rPr>
        <w:t xml:space="preserve">samples </w:t>
      </w:r>
      <w:r w:rsidR="0047783C">
        <w:rPr>
          <w:rFonts w:ascii="Arial" w:eastAsia="Times New Roman" w:hAnsi="Arial" w:cs="Arial"/>
          <w:color w:val="000000" w:themeColor="text1"/>
          <w:lang w:eastAsia="en-GB"/>
        </w:rPr>
        <w:t>across the positions of</w:t>
      </w:r>
      <w:r w:rsidR="00FD766A">
        <w:rPr>
          <w:rFonts w:ascii="Arial" w:eastAsia="Times New Roman" w:hAnsi="Arial" w:cs="Arial"/>
          <w:color w:val="000000" w:themeColor="text1"/>
          <w:lang w:eastAsia="en-GB"/>
        </w:rPr>
        <w:t xml:space="preserve"> randomised sequences.</w:t>
      </w:r>
    </w:p>
    <w:p w14:paraId="2C544487" w14:textId="4ADB4FB2" w:rsidR="007E6D43" w:rsidRDefault="00673047" w:rsidP="003618C6">
      <w:pPr>
        <w:spacing w:before="100" w:after="0" w:line="480" w:lineRule="auto"/>
        <w:ind w:firstLine="720"/>
        <w:rPr>
          <w:rFonts w:ascii="Arial" w:eastAsia="Times New Roman" w:hAnsi="Arial" w:cs="Arial"/>
          <w:color w:val="000000" w:themeColor="text1"/>
          <w:lang w:eastAsia="en-GB"/>
        </w:rPr>
      </w:pPr>
      <w:r>
        <w:rPr>
          <w:rFonts w:ascii="Arial" w:eastAsia="Times New Roman" w:hAnsi="Arial" w:cs="Arial"/>
          <w:color w:val="000000" w:themeColor="text1"/>
          <w:lang w:eastAsia="en-GB"/>
        </w:rPr>
        <w:lastRenderedPageBreak/>
        <w:t>Beads</w:t>
      </w:r>
      <w:r w:rsidR="00B16411">
        <w:rPr>
          <w:rFonts w:ascii="Arial" w:eastAsia="Times New Roman" w:hAnsi="Arial" w:cs="Arial"/>
          <w:color w:val="000000" w:themeColor="text1"/>
          <w:lang w:eastAsia="en-GB"/>
        </w:rPr>
        <w:t xml:space="preserve"> task</w:t>
      </w:r>
      <w:r w:rsidR="00B316B0">
        <w:rPr>
          <w:rFonts w:ascii="Arial" w:eastAsia="Times New Roman" w:hAnsi="Arial" w:cs="Arial"/>
          <w:color w:val="000000" w:themeColor="text1"/>
          <w:lang w:eastAsia="en-GB"/>
        </w:rPr>
        <w:t>s</w:t>
      </w:r>
      <w:r w:rsidR="00B16411">
        <w:rPr>
          <w:rFonts w:ascii="Arial" w:eastAsia="Times New Roman" w:hAnsi="Arial" w:cs="Arial"/>
          <w:color w:val="000000" w:themeColor="text1"/>
          <w:lang w:eastAsia="en-GB"/>
        </w:rPr>
        <w:t xml:space="preserve"> </w:t>
      </w:r>
      <w:r w:rsidR="00B316B0">
        <w:rPr>
          <w:rFonts w:ascii="Arial" w:eastAsia="Times New Roman" w:hAnsi="Arial" w:cs="Arial"/>
          <w:color w:val="000000" w:themeColor="text1"/>
          <w:lang w:eastAsia="en-GB"/>
        </w:rPr>
        <w:t>are subsumed by a broader</w:t>
      </w:r>
      <w:r w:rsidR="00B16411">
        <w:rPr>
          <w:rFonts w:ascii="Arial" w:eastAsia="Times New Roman" w:hAnsi="Arial" w:cs="Arial"/>
          <w:color w:val="000000" w:themeColor="text1"/>
          <w:lang w:eastAsia="en-GB"/>
        </w:rPr>
        <w:t xml:space="preserve"> class of paradigms</w:t>
      </w:r>
      <w:r w:rsidR="00B316B0">
        <w:rPr>
          <w:rFonts w:ascii="Arial" w:eastAsia="Times New Roman" w:hAnsi="Arial" w:cs="Arial"/>
          <w:color w:val="000000" w:themeColor="text1"/>
          <w:lang w:eastAsia="en-GB"/>
        </w:rPr>
        <w:t>, which</w:t>
      </w:r>
      <w:r w:rsidR="00B16411">
        <w:rPr>
          <w:rFonts w:ascii="Arial" w:eastAsia="Times New Roman" w:hAnsi="Arial" w:cs="Arial"/>
          <w:color w:val="000000" w:themeColor="text1"/>
          <w:lang w:eastAsia="en-GB"/>
        </w:rPr>
        <w:t xml:space="preserve"> concern how individuals make decisions based on evidence</w:t>
      </w:r>
      <w:r>
        <w:rPr>
          <w:rFonts w:ascii="Arial" w:eastAsia="Times New Roman" w:hAnsi="Arial" w:cs="Arial"/>
          <w:color w:val="000000" w:themeColor="text1"/>
          <w:lang w:eastAsia="en-GB"/>
        </w:rPr>
        <w:t>, and which could be used to simulate real-world (forensic) situations, as we did here</w:t>
      </w:r>
      <w:r w:rsidR="00B1641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Many</w:t>
      </w:r>
      <w:r w:rsidR="00B16411">
        <w:rPr>
          <w:rFonts w:ascii="Arial" w:eastAsia="Times New Roman" w:hAnsi="Arial" w:cs="Arial"/>
          <w:color w:val="000000" w:themeColor="text1"/>
          <w:lang w:eastAsia="en-GB"/>
        </w:rPr>
        <w:t xml:space="preserve"> can be </w:t>
      </w:r>
      <w:r>
        <w:rPr>
          <w:rFonts w:ascii="Arial" w:eastAsia="Times New Roman" w:hAnsi="Arial" w:cs="Arial"/>
          <w:color w:val="000000" w:themeColor="text1"/>
          <w:lang w:eastAsia="en-GB"/>
        </w:rPr>
        <w:t>theorised about</w:t>
      </w:r>
      <w:r w:rsidR="00B16411">
        <w:rPr>
          <w:rFonts w:ascii="Arial" w:eastAsia="Times New Roman" w:hAnsi="Arial" w:cs="Arial"/>
          <w:color w:val="000000" w:themeColor="text1"/>
          <w:lang w:eastAsia="en-GB"/>
        </w:rPr>
        <w:t xml:space="preserve"> within </w:t>
      </w:r>
      <w:r>
        <w:rPr>
          <w:rFonts w:ascii="Arial" w:eastAsia="Times New Roman" w:hAnsi="Arial" w:cs="Arial"/>
          <w:color w:val="000000" w:themeColor="text1"/>
          <w:lang w:eastAsia="en-GB"/>
        </w:rPr>
        <w:t>the</w:t>
      </w:r>
      <w:r w:rsidR="00B1641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accumulation-to-</w:t>
      </w:r>
      <w:r w:rsidR="00B16411">
        <w:rPr>
          <w:rFonts w:ascii="Arial" w:eastAsia="Times New Roman" w:hAnsi="Arial" w:cs="Arial"/>
          <w:color w:val="000000" w:themeColor="text1"/>
          <w:lang w:eastAsia="en-GB"/>
        </w:rPr>
        <w:t xml:space="preserve">bound” framework </w:t>
      </w:r>
      <w:r w:rsidR="00B16411" w:rsidRPr="00B16411">
        <w:rPr>
          <w:rFonts w:ascii="Arial" w:eastAsia="Times New Roman" w:hAnsi="Arial" w:cs="Arial"/>
          <w:color w:val="000000" w:themeColor="text1"/>
          <w:lang w:eastAsia="en-GB"/>
        </w:rPr>
        <w:t>(</w:t>
      </w:r>
      <w:proofErr w:type="spellStart"/>
      <w:r w:rsidR="00B16411" w:rsidRPr="00B16411">
        <w:rPr>
          <w:rFonts w:ascii="Arial" w:eastAsia="Times New Roman" w:hAnsi="Arial" w:cs="Arial"/>
          <w:color w:val="000000" w:themeColor="text1"/>
          <w:lang w:eastAsia="en-GB"/>
        </w:rPr>
        <w:t>Forstmann</w:t>
      </w:r>
      <w:proofErr w:type="spellEnd"/>
      <w:r w:rsidR="00B16411" w:rsidRPr="00B16411">
        <w:rPr>
          <w:rFonts w:ascii="Arial" w:eastAsia="Times New Roman" w:hAnsi="Arial" w:cs="Arial"/>
          <w:color w:val="000000" w:themeColor="text1"/>
          <w:lang w:eastAsia="en-GB"/>
        </w:rPr>
        <w:t xml:space="preserve"> et al., 2016)</w:t>
      </w:r>
      <w:r w:rsidR="00B16411">
        <w:rPr>
          <w:rFonts w:ascii="Arial" w:eastAsia="Times New Roman" w:hAnsi="Arial" w:cs="Arial"/>
          <w:color w:val="000000" w:themeColor="text1"/>
          <w:lang w:eastAsia="en-GB"/>
        </w:rPr>
        <w:t>. Here, exposure to evidence adds nois</w:t>
      </w:r>
      <w:del w:id="1523" w:author="Furl, Nicholas" w:date="2024-10-06T16:48:00Z" w16du:dateUtc="2024-10-06T15:48:00Z">
        <w:r w:rsidR="00EF13D8" w:rsidDel="001019BE">
          <w:rPr>
            <w:rFonts w:ascii="Arial" w:eastAsia="Times New Roman" w:hAnsi="Arial" w:cs="Arial"/>
            <w:color w:val="000000" w:themeColor="text1"/>
            <w:lang w:eastAsia="en-GB"/>
          </w:rPr>
          <w:delText>il</w:delText>
        </w:r>
      </w:del>
      <w:r w:rsidR="00B16411">
        <w:rPr>
          <w:rFonts w:ascii="Arial" w:eastAsia="Times New Roman" w:hAnsi="Arial" w:cs="Arial"/>
          <w:color w:val="000000" w:themeColor="text1"/>
          <w:lang w:eastAsia="en-GB"/>
        </w:rPr>
        <w:t xml:space="preserve">y increments </w:t>
      </w:r>
      <w:ins w:id="1524" w:author="Furl, Nicholas" w:date="2024-10-06T16:48:00Z" w16du:dateUtc="2024-10-06T15:48:00Z">
        <w:r w:rsidR="001019BE">
          <w:rPr>
            <w:rFonts w:ascii="Arial" w:eastAsia="Times New Roman" w:hAnsi="Arial" w:cs="Arial"/>
            <w:color w:val="000000" w:themeColor="text1"/>
            <w:lang w:eastAsia="en-GB"/>
          </w:rPr>
          <w:t xml:space="preserve">to </w:t>
        </w:r>
      </w:ins>
      <w:r w:rsidR="00B16411">
        <w:rPr>
          <w:rFonts w:ascii="Arial" w:eastAsia="Times New Roman" w:hAnsi="Arial" w:cs="Arial"/>
          <w:color w:val="000000" w:themeColor="text1"/>
          <w:lang w:eastAsia="en-GB"/>
        </w:rPr>
        <w:t>a decision variable</w:t>
      </w:r>
      <w:r w:rsidR="00EF13D8">
        <w:rPr>
          <w:rFonts w:ascii="Arial" w:eastAsia="Times New Roman" w:hAnsi="Arial" w:cs="Arial"/>
          <w:color w:val="000000" w:themeColor="text1"/>
          <w:lang w:eastAsia="en-GB"/>
        </w:rPr>
        <w:t xml:space="preserve"> in the possible direction of at least one “bound” or decision threshold</w:t>
      </w:r>
      <w:r w:rsidR="00B16411">
        <w:rPr>
          <w:rFonts w:ascii="Arial" w:eastAsia="Times New Roman" w:hAnsi="Arial" w:cs="Arial"/>
          <w:color w:val="000000" w:themeColor="text1"/>
          <w:lang w:eastAsia="en-GB"/>
        </w:rPr>
        <w:t xml:space="preserve">. Eventually, </w:t>
      </w:r>
      <w:r w:rsidR="00EF13D8">
        <w:rPr>
          <w:rFonts w:ascii="Arial" w:eastAsia="Times New Roman" w:hAnsi="Arial" w:cs="Arial"/>
          <w:color w:val="000000" w:themeColor="text1"/>
          <w:lang w:eastAsia="en-GB"/>
        </w:rPr>
        <w:t>this evidence accumulation will exceed one of these decision thresholds and thereby trigger a response</w:t>
      </w:r>
      <w:r w:rsidR="00B16411">
        <w:rPr>
          <w:rFonts w:ascii="Arial" w:eastAsia="Times New Roman" w:hAnsi="Arial" w:cs="Arial"/>
          <w:color w:val="000000" w:themeColor="text1"/>
          <w:lang w:eastAsia="en-GB"/>
        </w:rPr>
        <w:t>. The beads task offers some advantages when working within this framework</w:t>
      </w:r>
      <w:r w:rsidR="0053175A">
        <w:rPr>
          <w:rFonts w:ascii="Arial" w:eastAsia="Times New Roman" w:hAnsi="Arial" w:cs="Arial"/>
          <w:color w:val="000000" w:themeColor="text1"/>
          <w:lang w:eastAsia="en-GB"/>
        </w:rPr>
        <w:t>, as it</w:t>
      </w:r>
      <w:r w:rsidR="00B16411">
        <w:rPr>
          <w:rFonts w:ascii="Arial" w:eastAsia="Times New Roman" w:hAnsi="Arial" w:cs="Arial"/>
          <w:color w:val="000000" w:themeColor="text1"/>
          <w:lang w:eastAsia="en-GB"/>
        </w:rPr>
        <w:t xml:space="preserve"> partitions evidence into discrete samples, allowing </w:t>
      </w:r>
      <w:r w:rsidR="0031317B">
        <w:rPr>
          <w:rFonts w:ascii="Arial" w:eastAsia="Times New Roman" w:hAnsi="Arial" w:cs="Arial"/>
          <w:color w:val="000000" w:themeColor="text1"/>
          <w:lang w:eastAsia="en-GB"/>
        </w:rPr>
        <w:t xml:space="preserve">experimenter </w:t>
      </w:r>
      <w:r w:rsidR="00B16411">
        <w:rPr>
          <w:rFonts w:ascii="Arial" w:eastAsia="Times New Roman" w:hAnsi="Arial" w:cs="Arial"/>
          <w:color w:val="000000" w:themeColor="text1"/>
          <w:lang w:eastAsia="en-GB"/>
        </w:rPr>
        <w:t>control of the accumulation process</w:t>
      </w:r>
      <w:r w:rsidR="0031317B">
        <w:rPr>
          <w:rFonts w:ascii="Arial" w:eastAsia="Times New Roman" w:hAnsi="Arial" w:cs="Arial"/>
          <w:color w:val="000000" w:themeColor="text1"/>
          <w:lang w:eastAsia="en-GB"/>
        </w:rPr>
        <w:t xml:space="preserve"> </w:t>
      </w:r>
      <w:r w:rsidR="0031317B" w:rsidRPr="0031317B">
        <w:rPr>
          <w:rFonts w:ascii="Arial" w:eastAsia="Times New Roman" w:hAnsi="Arial" w:cs="Arial"/>
          <w:color w:val="000000" w:themeColor="text1"/>
          <w:lang w:eastAsia="en-GB"/>
        </w:rPr>
        <w:t>(</w:t>
      </w:r>
      <w:proofErr w:type="spellStart"/>
      <w:r w:rsidR="0031317B" w:rsidRPr="0031317B">
        <w:rPr>
          <w:rFonts w:ascii="Arial" w:eastAsia="Times New Roman" w:hAnsi="Arial" w:cs="Arial"/>
          <w:color w:val="000000" w:themeColor="text1"/>
          <w:lang w:eastAsia="en-GB"/>
        </w:rPr>
        <w:t>Globig</w:t>
      </w:r>
      <w:proofErr w:type="spellEnd"/>
      <w:r w:rsidR="0031317B" w:rsidRPr="0031317B">
        <w:rPr>
          <w:rFonts w:ascii="Arial" w:eastAsia="Times New Roman" w:hAnsi="Arial" w:cs="Arial"/>
          <w:color w:val="000000" w:themeColor="text1"/>
          <w:lang w:eastAsia="en-GB"/>
        </w:rPr>
        <w:t xml:space="preserve"> et al., 2021)</w:t>
      </w:r>
      <w:r w:rsidR="00B16411">
        <w:rPr>
          <w:rFonts w:ascii="Arial" w:eastAsia="Times New Roman" w:hAnsi="Arial" w:cs="Arial"/>
          <w:color w:val="000000" w:themeColor="text1"/>
          <w:lang w:eastAsia="en-GB"/>
        </w:rPr>
        <w:t>. It also allows designs such as the graded estimates task, which quantifies the influence of each individual evidence sample. H</w:t>
      </w:r>
      <w:r w:rsidR="0053175A">
        <w:rPr>
          <w:rFonts w:ascii="Arial" w:eastAsia="Times New Roman" w:hAnsi="Arial" w:cs="Arial"/>
          <w:color w:val="000000" w:themeColor="text1"/>
          <w:lang w:eastAsia="en-GB"/>
        </w:rPr>
        <w:t>owever, the accumulation-to-</w:t>
      </w:r>
      <w:r w:rsidR="00B16411">
        <w:rPr>
          <w:rFonts w:ascii="Arial" w:eastAsia="Times New Roman" w:hAnsi="Arial" w:cs="Arial"/>
          <w:color w:val="000000" w:themeColor="text1"/>
          <w:lang w:eastAsia="en-GB"/>
        </w:rPr>
        <w:t xml:space="preserve">bound framework is </w:t>
      </w:r>
      <w:r w:rsidR="0053175A">
        <w:rPr>
          <w:rFonts w:ascii="Arial" w:eastAsia="Times New Roman" w:hAnsi="Arial" w:cs="Arial"/>
          <w:color w:val="000000" w:themeColor="text1"/>
          <w:lang w:eastAsia="en-GB"/>
        </w:rPr>
        <w:t xml:space="preserve">commonly applied to </w:t>
      </w:r>
      <w:r w:rsidR="00B16411">
        <w:rPr>
          <w:rFonts w:ascii="Arial" w:eastAsia="Times New Roman" w:hAnsi="Arial" w:cs="Arial"/>
          <w:color w:val="000000" w:themeColor="text1"/>
          <w:lang w:eastAsia="en-GB"/>
        </w:rPr>
        <w:t xml:space="preserve">perceptual decision making </w:t>
      </w:r>
      <w:r w:rsidR="00B16411" w:rsidRPr="00D61CE1">
        <w:rPr>
          <w:rFonts w:ascii="Arial" w:eastAsia="Times New Roman" w:hAnsi="Arial" w:cs="Arial"/>
          <w:color w:val="000000" w:themeColor="text1"/>
          <w:lang w:eastAsia="en-GB"/>
        </w:rPr>
        <w:t xml:space="preserve">(O’Connell et al., 2021; </w:t>
      </w:r>
      <w:proofErr w:type="spellStart"/>
      <w:r w:rsidR="00B16411" w:rsidRPr="00D61CE1">
        <w:rPr>
          <w:rFonts w:ascii="Arial" w:eastAsia="Times New Roman" w:hAnsi="Arial" w:cs="Arial"/>
          <w:color w:val="000000" w:themeColor="text1"/>
          <w:lang w:eastAsia="en-GB"/>
        </w:rPr>
        <w:t>Shadlen</w:t>
      </w:r>
      <w:proofErr w:type="spellEnd"/>
      <w:r w:rsidR="00B16411" w:rsidRPr="00D61CE1">
        <w:rPr>
          <w:rFonts w:ascii="Arial" w:eastAsia="Times New Roman" w:hAnsi="Arial" w:cs="Arial"/>
          <w:color w:val="000000" w:themeColor="text1"/>
          <w:lang w:eastAsia="en-GB"/>
        </w:rPr>
        <w:t xml:space="preserve"> &amp; Kiani, 2013</w:t>
      </w:r>
      <w:r w:rsidR="00B16411">
        <w:rPr>
          <w:rFonts w:ascii="Arial" w:eastAsia="Times New Roman" w:hAnsi="Arial" w:cs="Arial"/>
          <w:color w:val="000000" w:themeColor="text1"/>
          <w:lang w:eastAsia="en-GB"/>
        </w:rPr>
        <w:t>)</w:t>
      </w:r>
      <w:r w:rsidR="0053175A">
        <w:rPr>
          <w:rFonts w:ascii="Arial" w:eastAsia="Times New Roman" w:hAnsi="Arial" w:cs="Arial"/>
          <w:color w:val="000000" w:themeColor="text1"/>
          <w:lang w:eastAsia="en-GB"/>
        </w:rPr>
        <w:t xml:space="preserve">, </w:t>
      </w:r>
      <w:r w:rsidR="00B16411">
        <w:rPr>
          <w:rFonts w:ascii="Arial" w:eastAsia="Times New Roman" w:hAnsi="Arial" w:cs="Arial"/>
          <w:color w:val="000000" w:themeColor="text1"/>
          <w:lang w:eastAsia="en-GB"/>
        </w:rPr>
        <w:t xml:space="preserve">using the random dot motion or similar task </w:t>
      </w:r>
      <w:r w:rsidR="00B16411" w:rsidRPr="00D61CE1">
        <w:rPr>
          <w:rFonts w:ascii="Arial" w:eastAsia="Times New Roman" w:hAnsi="Arial" w:cs="Arial"/>
          <w:color w:val="000000" w:themeColor="text1"/>
          <w:lang w:eastAsia="en-GB"/>
        </w:rPr>
        <w:t xml:space="preserve">(e.g., </w:t>
      </w:r>
      <w:proofErr w:type="spellStart"/>
      <w:r w:rsidR="00B16411" w:rsidRPr="00D61CE1">
        <w:rPr>
          <w:rFonts w:ascii="Arial" w:eastAsia="Times New Roman" w:hAnsi="Arial" w:cs="Arial"/>
          <w:color w:val="000000" w:themeColor="text1"/>
          <w:lang w:eastAsia="en-GB"/>
        </w:rPr>
        <w:t>Drugowitz</w:t>
      </w:r>
      <w:proofErr w:type="spellEnd"/>
      <w:r w:rsidR="00B16411" w:rsidRPr="00D61CE1">
        <w:rPr>
          <w:rFonts w:ascii="Arial" w:eastAsia="Times New Roman" w:hAnsi="Arial" w:cs="Arial"/>
          <w:color w:val="000000" w:themeColor="text1"/>
          <w:lang w:eastAsia="en-GB"/>
        </w:rPr>
        <w:t xml:space="preserve"> et al., 2012)</w:t>
      </w:r>
      <w:r w:rsidR="00B16411">
        <w:rPr>
          <w:rFonts w:ascii="Arial" w:eastAsia="Times New Roman" w:hAnsi="Arial" w:cs="Arial"/>
          <w:color w:val="000000" w:themeColor="text1"/>
          <w:lang w:eastAsia="en-GB"/>
        </w:rPr>
        <w:t xml:space="preserve">. Here, the drift diffusion modelling </w:t>
      </w:r>
      <w:r w:rsidR="006B1D1D">
        <w:rPr>
          <w:rFonts w:ascii="Arial" w:eastAsia="Times New Roman" w:hAnsi="Arial" w:cs="Arial"/>
          <w:color w:val="000000" w:themeColor="text1"/>
          <w:lang w:eastAsia="en-GB"/>
        </w:rPr>
        <w:t>framework is often applied</w:t>
      </w:r>
      <w:r w:rsidR="00B16411">
        <w:rPr>
          <w:rFonts w:ascii="Arial" w:eastAsia="Times New Roman" w:hAnsi="Arial" w:cs="Arial"/>
          <w:color w:val="000000" w:themeColor="text1"/>
          <w:lang w:eastAsia="en-GB"/>
        </w:rPr>
        <w:t xml:space="preserve"> to decompose reaction times and choices into drift rate (speed of accumulation) and decision bound (</w:t>
      </w:r>
      <w:r w:rsidR="00B16411" w:rsidRPr="00B16411">
        <w:rPr>
          <w:rFonts w:ascii="Arial" w:eastAsia="Times New Roman" w:hAnsi="Arial" w:cs="Arial"/>
          <w:color w:val="000000" w:themeColor="text1"/>
          <w:lang w:eastAsia="en-GB"/>
        </w:rPr>
        <w:t xml:space="preserve">how much evidence is needed to respond). </w:t>
      </w:r>
      <w:r w:rsidR="00B16411">
        <w:rPr>
          <w:rFonts w:ascii="Arial" w:eastAsia="Times New Roman" w:hAnsi="Arial" w:cs="Arial"/>
          <w:color w:val="000000" w:themeColor="text1"/>
          <w:lang w:eastAsia="en-GB"/>
        </w:rPr>
        <w:t>Perceptual decisions</w:t>
      </w:r>
      <w:r w:rsidR="00B16411" w:rsidRPr="00B16411">
        <w:rPr>
          <w:rFonts w:ascii="Arial" w:eastAsia="Times New Roman" w:hAnsi="Arial" w:cs="Arial"/>
          <w:color w:val="000000" w:themeColor="text1"/>
          <w:lang w:eastAsia="en-GB"/>
        </w:rPr>
        <w:t xml:space="preserve"> </w:t>
      </w:r>
      <w:r w:rsidR="006129BD">
        <w:rPr>
          <w:rFonts w:ascii="Arial" w:eastAsia="Times New Roman" w:hAnsi="Arial" w:cs="Arial"/>
          <w:color w:val="000000" w:themeColor="text1"/>
          <w:lang w:eastAsia="en-GB"/>
        </w:rPr>
        <w:t xml:space="preserve">are also prevalent in the real-world contexts and </w:t>
      </w:r>
      <w:r w:rsidR="00B16411" w:rsidRPr="00B16411">
        <w:rPr>
          <w:rFonts w:ascii="Arial" w:eastAsia="Times New Roman" w:hAnsi="Arial" w:cs="Arial"/>
          <w:color w:val="000000" w:themeColor="text1"/>
          <w:lang w:eastAsia="en-GB"/>
        </w:rPr>
        <w:t xml:space="preserve">can have serious consequences, depending on whether the individual acts now or waits for more evidence. </w:t>
      </w:r>
      <w:r w:rsidR="00B16411">
        <w:rPr>
          <w:rFonts w:ascii="Arial" w:eastAsia="Times New Roman" w:hAnsi="Arial" w:cs="Arial"/>
          <w:color w:val="000000" w:themeColor="text1"/>
          <w:lang w:eastAsia="en-GB"/>
        </w:rPr>
        <w:t>T</w:t>
      </w:r>
      <w:r w:rsidR="00B16411" w:rsidRPr="00B16411">
        <w:rPr>
          <w:rFonts w:ascii="Arial" w:eastAsia="Times New Roman" w:hAnsi="Arial" w:cs="Arial"/>
          <w:color w:val="000000" w:themeColor="text1"/>
          <w:lang w:eastAsia="en-GB"/>
        </w:rPr>
        <w:t xml:space="preserve">he speed accuracy trade-off, </w:t>
      </w:r>
      <w:r w:rsidR="00B16411">
        <w:rPr>
          <w:rFonts w:ascii="Arial" w:eastAsia="Times New Roman" w:hAnsi="Arial" w:cs="Arial"/>
          <w:color w:val="000000" w:themeColor="text1"/>
          <w:lang w:eastAsia="en-GB"/>
        </w:rPr>
        <w:t xml:space="preserve">for example, is </w:t>
      </w:r>
      <w:r w:rsidR="00B16411" w:rsidRPr="00B16411">
        <w:rPr>
          <w:rFonts w:ascii="Arial" w:eastAsia="Times New Roman" w:hAnsi="Arial" w:cs="Arial"/>
          <w:color w:val="000000" w:themeColor="text1"/>
          <w:lang w:eastAsia="en-GB"/>
        </w:rPr>
        <w:t xml:space="preserve">ubiquitous among reaction time tasks, </w:t>
      </w:r>
      <w:r w:rsidR="00B16411">
        <w:rPr>
          <w:rFonts w:ascii="Arial" w:eastAsia="Times New Roman" w:hAnsi="Arial" w:cs="Arial"/>
          <w:color w:val="000000" w:themeColor="text1"/>
          <w:lang w:eastAsia="en-GB"/>
        </w:rPr>
        <w:t xml:space="preserve">and </w:t>
      </w:r>
      <w:r w:rsidR="00B16411" w:rsidRPr="00B16411">
        <w:rPr>
          <w:rFonts w:ascii="Arial" w:eastAsia="Times New Roman" w:hAnsi="Arial" w:cs="Arial"/>
          <w:color w:val="000000" w:themeColor="text1"/>
          <w:lang w:eastAsia="en-GB"/>
        </w:rPr>
        <w:t xml:space="preserve">involves decisions about when to stop sampling evidence (Ratcliff et al., 2015).  </w:t>
      </w:r>
      <w:r w:rsidR="00B16411">
        <w:rPr>
          <w:rFonts w:ascii="Arial" w:eastAsia="Times New Roman" w:hAnsi="Arial" w:cs="Arial"/>
          <w:color w:val="000000" w:themeColor="text1"/>
          <w:lang w:eastAsia="en-GB"/>
        </w:rPr>
        <w:t>W</w:t>
      </w:r>
      <w:r w:rsidR="000D070E" w:rsidRPr="00D61CE1">
        <w:rPr>
          <w:rFonts w:ascii="Arial" w:eastAsia="Times New Roman" w:hAnsi="Arial" w:cs="Arial"/>
          <w:color w:val="000000" w:themeColor="text1"/>
          <w:lang w:eastAsia="en-GB"/>
        </w:rPr>
        <w:t xml:space="preserve">e propose that </w:t>
      </w:r>
      <w:r w:rsidR="00B16411">
        <w:rPr>
          <w:rFonts w:ascii="Arial" w:eastAsia="Times New Roman" w:hAnsi="Arial" w:cs="Arial"/>
          <w:color w:val="000000" w:themeColor="text1"/>
          <w:lang w:eastAsia="en-GB"/>
        </w:rPr>
        <w:t>o</w:t>
      </w:r>
      <w:r w:rsidR="007E6D43" w:rsidRPr="00D61CE1">
        <w:rPr>
          <w:rFonts w:ascii="Arial" w:eastAsia="Times New Roman" w:hAnsi="Arial" w:cs="Arial"/>
          <w:color w:val="000000" w:themeColor="text1"/>
          <w:lang w:eastAsia="en-GB"/>
        </w:rPr>
        <w:t xml:space="preserve">ne might </w:t>
      </w:r>
      <w:r w:rsidR="00B16411">
        <w:rPr>
          <w:rFonts w:ascii="Arial" w:eastAsia="Times New Roman" w:hAnsi="Arial" w:cs="Arial"/>
          <w:color w:val="000000" w:themeColor="text1"/>
          <w:lang w:eastAsia="en-GB"/>
        </w:rPr>
        <w:t>frame</w:t>
      </w:r>
      <w:r w:rsidR="007E6D43" w:rsidRPr="00D61CE1">
        <w:rPr>
          <w:rFonts w:ascii="Arial" w:eastAsia="Times New Roman" w:hAnsi="Arial" w:cs="Arial"/>
          <w:color w:val="000000" w:themeColor="text1"/>
          <w:lang w:eastAsia="en-GB"/>
        </w:rPr>
        <w:t xml:space="preserve"> </w:t>
      </w:r>
      <w:r w:rsidR="00A25C91" w:rsidRPr="00D61CE1">
        <w:rPr>
          <w:rFonts w:ascii="Arial" w:eastAsia="Times New Roman" w:hAnsi="Arial" w:cs="Arial"/>
          <w:color w:val="000000" w:themeColor="text1"/>
          <w:lang w:eastAsia="en-GB"/>
        </w:rPr>
        <w:t>perceptual decision</w:t>
      </w:r>
      <w:r w:rsidR="00BC345B" w:rsidRPr="00D61CE1">
        <w:rPr>
          <w:rFonts w:ascii="Arial" w:eastAsia="Times New Roman" w:hAnsi="Arial" w:cs="Arial"/>
          <w:color w:val="000000" w:themeColor="text1"/>
          <w:lang w:eastAsia="en-GB"/>
        </w:rPr>
        <w:t>-</w:t>
      </w:r>
      <w:r w:rsidR="00A25C91" w:rsidRPr="00D61CE1">
        <w:rPr>
          <w:rFonts w:ascii="Arial" w:eastAsia="Times New Roman" w:hAnsi="Arial" w:cs="Arial"/>
          <w:color w:val="000000" w:themeColor="text1"/>
          <w:lang w:eastAsia="en-GB"/>
        </w:rPr>
        <w:t xml:space="preserve">making tasks </w:t>
      </w:r>
      <w:r w:rsidR="006129BD" w:rsidRPr="006129BD">
        <w:rPr>
          <w:rFonts w:ascii="Arial" w:eastAsia="Times New Roman" w:hAnsi="Arial" w:cs="Arial"/>
          <w:color w:val="000000" w:themeColor="text1"/>
          <w:lang w:eastAsia="en-GB"/>
        </w:rPr>
        <w:t xml:space="preserve">as realistic (e.g., forensic) decision making scenarios </w:t>
      </w:r>
      <w:r w:rsidR="006129BD">
        <w:rPr>
          <w:rFonts w:ascii="Arial" w:eastAsia="Times New Roman" w:hAnsi="Arial" w:cs="Arial"/>
          <w:color w:val="000000" w:themeColor="text1"/>
          <w:lang w:eastAsia="en-GB"/>
        </w:rPr>
        <w:t xml:space="preserve">and apply </w:t>
      </w:r>
      <w:r w:rsidR="00B16411">
        <w:rPr>
          <w:rFonts w:ascii="Arial" w:eastAsia="Times New Roman" w:hAnsi="Arial" w:cs="Arial"/>
          <w:color w:val="000000" w:themeColor="text1"/>
          <w:lang w:eastAsia="en-GB"/>
        </w:rPr>
        <w:t>associated models</w:t>
      </w:r>
      <w:r w:rsidR="007E6D43" w:rsidRPr="00D61CE1">
        <w:rPr>
          <w:rFonts w:ascii="Arial" w:eastAsia="Times New Roman" w:hAnsi="Arial" w:cs="Arial"/>
          <w:color w:val="000000" w:themeColor="text1"/>
          <w:lang w:eastAsia="en-GB"/>
        </w:rPr>
        <w:t xml:space="preserve">, </w:t>
      </w:r>
      <w:r w:rsidR="006129BD">
        <w:rPr>
          <w:rFonts w:ascii="Arial" w:eastAsia="Times New Roman" w:hAnsi="Arial" w:cs="Arial"/>
          <w:color w:val="000000" w:themeColor="text1"/>
          <w:lang w:eastAsia="en-GB"/>
        </w:rPr>
        <w:t>like the drift diffusion model. S</w:t>
      </w:r>
      <w:r w:rsidR="00F368A8">
        <w:rPr>
          <w:rFonts w:ascii="Arial" w:eastAsia="Times New Roman" w:hAnsi="Arial" w:cs="Arial"/>
          <w:color w:val="000000" w:themeColor="text1"/>
          <w:lang w:eastAsia="en-GB"/>
        </w:rPr>
        <w:t>ome work has already been done in this area</w:t>
      </w:r>
      <w:r w:rsidR="00FE3A4B" w:rsidRPr="00D61CE1">
        <w:rPr>
          <w:rFonts w:ascii="Arial" w:eastAsia="Times New Roman" w:hAnsi="Arial" w:cs="Arial"/>
          <w:color w:val="000000" w:themeColor="text1"/>
          <w:lang w:eastAsia="en-GB"/>
        </w:rPr>
        <w:t xml:space="preserve"> </w:t>
      </w:r>
      <w:r w:rsidR="006129BD">
        <w:rPr>
          <w:rFonts w:ascii="Arial" w:eastAsia="Times New Roman" w:hAnsi="Arial" w:cs="Arial"/>
          <w:color w:val="000000" w:themeColor="text1"/>
          <w:lang w:eastAsia="en-GB"/>
        </w:rPr>
        <w:t xml:space="preserve">detecting prejudicial bias in evidence accumulation </w:t>
      </w:r>
      <w:r w:rsidR="00FE3A4B" w:rsidRPr="00D61CE1">
        <w:rPr>
          <w:rFonts w:ascii="Arial" w:eastAsia="Times New Roman" w:hAnsi="Arial" w:cs="Arial"/>
          <w:color w:val="000000" w:themeColor="text1"/>
          <w:lang w:eastAsia="en-GB"/>
        </w:rPr>
        <w:t>using a shooter task (</w:t>
      </w:r>
      <w:proofErr w:type="spellStart"/>
      <w:r w:rsidR="00FE3A4B" w:rsidRPr="00D61CE1">
        <w:rPr>
          <w:rFonts w:ascii="Arial" w:eastAsia="Times New Roman" w:hAnsi="Arial" w:cs="Arial"/>
          <w:color w:val="000000" w:themeColor="text1"/>
          <w:lang w:eastAsia="en-GB"/>
        </w:rPr>
        <w:t>Plesak</w:t>
      </w:r>
      <w:proofErr w:type="spellEnd"/>
      <w:r w:rsidR="00FE3A4B" w:rsidRPr="00D61CE1">
        <w:rPr>
          <w:rFonts w:ascii="Arial" w:eastAsia="Times New Roman" w:hAnsi="Arial" w:cs="Arial"/>
          <w:color w:val="000000" w:themeColor="text1"/>
          <w:lang w:eastAsia="en-GB"/>
        </w:rPr>
        <w:t>, et al., 2018).</w:t>
      </w:r>
    </w:p>
    <w:p w14:paraId="75838EEC" w14:textId="12A8F734" w:rsidR="00E748DA" w:rsidRDefault="0031317B" w:rsidP="0031317B">
      <w:pPr>
        <w:spacing w:before="100" w:after="0" w:line="480" w:lineRule="auto"/>
        <w:ind w:firstLine="720"/>
        <w:rPr>
          <w:ins w:id="1525" w:author="Furl, Nicholas" w:date="2024-10-06T16:56:00Z" w16du:dateUtc="2024-10-06T15:56:00Z"/>
          <w:rFonts w:ascii="Arial" w:eastAsia="Times New Roman" w:hAnsi="Arial" w:cs="Arial"/>
          <w:color w:val="000000" w:themeColor="text1"/>
          <w:lang w:eastAsia="en-GB"/>
        </w:rPr>
      </w:pPr>
      <w:r>
        <w:rPr>
          <w:rFonts w:ascii="Arial" w:eastAsia="Times New Roman" w:hAnsi="Arial" w:cs="Arial"/>
          <w:color w:val="000000" w:themeColor="text1"/>
          <w:lang w:eastAsia="en-GB"/>
        </w:rPr>
        <w:t xml:space="preserve">There are more evidence-evaluation tasks that might fruitfully </w:t>
      </w:r>
      <w:r w:rsidR="008168D9">
        <w:rPr>
          <w:rFonts w:ascii="Arial" w:eastAsia="Times New Roman" w:hAnsi="Arial" w:cs="Arial"/>
          <w:color w:val="000000" w:themeColor="text1"/>
          <w:lang w:eastAsia="en-GB"/>
        </w:rPr>
        <w:t xml:space="preserve">be </w:t>
      </w:r>
      <w:r>
        <w:rPr>
          <w:rFonts w:ascii="Arial" w:eastAsia="Times New Roman" w:hAnsi="Arial" w:cs="Arial"/>
          <w:color w:val="000000" w:themeColor="text1"/>
          <w:lang w:eastAsia="en-GB"/>
        </w:rPr>
        <w:t xml:space="preserve">applied to discover </w:t>
      </w:r>
      <w:del w:id="1526" w:author="Furl, Nicholas" w:date="2024-10-06T16:50:00Z" w16du:dateUtc="2024-10-06T15:50:00Z">
        <w:r w:rsidDel="001019BE">
          <w:rPr>
            <w:rFonts w:ascii="Arial" w:eastAsia="Times New Roman" w:hAnsi="Arial" w:cs="Arial"/>
            <w:color w:val="000000" w:themeColor="text1"/>
            <w:lang w:eastAsia="en-GB"/>
          </w:rPr>
          <w:delText xml:space="preserve">biases </w:delText>
        </w:r>
      </w:del>
      <w:ins w:id="1527" w:author="Furl, Nicholas" w:date="2024-10-06T16:50:00Z" w16du:dateUtc="2024-10-06T15:50:00Z">
        <w:r w:rsidR="001019BE">
          <w:rPr>
            <w:rFonts w:ascii="Arial" w:eastAsia="Times New Roman" w:hAnsi="Arial" w:cs="Arial"/>
            <w:color w:val="000000" w:themeColor="text1"/>
            <w:lang w:eastAsia="en-GB"/>
          </w:rPr>
          <w:t>decision strategies</w:t>
        </w:r>
        <w:r w:rsidR="001019BE">
          <w:rPr>
            <w:rFonts w:ascii="Arial" w:eastAsia="Times New Roman" w:hAnsi="Arial" w:cs="Arial"/>
            <w:color w:val="000000" w:themeColor="text1"/>
            <w:lang w:eastAsia="en-GB"/>
          </w:rPr>
          <w:t xml:space="preserve"> </w:t>
        </w:r>
      </w:ins>
      <w:r>
        <w:rPr>
          <w:rFonts w:ascii="Arial" w:eastAsia="Times New Roman" w:hAnsi="Arial" w:cs="Arial"/>
          <w:color w:val="000000" w:themeColor="text1"/>
          <w:lang w:eastAsia="en-GB"/>
        </w:rPr>
        <w:t>in realistic (e.g., forensic) contexts. In one task</w:t>
      </w:r>
      <w:r w:rsidRPr="00D61CE1">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t xml:space="preserve">(Coenen &amp; </w:t>
      </w:r>
      <w:proofErr w:type="spellStart"/>
      <w:r>
        <w:rPr>
          <w:rFonts w:ascii="Arial" w:eastAsia="Times New Roman" w:hAnsi="Arial" w:cs="Arial"/>
          <w:color w:val="000000" w:themeColor="text1"/>
          <w:lang w:eastAsia="en-GB"/>
        </w:rPr>
        <w:t>Gureckis</w:t>
      </w:r>
      <w:proofErr w:type="spellEnd"/>
      <w:r>
        <w:rPr>
          <w:rFonts w:ascii="Arial" w:eastAsia="Times New Roman" w:hAnsi="Arial" w:cs="Arial"/>
          <w:color w:val="000000" w:themeColor="text1"/>
          <w:lang w:eastAsia="en-GB"/>
        </w:rPr>
        <w:t>, 2016), participants do not know the proportion</w:t>
      </w:r>
      <w:r w:rsidR="004056B3">
        <w:rPr>
          <w:rFonts w:ascii="Arial" w:eastAsia="Times New Roman" w:hAnsi="Arial" w:cs="Arial"/>
          <w:color w:val="000000" w:themeColor="text1"/>
          <w:lang w:eastAsia="en-GB"/>
        </w:rPr>
        <w:t xml:space="preserve"> </w:t>
      </w:r>
      <w:r w:rsidR="004056B3" w:rsidRPr="004056B3">
        <w:rPr>
          <w:rFonts w:ascii="Arial" w:eastAsia="Times New Roman" w:hAnsi="Arial" w:cs="Arial"/>
          <w:color w:val="000000" w:themeColor="text1"/>
          <w:lang w:eastAsia="en-GB"/>
        </w:rPr>
        <w:t>(e.g., 60%)</w:t>
      </w:r>
      <w:r>
        <w:rPr>
          <w:rFonts w:ascii="Arial" w:eastAsia="Times New Roman" w:hAnsi="Arial" w:cs="Arial"/>
          <w:color w:val="000000" w:themeColor="text1"/>
          <w:lang w:eastAsia="en-GB"/>
        </w:rPr>
        <w:t xml:space="preserve"> of the majority bead colour in the hidden jar and (as with the draws to decision task) they </w:t>
      </w:r>
      <w:r w:rsidR="004056B3">
        <w:rPr>
          <w:rFonts w:ascii="Arial" w:eastAsia="Times New Roman" w:hAnsi="Arial" w:cs="Arial"/>
          <w:color w:val="000000" w:themeColor="text1"/>
          <w:lang w:eastAsia="en-GB"/>
        </w:rPr>
        <w:t xml:space="preserve">sample evidence until they either </w:t>
      </w:r>
      <w:r>
        <w:rPr>
          <w:rFonts w:ascii="Arial" w:eastAsia="Times New Roman" w:hAnsi="Arial" w:cs="Arial"/>
          <w:color w:val="000000" w:themeColor="text1"/>
          <w:lang w:eastAsia="en-GB"/>
        </w:rPr>
        <w:lastRenderedPageBreak/>
        <w:t>attempt to name</w:t>
      </w:r>
      <w:r w:rsidRPr="0031317B">
        <w:rPr>
          <w:rFonts w:ascii="Arial" w:eastAsia="Times New Roman" w:hAnsi="Arial" w:cs="Arial"/>
          <w:color w:val="000000" w:themeColor="text1"/>
          <w:lang w:eastAsia="en-GB"/>
        </w:rPr>
        <w:t xml:space="preserve"> the majority colour </w:t>
      </w:r>
      <w:r>
        <w:rPr>
          <w:rFonts w:ascii="Arial" w:eastAsia="Times New Roman" w:hAnsi="Arial" w:cs="Arial"/>
          <w:color w:val="000000" w:themeColor="text1"/>
          <w:lang w:eastAsia="en-GB"/>
        </w:rPr>
        <w:t xml:space="preserve">or </w:t>
      </w:r>
      <w:r w:rsidR="004056B3">
        <w:rPr>
          <w:rFonts w:ascii="Arial" w:eastAsia="Times New Roman" w:hAnsi="Arial" w:cs="Arial"/>
          <w:color w:val="000000" w:themeColor="text1"/>
          <w:lang w:eastAsia="en-GB"/>
        </w:rPr>
        <w:t xml:space="preserve">estimate </w:t>
      </w:r>
      <w:r w:rsidRPr="00D61CE1">
        <w:rPr>
          <w:rFonts w:ascii="Arial" w:eastAsia="Times New Roman" w:hAnsi="Arial" w:cs="Arial"/>
          <w:color w:val="000000" w:themeColor="text1"/>
          <w:lang w:eastAsia="en-GB"/>
        </w:rPr>
        <w:t xml:space="preserve">the majority </w:t>
      </w:r>
      <w:r w:rsidRPr="004056B3">
        <w:rPr>
          <w:rFonts w:ascii="Arial" w:eastAsia="Times New Roman" w:hAnsi="Arial" w:cs="Arial"/>
          <w:color w:val="000000" w:themeColor="text1"/>
          <w:lang w:eastAsia="en-GB"/>
        </w:rPr>
        <w:t>percentage.</w:t>
      </w:r>
      <w:r w:rsidRPr="004056B3">
        <w:rPr>
          <w:rFonts w:ascii="Arial" w:hAnsi="Arial" w:cs="Arial"/>
        </w:rPr>
        <w:t xml:space="preserve"> </w:t>
      </w:r>
      <w:r w:rsidR="004056B3" w:rsidRPr="004056B3">
        <w:rPr>
          <w:rFonts w:ascii="Arial" w:hAnsi="Arial" w:cs="Arial"/>
        </w:rPr>
        <w:t xml:space="preserve">In </w:t>
      </w:r>
      <w:r w:rsidRPr="004056B3">
        <w:rPr>
          <w:rFonts w:ascii="Arial" w:eastAsia="Times New Roman" w:hAnsi="Arial" w:cs="Arial"/>
          <w:color w:val="000000" w:themeColor="text1"/>
          <w:lang w:eastAsia="en-GB"/>
        </w:rPr>
        <w:t>the “ultimate</w:t>
      </w:r>
      <w:r w:rsidRPr="0031317B">
        <w:rPr>
          <w:rFonts w:ascii="Arial" w:eastAsia="Times New Roman" w:hAnsi="Arial" w:cs="Arial"/>
          <w:color w:val="000000" w:themeColor="text1"/>
          <w:lang w:eastAsia="en-GB"/>
        </w:rPr>
        <w:t xml:space="preserve"> sampling dilemma” (Fiedler, 2008), positive and negative samples (e.g., customer reviews) are drawn from two or more sources (e.g., companies / service providers) and participants sample until they can name the more positive source (e.g., the company reviewers liked better). In a similar “expanded judgement” paradigm, participants play a video game where they sample noisy (70% accurate) cues about which of two paths leads to a reward (Malhotra et al., 2017). In </w:t>
      </w:r>
      <w:r w:rsidR="00BE0587">
        <w:rPr>
          <w:rFonts w:ascii="Arial" w:eastAsia="Times New Roman" w:hAnsi="Arial" w:cs="Arial"/>
          <w:color w:val="000000" w:themeColor="text1"/>
          <w:lang w:eastAsia="en-GB"/>
        </w:rPr>
        <w:t xml:space="preserve">yet </w:t>
      </w:r>
      <w:r w:rsidRPr="0031317B">
        <w:rPr>
          <w:rFonts w:ascii="Arial" w:eastAsia="Times New Roman" w:hAnsi="Arial" w:cs="Arial"/>
          <w:color w:val="000000" w:themeColor="text1"/>
          <w:lang w:eastAsia="en-GB"/>
        </w:rPr>
        <w:t xml:space="preserve">another task, participants sample oriented Gabor gratings, attempting to infer from which of two or more distributions (with different mean grating orientations) the gratings derive (Tickle et al., 2020). Last, </w:t>
      </w:r>
      <w:r w:rsidR="00BE0587">
        <w:rPr>
          <w:rFonts w:ascii="Arial" w:eastAsia="Times New Roman" w:hAnsi="Arial" w:cs="Arial"/>
          <w:color w:val="000000" w:themeColor="text1"/>
          <w:lang w:eastAsia="en-GB"/>
        </w:rPr>
        <w:t xml:space="preserve">“best-choice problems” ask </w:t>
      </w:r>
      <w:r w:rsidRPr="0031317B">
        <w:rPr>
          <w:rFonts w:ascii="Arial" w:eastAsia="Times New Roman" w:hAnsi="Arial" w:cs="Arial"/>
          <w:color w:val="000000" w:themeColor="text1"/>
          <w:lang w:eastAsia="en-GB"/>
        </w:rPr>
        <w:t xml:space="preserve">participants </w:t>
      </w:r>
      <w:r w:rsidR="00BE0587">
        <w:rPr>
          <w:rFonts w:ascii="Arial" w:eastAsia="Times New Roman" w:hAnsi="Arial" w:cs="Arial"/>
          <w:color w:val="000000" w:themeColor="text1"/>
          <w:lang w:eastAsia="en-GB"/>
        </w:rPr>
        <w:t xml:space="preserve">to </w:t>
      </w:r>
      <w:r w:rsidRPr="0031317B">
        <w:rPr>
          <w:rFonts w:ascii="Arial" w:eastAsia="Times New Roman" w:hAnsi="Arial" w:cs="Arial"/>
          <w:color w:val="000000" w:themeColor="text1"/>
          <w:lang w:eastAsia="en-GB"/>
        </w:rPr>
        <w:t xml:space="preserve">sample choice </w:t>
      </w:r>
      <w:r w:rsidR="00BE0587">
        <w:rPr>
          <w:rFonts w:ascii="Arial" w:eastAsia="Times New Roman" w:hAnsi="Arial" w:cs="Arial"/>
          <w:color w:val="000000" w:themeColor="text1"/>
          <w:lang w:eastAsia="en-GB"/>
        </w:rPr>
        <w:t xml:space="preserve">new options and attempt to stop and choose </w:t>
      </w:r>
      <w:r w:rsidRPr="0031317B">
        <w:rPr>
          <w:rFonts w:ascii="Arial" w:eastAsia="Times New Roman" w:hAnsi="Arial" w:cs="Arial"/>
          <w:color w:val="000000" w:themeColor="text1"/>
          <w:lang w:eastAsia="en-GB"/>
        </w:rPr>
        <w:t xml:space="preserve">the </w:t>
      </w:r>
      <w:r w:rsidR="00BE0587">
        <w:rPr>
          <w:rFonts w:ascii="Arial" w:eastAsia="Times New Roman" w:hAnsi="Arial" w:cs="Arial"/>
          <w:color w:val="000000" w:themeColor="text1"/>
          <w:lang w:eastAsia="en-GB"/>
        </w:rPr>
        <w:t>best</w:t>
      </w:r>
      <w:r w:rsidRPr="0031317B">
        <w:rPr>
          <w:rFonts w:ascii="Arial" w:eastAsia="Times New Roman" w:hAnsi="Arial" w:cs="Arial"/>
          <w:color w:val="000000" w:themeColor="text1"/>
          <w:lang w:eastAsia="en-GB"/>
        </w:rPr>
        <w:t xml:space="preserve"> </w:t>
      </w:r>
      <w:r w:rsidR="00BE0587" w:rsidRPr="00BE0587">
        <w:rPr>
          <w:rFonts w:ascii="Arial" w:eastAsia="Times New Roman" w:hAnsi="Arial" w:cs="Arial"/>
          <w:color w:val="000000" w:themeColor="text1"/>
          <w:lang w:eastAsia="en-GB"/>
        </w:rPr>
        <w:t xml:space="preserve">possible </w:t>
      </w:r>
      <w:r w:rsidRPr="0031317B">
        <w:rPr>
          <w:rFonts w:ascii="Arial" w:eastAsia="Times New Roman" w:hAnsi="Arial" w:cs="Arial"/>
          <w:color w:val="000000" w:themeColor="text1"/>
          <w:lang w:eastAsia="en-GB"/>
        </w:rPr>
        <w:t xml:space="preserve">option (Costa &amp; Averbeck, 2015; Furl et al., 2019; van de Wouw, et al., 2022). </w:t>
      </w:r>
      <w:del w:id="1528" w:author="Furl, Nicholas" w:date="2024-10-06T16:53:00Z" w16du:dateUtc="2024-10-06T15:53:00Z">
        <w:r w:rsidR="00330463" w:rsidDel="00A86F3D">
          <w:rPr>
            <w:rFonts w:ascii="Arial" w:eastAsia="Times New Roman" w:hAnsi="Arial" w:cs="Arial"/>
            <w:color w:val="000000" w:themeColor="text1"/>
            <w:lang w:eastAsia="en-GB"/>
          </w:rPr>
          <w:delText>S</w:delText>
        </w:r>
        <w:r w:rsidRPr="0031317B" w:rsidDel="00A86F3D">
          <w:rPr>
            <w:rFonts w:ascii="Arial" w:eastAsia="Times New Roman" w:hAnsi="Arial" w:cs="Arial"/>
            <w:color w:val="000000" w:themeColor="text1"/>
            <w:lang w:eastAsia="en-GB"/>
          </w:rPr>
          <w:delText xml:space="preserve">ome of these tasks </w:delText>
        </w:r>
      </w:del>
      <w:del w:id="1529" w:author="Furl, Nicholas" w:date="2024-10-06T16:52:00Z" w16du:dateUtc="2024-10-06T15:52:00Z">
        <w:r w:rsidRPr="0031317B" w:rsidDel="00A86F3D">
          <w:rPr>
            <w:rFonts w:ascii="Arial" w:eastAsia="Times New Roman" w:hAnsi="Arial" w:cs="Arial"/>
            <w:color w:val="000000" w:themeColor="text1"/>
            <w:lang w:eastAsia="en-GB"/>
          </w:rPr>
          <w:delText xml:space="preserve">have </w:delText>
        </w:r>
      </w:del>
      <w:del w:id="1530" w:author="Furl, Nicholas" w:date="2024-10-06T16:53:00Z" w16du:dateUtc="2024-10-06T15:53:00Z">
        <w:r w:rsidRPr="0031317B" w:rsidDel="00A86F3D">
          <w:rPr>
            <w:rFonts w:ascii="Arial" w:eastAsia="Times New Roman" w:hAnsi="Arial" w:cs="Arial"/>
            <w:color w:val="000000" w:themeColor="text1"/>
            <w:lang w:eastAsia="en-GB"/>
          </w:rPr>
          <w:delText xml:space="preserve">associated </w:delText>
        </w:r>
      </w:del>
      <w:del w:id="1531" w:author="Furl, Nicholas" w:date="2024-10-06T16:52:00Z" w16du:dateUtc="2024-10-06T15:52:00Z">
        <w:r w:rsidRPr="0031317B" w:rsidDel="00A86F3D">
          <w:rPr>
            <w:rFonts w:ascii="Arial" w:eastAsia="Times New Roman" w:hAnsi="Arial" w:cs="Arial"/>
            <w:color w:val="000000" w:themeColor="text1"/>
            <w:lang w:eastAsia="en-GB"/>
          </w:rPr>
          <w:delText xml:space="preserve">optimality models, </w:delText>
        </w:r>
        <w:r w:rsidR="00CB751B" w:rsidDel="00A86F3D">
          <w:rPr>
            <w:rFonts w:ascii="Arial" w:eastAsia="Times New Roman" w:hAnsi="Arial" w:cs="Arial"/>
            <w:color w:val="000000" w:themeColor="text1"/>
            <w:lang w:eastAsia="en-GB"/>
          </w:rPr>
          <w:delText>useful for</w:delText>
        </w:r>
        <w:r w:rsidRPr="0031317B" w:rsidDel="00A86F3D">
          <w:rPr>
            <w:rFonts w:ascii="Arial" w:eastAsia="Times New Roman" w:hAnsi="Arial" w:cs="Arial"/>
            <w:color w:val="000000" w:themeColor="text1"/>
            <w:lang w:eastAsia="en-GB"/>
          </w:rPr>
          <w:delText xml:space="preserve"> detect</w:delText>
        </w:r>
        <w:r w:rsidR="00CB751B" w:rsidDel="00A86F3D">
          <w:rPr>
            <w:rFonts w:ascii="Arial" w:eastAsia="Times New Roman" w:hAnsi="Arial" w:cs="Arial"/>
            <w:color w:val="000000" w:themeColor="text1"/>
            <w:lang w:eastAsia="en-GB"/>
          </w:rPr>
          <w:delText>ing</w:delText>
        </w:r>
        <w:r w:rsidRPr="0031317B" w:rsidDel="00A86F3D">
          <w:rPr>
            <w:rFonts w:ascii="Arial" w:eastAsia="Times New Roman" w:hAnsi="Arial" w:cs="Arial"/>
            <w:color w:val="000000" w:themeColor="text1"/>
            <w:lang w:eastAsia="en-GB"/>
          </w:rPr>
          <w:delText xml:space="preserve"> </w:delText>
        </w:r>
        <w:r w:rsidR="00CB751B" w:rsidDel="00A86F3D">
          <w:rPr>
            <w:rFonts w:ascii="Arial" w:eastAsia="Times New Roman" w:hAnsi="Arial" w:cs="Arial"/>
            <w:color w:val="000000" w:themeColor="text1"/>
            <w:lang w:eastAsia="en-GB"/>
          </w:rPr>
          <w:delText>bias</w:delText>
        </w:r>
      </w:del>
      <w:del w:id="1532" w:author="Furl, Nicholas" w:date="2024-10-06T16:53:00Z" w16du:dateUtc="2024-10-06T15:53:00Z">
        <w:r w:rsidR="00330463" w:rsidDel="00A86F3D">
          <w:rPr>
            <w:rFonts w:ascii="Arial" w:eastAsia="Times New Roman" w:hAnsi="Arial" w:cs="Arial"/>
            <w:color w:val="000000" w:themeColor="text1"/>
            <w:lang w:eastAsia="en-GB"/>
          </w:rPr>
          <w:delText xml:space="preserve">. </w:delText>
        </w:r>
      </w:del>
      <w:r w:rsidR="00330463">
        <w:rPr>
          <w:rFonts w:ascii="Arial" w:eastAsia="Times New Roman" w:hAnsi="Arial" w:cs="Arial"/>
          <w:color w:val="000000" w:themeColor="text1"/>
          <w:lang w:eastAsia="en-GB"/>
        </w:rPr>
        <w:t>T</w:t>
      </w:r>
      <w:r w:rsidRPr="0031317B">
        <w:rPr>
          <w:rFonts w:ascii="Arial" w:eastAsia="Times New Roman" w:hAnsi="Arial" w:cs="Arial"/>
          <w:color w:val="000000" w:themeColor="text1"/>
          <w:lang w:eastAsia="en-GB"/>
        </w:rPr>
        <w:t xml:space="preserve">hese tasks </w:t>
      </w:r>
      <w:r w:rsidR="00330463">
        <w:rPr>
          <w:rFonts w:ascii="Arial" w:eastAsia="Times New Roman" w:hAnsi="Arial" w:cs="Arial"/>
          <w:color w:val="000000" w:themeColor="text1"/>
          <w:lang w:eastAsia="en-GB"/>
        </w:rPr>
        <w:t>are</w:t>
      </w:r>
      <w:r w:rsidRPr="0031317B">
        <w:rPr>
          <w:rFonts w:ascii="Arial" w:eastAsia="Times New Roman" w:hAnsi="Arial" w:cs="Arial"/>
          <w:color w:val="000000" w:themeColor="text1"/>
          <w:lang w:eastAsia="en-GB"/>
        </w:rPr>
        <w:t xml:space="preserve"> </w:t>
      </w:r>
      <w:r w:rsidR="00330463">
        <w:rPr>
          <w:rFonts w:ascii="Arial" w:eastAsia="Times New Roman" w:hAnsi="Arial" w:cs="Arial"/>
          <w:color w:val="000000" w:themeColor="text1"/>
          <w:lang w:eastAsia="en-GB"/>
        </w:rPr>
        <w:t xml:space="preserve">nearly always </w:t>
      </w:r>
      <w:r w:rsidRPr="0031317B">
        <w:rPr>
          <w:rFonts w:ascii="Arial" w:eastAsia="Times New Roman" w:hAnsi="Arial" w:cs="Arial"/>
          <w:color w:val="000000" w:themeColor="text1"/>
          <w:lang w:eastAsia="en-GB"/>
        </w:rPr>
        <w:t>framed using unrealistic scenario</w:t>
      </w:r>
      <w:ins w:id="1533" w:author="Furl, Nicholas" w:date="2024-10-06T16:53:00Z" w16du:dateUtc="2024-10-06T15:53:00Z">
        <w:r w:rsidR="00A86F3D">
          <w:rPr>
            <w:rFonts w:ascii="Arial" w:eastAsia="Times New Roman" w:hAnsi="Arial" w:cs="Arial"/>
            <w:color w:val="000000" w:themeColor="text1"/>
            <w:lang w:eastAsia="en-GB"/>
          </w:rPr>
          <w:t xml:space="preserve">s and any of them </w:t>
        </w:r>
      </w:ins>
      <w:del w:id="1534" w:author="Furl, Nicholas" w:date="2024-10-06T16:53:00Z" w16du:dateUtc="2024-10-06T15:53:00Z">
        <w:r w:rsidRPr="0031317B" w:rsidDel="00A86F3D">
          <w:rPr>
            <w:rFonts w:ascii="Arial" w:eastAsia="Times New Roman" w:hAnsi="Arial" w:cs="Arial"/>
            <w:color w:val="000000" w:themeColor="text1"/>
            <w:lang w:eastAsia="en-GB"/>
          </w:rPr>
          <w:delText xml:space="preserve">s, when they </w:delText>
        </w:r>
      </w:del>
      <w:r w:rsidRPr="0031317B">
        <w:rPr>
          <w:rFonts w:ascii="Arial" w:eastAsia="Times New Roman" w:hAnsi="Arial" w:cs="Arial"/>
          <w:color w:val="000000" w:themeColor="text1"/>
          <w:lang w:eastAsia="en-GB"/>
        </w:rPr>
        <w:t>could be reframed to detect pote</w:t>
      </w:r>
      <w:r w:rsidR="00CB751B">
        <w:rPr>
          <w:rFonts w:ascii="Arial" w:eastAsia="Times New Roman" w:hAnsi="Arial" w:cs="Arial"/>
          <w:color w:val="000000" w:themeColor="text1"/>
          <w:lang w:eastAsia="en-GB"/>
        </w:rPr>
        <w:t>ntial real-world decision bias</w:t>
      </w:r>
      <w:ins w:id="1535" w:author="Furl, Nicholas" w:date="2024-10-06T16:53:00Z" w16du:dateUtc="2024-10-06T15:53:00Z">
        <w:r w:rsidR="00A86F3D">
          <w:rPr>
            <w:rFonts w:ascii="Arial" w:eastAsia="Times New Roman" w:hAnsi="Arial" w:cs="Arial"/>
            <w:color w:val="000000" w:themeColor="text1"/>
            <w:lang w:eastAsia="en-GB"/>
          </w:rPr>
          <w:t>, as we have done here for the beads task</w:t>
        </w:r>
      </w:ins>
      <w:r w:rsidRPr="0031317B">
        <w:rPr>
          <w:rFonts w:ascii="Arial" w:eastAsia="Times New Roman" w:hAnsi="Arial" w:cs="Arial"/>
          <w:color w:val="000000" w:themeColor="text1"/>
          <w:lang w:eastAsia="en-GB"/>
        </w:rPr>
        <w:t>.</w:t>
      </w:r>
      <w:ins w:id="1536" w:author="Furl, Nicholas" w:date="2024-10-06T16:53:00Z" w16du:dateUtc="2024-10-06T15:53:00Z">
        <w:r w:rsidR="00A86F3D" w:rsidRPr="00A86F3D">
          <w:rPr>
            <w:rFonts w:ascii="Arial" w:eastAsia="Times New Roman" w:hAnsi="Arial" w:cs="Arial"/>
            <w:color w:val="000000" w:themeColor="text1"/>
            <w:lang w:eastAsia="en-GB"/>
          </w:rPr>
          <w:t xml:space="preserve"> </w:t>
        </w:r>
        <w:r w:rsidR="00A86F3D">
          <w:rPr>
            <w:rFonts w:ascii="Arial" w:eastAsia="Times New Roman" w:hAnsi="Arial" w:cs="Arial"/>
            <w:color w:val="000000" w:themeColor="text1"/>
            <w:lang w:eastAsia="en-GB"/>
          </w:rPr>
          <w:t>S</w:t>
        </w:r>
        <w:r w:rsidR="00A86F3D" w:rsidRPr="0031317B">
          <w:rPr>
            <w:rFonts w:ascii="Arial" w:eastAsia="Times New Roman" w:hAnsi="Arial" w:cs="Arial"/>
            <w:color w:val="000000" w:themeColor="text1"/>
            <w:lang w:eastAsia="en-GB"/>
          </w:rPr>
          <w:t xml:space="preserve">ome of these tasks </w:t>
        </w:r>
        <w:r w:rsidR="00A86F3D">
          <w:rPr>
            <w:rFonts w:ascii="Arial" w:eastAsia="Times New Roman" w:hAnsi="Arial" w:cs="Arial"/>
            <w:color w:val="000000" w:themeColor="text1"/>
            <w:lang w:eastAsia="en-GB"/>
          </w:rPr>
          <w:t>come with</w:t>
        </w:r>
        <w:r w:rsidR="00A86F3D" w:rsidRPr="0031317B">
          <w:rPr>
            <w:rFonts w:ascii="Arial" w:eastAsia="Times New Roman" w:hAnsi="Arial" w:cs="Arial"/>
            <w:color w:val="000000" w:themeColor="text1"/>
            <w:lang w:eastAsia="en-GB"/>
          </w:rPr>
          <w:t xml:space="preserve"> </w:t>
        </w:r>
        <w:r w:rsidR="00A86F3D" w:rsidRPr="0031317B">
          <w:rPr>
            <w:rFonts w:ascii="Arial" w:eastAsia="Times New Roman" w:hAnsi="Arial" w:cs="Arial"/>
            <w:color w:val="000000" w:themeColor="text1"/>
            <w:lang w:eastAsia="en-GB"/>
          </w:rPr>
          <w:t xml:space="preserve">associated </w:t>
        </w:r>
        <w:r w:rsidR="00A86F3D">
          <w:rPr>
            <w:rFonts w:ascii="Arial" w:eastAsia="Times New Roman" w:hAnsi="Arial" w:cs="Arial"/>
            <w:color w:val="000000" w:themeColor="text1"/>
            <w:lang w:eastAsia="en-GB"/>
          </w:rPr>
          <w:t>computational frameworks, which can be used for theoretically explaining the strategies participants use</w:t>
        </w:r>
        <w:r w:rsidR="00A86F3D">
          <w:rPr>
            <w:rFonts w:ascii="Arial" w:eastAsia="Times New Roman" w:hAnsi="Arial" w:cs="Arial"/>
            <w:color w:val="000000" w:themeColor="text1"/>
            <w:lang w:eastAsia="en-GB"/>
          </w:rPr>
          <w:t xml:space="preserve"> in forensic contexts.</w:t>
        </w:r>
      </w:ins>
    </w:p>
    <w:p w14:paraId="285E387A" w14:textId="664F5C91" w:rsidR="007B4F2B" w:rsidRDefault="007B4F2B" w:rsidP="0031317B">
      <w:pPr>
        <w:spacing w:before="100" w:after="0" w:line="480" w:lineRule="auto"/>
        <w:ind w:firstLine="720"/>
        <w:rPr>
          <w:ins w:id="1537" w:author="Furl, Nicholas" w:date="2024-10-06T17:34:00Z" w16du:dateUtc="2024-10-06T16:34:00Z"/>
          <w:rFonts w:ascii="Arial" w:eastAsia="Times New Roman" w:hAnsi="Arial" w:cs="Arial"/>
          <w:color w:val="000000" w:themeColor="text1"/>
          <w:lang w:eastAsia="en-GB"/>
        </w:rPr>
      </w:pPr>
      <w:ins w:id="1538" w:author="Furl, Nicholas" w:date="2024-10-06T16:57:00Z" w16du:dateUtc="2024-10-06T15:57:00Z">
        <w:r>
          <w:rPr>
            <w:rFonts w:ascii="Arial" w:eastAsia="Times New Roman" w:hAnsi="Arial" w:cs="Arial"/>
            <w:color w:val="000000" w:themeColor="text1"/>
            <w:lang w:eastAsia="en-GB"/>
          </w:rPr>
          <w:t xml:space="preserve">One specific task that might be of special interest </w:t>
        </w:r>
      </w:ins>
      <w:ins w:id="1539" w:author="Furl, Nicholas" w:date="2024-10-07T07:18:00Z" w16du:dateUtc="2024-10-07T06:18:00Z">
        <w:r w:rsidR="002264B3">
          <w:rPr>
            <w:rFonts w:ascii="Arial" w:eastAsia="Times New Roman" w:hAnsi="Arial" w:cs="Arial"/>
            <w:color w:val="000000" w:themeColor="text1"/>
            <w:lang w:eastAsia="en-GB"/>
          </w:rPr>
          <w:t>when g</w:t>
        </w:r>
      </w:ins>
      <w:ins w:id="1540" w:author="Furl, Nicholas" w:date="2024-10-07T07:19:00Z" w16du:dateUtc="2024-10-07T06:19:00Z">
        <w:r w:rsidR="002264B3">
          <w:rPr>
            <w:rFonts w:ascii="Arial" w:eastAsia="Times New Roman" w:hAnsi="Arial" w:cs="Arial"/>
            <w:color w:val="000000" w:themeColor="text1"/>
            <w:lang w:eastAsia="en-GB"/>
          </w:rPr>
          <w:t xml:space="preserve">eneralising experimental tasks to forensic contexts </w:t>
        </w:r>
      </w:ins>
      <w:ins w:id="1541" w:author="Furl, Nicholas" w:date="2024-10-06T16:57:00Z" w16du:dateUtc="2024-10-06T15:57:00Z">
        <w:r>
          <w:rPr>
            <w:rFonts w:ascii="Arial" w:eastAsia="Times New Roman" w:hAnsi="Arial" w:cs="Arial"/>
            <w:color w:val="000000" w:themeColor="text1"/>
            <w:lang w:eastAsia="en-GB"/>
          </w:rPr>
          <w:t>is the “Bias against disconfirmatory evidence</w:t>
        </w:r>
      </w:ins>
      <w:ins w:id="1542" w:author="Furl, Nicholas" w:date="2024-10-06T16:58:00Z" w16du:dateUtc="2024-10-06T15:58:00Z">
        <w:r w:rsidR="00047006">
          <w:rPr>
            <w:rFonts w:ascii="Arial" w:eastAsia="Times New Roman" w:hAnsi="Arial" w:cs="Arial"/>
            <w:color w:val="000000" w:themeColor="text1"/>
            <w:lang w:eastAsia="en-GB"/>
          </w:rPr>
          <w:t>”</w:t>
        </w:r>
      </w:ins>
      <w:ins w:id="1543" w:author="Furl, Nicholas" w:date="2024-10-06T16:57:00Z" w16du:dateUtc="2024-10-06T15:57:00Z">
        <w:r>
          <w:rPr>
            <w:rFonts w:ascii="Arial" w:eastAsia="Times New Roman" w:hAnsi="Arial" w:cs="Arial"/>
            <w:color w:val="000000" w:themeColor="text1"/>
            <w:lang w:eastAsia="en-GB"/>
          </w:rPr>
          <w:t xml:space="preserve"> task or BADE task</w:t>
        </w:r>
      </w:ins>
      <w:ins w:id="1544" w:author="Furl, Nicholas" w:date="2024-10-06T17:17:00Z" w16du:dateUtc="2024-10-06T16:17:00Z">
        <w:r w:rsidR="007F31E1">
          <w:rPr>
            <w:rFonts w:ascii="Arial" w:eastAsia="Times New Roman" w:hAnsi="Arial" w:cs="Arial"/>
            <w:color w:val="000000" w:themeColor="text1"/>
            <w:lang w:eastAsia="en-GB"/>
          </w:rPr>
          <w:t xml:space="preserve"> </w:t>
        </w:r>
      </w:ins>
      <w:ins w:id="1545" w:author="Furl, Nicholas" w:date="2024-10-06T17:18:00Z" w16du:dateUtc="2024-10-06T16:18:00Z">
        <w:r w:rsidR="007F31E1">
          <w:rPr>
            <w:rFonts w:ascii="Arial" w:eastAsia="Times New Roman" w:hAnsi="Arial" w:cs="Arial"/>
            <w:color w:val="000000" w:themeColor="text1"/>
            <w:lang w:eastAsia="en-GB"/>
          </w:rPr>
          <w:t>(</w:t>
        </w:r>
        <w:r w:rsidR="007F31E1" w:rsidRPr="007F31E1">
          <w:rPr>
            <w:rFonts w:ascii="Arial" w:eastAsia="Times New Roman" w:hAnsi="Arial" w:cs="Arial"/>
            <w:color w:val="000000" w:themeColor="text1"/>
            <w:lang w:eastAsia="en-GB"/>
          </w:rPr>
          <w:t>Woodward, Moritz, Cuttler &amp; Whitman, 2006</w:t>
        </w:r>
      </w:ins>
      <w:ins w:id="1546" w:author="Furl, Nicholas" w:date="2024-10-06T17:26:00Z" w16du:dateUtc="2024-10-06T16:26:00Z">
        <w:r w:rsidR="006D5F29">
          <w:rPr>
            <w:rFonts w:ascii="Arial" w:eastAsia="Times New Roman" w:hAnsi="Arial" w:cs="Arial"/>
            <w:color w:val="000000" w:themeColor="text1"/>
            <w:lang w:eastAsia="en-GB"/>
          </w:rPr>
          <w:t>; Eisenacher &amp; Zink, 2017</w:t>
        </w:r>
      </w:ins>
      <w:ins w:id="1547" w:author="Furl, Nicholas" w:date="2024-10-06T17:18:00Z" w16du:dateUtc="2024-10-06T16:18:00Z">
        <w:r w:rsidR="007F31E1">
          <w:rPr>
            <w:rFonts w:ascii="Arial" w:eastAsia="Times New Roman" w:hAnsi="Arial" w:cs="Arial"/>
            <w:color w:val="000000" w:themeColor="text1"/>
            <w:lang w:eastAsia="en-GB"/>
          </w:rPr>
          <w:t>)</w:t>
        </w:r>
      </w:ins>
      <w:ins w:id="1548" w:author="Furl, Nicholas" w:date="2024-10-06T16:57:00Z" w16du:dateUtc="2024-10-06T15:57:00Z">
        <w:r>
          <w:rPr>
            <w:rFonts w:ascii="Arial" w:eastAsia="Times New Roman" w:hAnsi="Arial" w:cs="Arial"/>
            <w:color w:val="000000" w:themeColor="text1"/>
            <w:lang w:eastAsia="en-GB"/>
          </w:rPr>
          <w:t xml:space="preserve">. </w:t>
        </w:r>
      </w:ins>
      <w:ins w:id="1549" w:author="Furl, Nicholas" w:date="2024-10-06T17:08:00Z" w16du:dateUtc="2024-10-06T16:08:00Z">
        <w:r w:rsidR="00A749CD">
          <w:rPr>
            <w:rFonts w:ascii="Arial" w:eastAsia="Times New Roman" w:hAnsi="Arial" w:cs="Arial"/>
            <w:color w:val="000000" w:themeColor="text1"/>
            <w:lang w:eastAsia="en-GB"/>
          </w:rPr>
          <w:t>In the BADE task</w:t>
        </w:r>
      </w:ins>
      <w:ins w:id="1550" w:author="Furl, Nicholas" w:date="2024-10-06T17:07:00Z" w16du:dateUtc="2024-10-06T16:07:00Z">
        <w:r w:rsidR="00A749CD" w:rsidRPr="00A749CD">
          <w:rPr>
            <w:rFonts w:ascii="Arial" w:eastAsia="Times New Roman" w:hAnsi="Arial" w:cs="Arial"/>
            <w:color w:val="000000" w:themeColor="text1"/>
            <w:lang w:eastAsia="en-GB"/>
          </w:rPr>
          <w:t xml:space="preserve">, participants read a scenario, which unfolds via a sequence of clues. Following each clue, participants rate the plausibility of competing interpretations of the scenario. The clues are arranged such that earlier cues suggest a “lure” interpretation, which later cues then undermine the lure in favour of a “true” interpretation. </w:t>
        </w:r>
      </w:ins>
      <w:ins w:id="1551" w:author="Furl, Nicholas" w:date="2024-10-06T17:08:00Z" w16du:dateUtc="2024-10-06T16:08:00Z">
        <w:r w:rsidR="00A749CD">
          <w:rPr>
            <w:rFonts w:ascii="Arial" w:eastAsia="Times New Roman" w:hAnsi="Arial" w:cs="Arial"/>
            <w:color w:val="000000" w:themeColor="text1"/>
            <w:lang w:eastAsia="en-GB"/>
          </w:rPr>
          <w:t>More d</w:t>
        </w:r>
      </w:ins>
      <w:ins w:id="1552" w:author="Furl, Nicholas" w:date="2024-10-06T17:07:00Z" w16du:dateUtc="2024-10-06T16:07:00Z">
        <w:r w:rsidR="00A749CD" w:rsidRPr="00A749CD">
          <w:rPr>
            <w:rFonts w:ascii="Arial" w:eastAsia="Times New Roman" w:hAnsi="Arial" w:cs="Arial"/>
            <w:color w:val="000000" w:themeColor="text1"/>
            <w:lang w:eastAsia="en-GB"/>
          </w:rPr>
          <w:t xml:space="preserve">eluded individuals </w:t>
        </w:r>
      </w:ins>
      <w:ins w:id="1553" w:author="Furl, Nicholas" w:date="2024-10-07T07:19:00Z" w16du:dateUtc="2024-10-07T06:19:00Z">
        <w:r w:rsidR="002264B3">
          <w:rPr>
            <w:rFonts w:ascii="Arial" w:eastAsia="Times New Roman" w:hAnsi="Arial" w:cs="Arial"/>
            <w:color w:val="000000" w:themeColor="text1"/>
            <w:lang w:eastAsia="en-GB"/>
          </w:rPr>
          <w:t>tend</w:t>
        </w:r>
      </w:ins>
      <w:ins w:id="1554" w:author="Furl, Nicholas" w:date="2024-10-06T17:07:00Z" w16du:dateUtc="2024-10-06T16:07:00Z">
        <w:r w:rsidR="00A749CD" w:rsidRPr="00A749CD">
          <w:rPr>
            <w:rFonts w:ascii="Arial" w:eastAsia="Times New Roman" w:hAnsi="Arial" w:cs="Arial"/>
            <w:color w:val="000000" w:themeColor="text1"/>
            <w:lang w:eastAsia="en-GB"/>
          </w:rPr>
          <w:t xml:space="preserve"> to cling to the lure during these later cues</w:t>
        </w:r>
      </w:ins>
      <w:ins w:id="1555" w:author="Furl, Nicholas" w:date="2024-10-07T07:19:00Z" w16du:dateUtc="2024-10-07T06:19:00Z">
        <w:r w:rsidR="002264B3">
          <w:rPr>
            <w:rFonts w:ascii="Arial" w:eastAsia="Times New Roman" w:hAnsi="Arial" w:cs="Arial"/>
            <w:color w:val="000000" w:themeColor="text1"/>
            <w:lang w:eastAsia="en-GB"/>
          </w:rPr>
          <w:t xml:space="preserve">, compared to </w:t>
        </w:r>
      </w:ins>
      <w:ins w:id="1556" w:author="Furl, Nicholas" w:date="2024-10-06T17:07:00Z" w16du:dateUtc="2024-10-06T16:07:00Z">
        <w:r w:rsidR="00A749CD" w:rsidRPr="00A749CD">
          <w:rPr>
            <w:rFonts w:ascii="Arial" w:eastAsia="Times New Roman" w:hAnsi="Arial" w:cs="Arial"/>
            <w:color w:val="000000" w:themeColor="text1"/>
            <w:lang w:eastAsia="en-GB"/>
          </w:rPr>
          <w:t>less deluded individuals</w:t>
        </w:r>
      </w:ins>
      <w:ins w:id="1557" w:author="Furl, Nicholas" w:date="2024-10-06T17:09:00Z" w16du:dateUtc="2024-10-06T16:09:00Z">
        <w:r w:rsidR="00A749CD">
          <w:rPr>
            <w:rFonts w:ascii="Arial" w:eastAsia="Times New Roman" w:hAnsi="Arial" w:cs="Arial"/>
            <w:color w:val="000000" w:themeColor="text1"/>
            <w:lang w:eastAsia="en-GB"/>
          </w:rPr>
          <w:t>, a phenomenon known as BADE</w:t>
        </w:r>
      </w:ins>
      <w:ins w:id="1558" w:author="Furl, Nicholas" w:date="2024-10-06T17:07:00Z" w16du:dateUtc="2024-10-06T16:07:00Z">
        <w:r w:rsidR="00A749CD" w:rsidRPr="00A749CD">
          <w:rPr>
            <w:rFonts w:ascii="Arial" w:eastAsia="Times New Roman" w:hAnsi="Arial" w:cs="Arial"/>
            <w:color w:val="000000" w:themeColor="text1"/>
            <w:lang w:eastAsia="en-GB"/>
          </w:rPr>
          <w:t xml:space="preserve">. </w:t>
        </w:r>
      </w:ins>
      <w:ins w:id="1559" w:author="Furl, Nicholas" w:date="2024-10-06T17:11:00Z" w16du:dateUtc="2024-10-06T16:11:00Z">
        <w:r w:rsidR="00A749CD">
          <w:rPr>
            <w:rFonts w:ascii="Arial" w:eastAsia="Times New Roman" w:hAnsi="Arial" w:cs="Arial"/>
            <w:color w:val="000000" w:themeColor="text1"/>
            <w:lang w:eastAsia="en-GB"/>
          </w:rPr>
          <w:t xml:space="preserve">BADE is often assumed to embody the rigidity associated with delusions and insensitivity to new evidence evinced by the </w:t>
        </w:r>
        <w:proofErr w:type="gramStart"/>
        <w:r w:rsidR="00A749CD">
          <w:rPr>
            <w:rFonts w:ascii="Arial" w:eastAsia="Times New Roman" w:hAnsi="Arial" w:cs="Arial"/>
            <w:color w:val="000000" w:themeColor="text1"/>
            <w:lang w:eastAsia="en-GB"/>
          </w:rPr>
          <w:t>delusion-prone</w:t>
        </w:r>
        <w:proofErr w:type="gramEnd"/>
        <w:r w:rsidR="00A749CD">
          <w:rPr>
            <w:rFonts w:ascii="Arial" w:eastAsia="Times New Roman" w:hAnsi="Arial" w:cs="Arial"/>
            <w:color w:val="000000" w:themeColor="text1"/>
            <w:lang w:eastAsia="en-GB"/>
          </w:rPr>
          <w:t xml:space="preserve">. In contrast, </w:t>
        </w:r>
      </w:ins>
      <w:ins w:id="1560" w:author="Furl, Nicholas" w:date="2024-10-06T17:10:00Z" w16du:dateUtc="2024-10-06T16:10:00Z">
        <w:r w:rsidR="00A749CD">
          <w:rPr>
            <w:rFonts w:ascii="Arial" w:eastAsia="Times New Roman" w:hAnsi="Arial" w:cs="Arial"/>
            <w:color w:val="000000" w:themeColor="text1"/>
            <w:lang w:eastAsia="en-GB"/>
          </w:rPr>
          <w:t xml:space="preserve">“jumping to conclusions” on the beads task is often explained by recourse to </w:t>
        </w:r>
      </w:ins>
      <w:ins w:id="1561" w:author="Furl, Nicholas" w:date="2024-10-06T17:12:00Z" w16du:dateUtc="2024-10-06T16:12:00Z">
        <w:r w:rsidR="00A749CD">
          <w:rPr>
            <w:rFonts w:ascii="Arial" w:eastAsia="Times New Roman" w:hAnsi="Arial" w:cs="Arial"/>
            <w:color w:val="000000" w:themeColor="text1"/>
            <w:lang w:eastAsia="en-GB"/>
          </w:rPr>
          <w:t xml:space="preserve">the idea that the delusion prone </w:t>
        </w:r>
        <w:proofErr w:type="gramStart"/>
        <w:r w:rsidR="00A749CD">
          <w:rPr>
            <w:rFonts w:ascii="Arial" w:eastAsia="Times New Roman" w:hAnsi="Arial" w:cs="Arial"/>
            <w:color w:val="000000" w:themeColor="text1"/>
            <w:lang w:eastAsia="en-GB"/>
          </w:rPr>
          <w:t>adopt</w:t>
        </w:r>
        <w:proofErr w:type="gramEnd"/>
        <w:r w:rsidR="00A749CD">
          <w:rPr>
            <w:rFonts w:ascii="Arial" w:eastAsia="Times New Roman" w:hAnsi="Arial" w:cs="Arial"/>
            <w:color w:val="000000" w:themeColor="text1"/>
            <w:lang w:eastAsia="en-GB"/>
          </w:rPr>
          <w:t xml:space="preserve"> bizar</w:t>
        </w:r>
      </w:ins>
      <w:ins w:id="1562" w:author="Furl, Nicholas" w:date="2024-10-06T17:13:00Z" w16du:dateUtc="2024-10-06T16:13:00Z">
        <w:r w:rsidR="00A749CD">
          <w:rPr>
            <w:rFonts w:ascii="Arial" w:eastAsia="Times New Roman" w:hAnsi="Arial" w:cs="Arial"/>
            <w:color w:val="000000" w:themeColor="text1"/>
            <w:lang w:eastAsia="en-GB"/>
          </w:rPr>
          <w:t xml:space="preserve">re beliefs </w:t>
        </w:r>
      </w:ins>
      <w:ins w:id="1563" w:author="Furl, Nicholas" w:date="2024-10-07T07:20:00Z" w16du:dateUtc="2024-10-07T06:20:00Z">
        <w:r w:rsidR="00086C7B">
          <w:rPr>
            <w:rFonts w:ascii="Arial" w:eastAsia="Times New Roman" w:hAnsi="Arial" w:cs="Arial"/>
            <w:color w:val="000000" w:themeColor="text1"/>
            <w:lang w:eastAsia="en-GB"/>
          </w:rPr>
          <w:t xml:space="preserve">too easily </w:t>
        </w:r>
      </w:ins>
      <w:ins w:id="1564" w:author="Furl, Nicholas" w:date="2024-10-06T17:13:00Z" w16du:dateUtc="2024-10-06T16:13:00Z">
        <w:r w:rsidR="00A749CD">
          <w:rPr>
            <w:rFonts w:ascii="Arial" w:eastAsia="Times New Roman" w:hAnsi="Arial" w:cs="Arial"/>
            <w:color w:val="000000" w:themeColor="text1"/>
            <w:lang w:eastAsia="en-GB"/>
          </w:rPr>
          <w:t xml:space="preserve">due to </w:t>
        </w:r>
      </w:ins>
      <w:ins w:id="1565" w:author="Furl, Nicholas" w:date="2024-10-06T17:10:00Z" w16du:dateUtc="2024-10-06T16:10:00Z">
        <w:r w:rsidR="00A749CD">
          <w:rPr>
            <w:rFonts w:ascii="Arial" w:eastAsia="Times New Roman" w:hAnsi="Arial" w:cs="Arial"/>
            <w:color w:val="000000" w:themeColor="text1"/>
            <w:lang w:eastAsia="en-GB"/>
          </w:rPr>
          <w:t xml:space="preserve">oversensitivity to evidence (or oversensitivity to </w:t>
        </w:r>
        <w:r w:rsidR="00A749CD">
          <w:rPr>
            <w:rFonts w:ascii="Arial" w:eastAsia="Times New Roman" w:hAnsi="Arial" w:cs="Arial"/>
            <w:color w:val="000000" w:themeColor="text1"/>
            <w:lang w:eastAsia="en-GB"/>
          </w:rPr>
          <w:lastRenderedPageBreak/>
          <w:t>disconfirmatory evidence, in the case of the graded estimates version)</w:t>
        </w:r>
      </w:ins>
      <w:ins w:id="1566" w:author="Furl, Nicholas" w:date="2024-10-06T17:13:00Z" w16du:dateUtc="2024-10-06T16:13:00Z">
        <w:r w:rsidR="00A749CD">
          <w:rPr>
            <w:rFonts w:ascii="Arial" w:eastAsia="Times New Roman" w:hAnsi="Arial" w:cs="Arial"/>
            <w:color w:val="000000" w:themeColor="text1"/>
            <w:lang w:eastAsia="en-GB"/>
          </w:rPr>
          <w:t xml:space="preserve">. </w:t>
        </w:r>
      </w:ins>
      <w:ins w:id="1567" w:author="Furl, Nicholas" w:date="2024-10-07T07:25:00Z" w16du:dateUtc="2024-10-07T06:25:00Z">
        <w:r w:rsidR="00F17232">
          <w:rPr>
            <w:rFonts w:ascii="Arial" w:eastAsia="Times New Roman" w:hAnsi="Arial" w:cs="Arial"/>
            <w:color w:val="000000" w:themeColor="text1"/>
            <w:lang w:eastAsia="en-GB"/>
          </w:rPr>
          <w:t>F</w:t>
        </w:r>
      </w:ins>
      <w:ins w:id="1568" w:author="Furl, Nicholas" w:date="2024-10-07T07:24:00Z" w16du:dateUtc="2024-10-07T06:24:00Z">
        <w:r w:rsidR="00F17232">
          <w:rPr>
            <w:rFonts w:ascii="Arial" w:eastAsia="Times New Roman" w:hAnsi="Arial" w:cs="Arial"/>
            <w:color w:val="000000" w:themeColor="text1"/>
            <w:lang w:eastAsia="en-GB"/>
          </w:rPr>
          <w:t>ind</w:t>
        </w:r>
      </w:ins>
      <w:ins w:id="1569" w:author="Furl, Nicholas" w:date="2024-10-07T07:25:00Z" w16du:dateUtc="2024-10-07T06:25:00Z">
        <w:r w:rsidR="00F17232">
          <w:rPr>
            <w:rFonts w:ascii="Arial" w:eastAsia="Times New Roman" w:hAnsi="Arial" w:cs="Arial"/>
            <w:color w:val="000000" w:themeColor="text1"/>
            <w:lang w:eastAsia="en-GB"/>
          </w:rPr>
          <w:t>ings of both strategies are well-documented and t</w:t>
        </w:r>
      </w:ins>
      <w:ins w:id="1570" w:author="Furl, Nicholas" w:date="2024-10-06T17:13:00Z" w16du:dateUtc="2024-10-06T16:13:00Z">
        <w:r w:rsidR="008B5B28">
          <w:rPr>
            <w:rFonts w:ascii="Arial" w:eastAsia="Times New Roman" w:hAnsi="Arial" w:cs="Arial"/>
            <w:color w:val="000000" w:themeColor="text1"/>
            <w:lang w:eastAsia="en-GB"/>
          </w:rPr>
          <w:t>h</w:t>
        </w:r>
      </w:ins>
      <w:ins w:id="1571" w:author="Furl, Nicholas" w:date="2024-10-07T07:24:00Z" w16du:dateUtc="2024-10-07T06:24:00Z">
        <w:r w:rsidR="00F17232">
          <w:rPr>
            <w:rFonts w:ascii="Arial" w:eastAsia="Times New Roman" w:hAnsi="Arial" w:cs="Arial"/>
            <w:color w:val="000000" w:themeColor="text1"/>
            <w:lang w:eastAsia="en-GB"/>
          </w:rPr>
          <w:t>e</w:t>
        </w:r>
      </w:ins>
      <w:ins w:id="1572" w:author="Furl, Nicholas" w:date="2024-10-06T17:13:00Z" w16du:dateUtc="2024-10-06T16:13:00Z">
        <w:r w:rsidR="008B5B28">
          <w:rPr>
            <w:rFonts w:ascii="Arial" w:eastAsia="Times New Roman" w:hAnsi="Arial" w:cs="Arial"/>
            <w:color w:val="000000" w:themeColor="text1"/>
            <w:lang w:eastAsia="en-GB"/>
          </w:rPr>
          <w:t xml:space="preserve"> problem </w:t>
        </w:r>
      </w:ins>
      <w:ins w:id="1573" w:author="Furl, Nicholas" w:date="2024-10-07T07:24:00Z" w16du:dateUtc="2024-10-07T06:24:00Z">
        <w:r w:rsidR="00F17232">
          <w:rPr>
            <w:rFonts w:ascii="Arial" w:eastAsia="Times New Roman" w:hAnsi="Arial" w:cs="Arial"/>
            <w:color w:val="000000" w:themeColor="text1"/>
            <w:lang w:eastAsia="en-GB"/>
          </w:rPr>
          <w:t xml:space="preserve">of how to resolve </w:t>
        </w:r>
      </w:ins>
      <w:ins w:id="1574" w:author="Furl, Nicholas" w:date="2024-10-07T07:25:00Z" w16du:dateUtc="2024-10-07T06:25:00Z">
        <w:r w:rsidR="00F17232">
          <w:rPr>
            <w:rFonts w:ascii="Arial" w:eastAsia="Times New Roman" w:hAnsi="Arial" w:cs="Arial"/>
            <w:color w:val="000000" w:themeColor="text1"/>
            <w:lang w:eastAsia="en-GB"/>
          </w:rPr>
          <w:t>them</w:t>
        </w:r>
      </w:ins>
      <w:ins w:id="1575" w:author="Furl, Nicholas" w:date="2024-10-07T07:24:00Z" w16du:dateUtc="2024-10-07T06:24:00Z">
        <w:r w:rsidR="00F17232">
          <w:rPr>
            <w:rFonts w:ascii="Arial" w:eastAsia="Times New Roman" w:hAnsi="Arial" w:cs="Arial"/>
            <w:color w:val="000000" w:themeColor="text1"/>
            <w:lang w:eastAsia="en-GB"/>
          </w:rPr>
          <w:t xml:space="preserve"> </w:t>
        </w:r>
      </w:ins>
      <w:ins w:id="1576" w:author="Furl, Nicholas" w:date="2024-10-06T17:13:00Z" w16du:dateUtc="2024-10-06T16:13:00Z">
        <w:r w:rsidR="008B5B28">
          <w:rPr>
            <w:rFonts w:ascii="Arial" w:eastAsia="Times New Roman" w:hAnsi="Arial" w:cs="Arial"/>
            <w:color w:val="000000" w:themeColor="text1"/>
            <w:lang w:eastAsia="en-GB"/>
          </w:rPr>
          <w:t xml:space="preserve">remains </w:t>
        </w:r>
      </w:ins>
      <w:ins w:id="1577" w:author="Furl, Nicholas" w:date="2024-10-07T07:24:00Z" w16du:dateUtc="2024-10-07T06:24:00Z">
        <w:r w:rsidR="00F17232">
          <w:rPr>
            <w:rFonts w:ascii="Arial" w:eastAsia="Times New Roman" w:hAnsi="Arial" w:cs="Arial"/>
            <w:color w:val="000000" w:themeColor="text1"/>
            <w:lang w:eastAsia="en-GB"/>
          </w:rPr>
          <w:t>inconclusive</w:t>
        </w:r>
      </w:ins>
      <w:ins w:id="1578" w:author="Furl, Nicholas" w:date="2024-10-06T17:13:00Z" w16du:dateUtc="2024-10-06T16:13:00Z">
        <w:r w:rsidR="008B5B28">
          <w:rPr>
            <w:rFonts w:ascii="Arial" w:eastAsia="Times New Roman" w:hAnsi="Arial" w:cs="Arial"/>
            <w:color w:val="000000" w:themeColor="text1"/>
            <w:lang w:eastAsia="en-GB"/>
          </w:rPr>
          <w:t xml:space="preserve"> in </w:t>
        </w:r>
      </w:ins>
      <w:ins w:id="1579" w:author="Furl, Nicholas" w:date="2024-10-07T07:24:00Z" w16du:dateUtc="2024-10-07T06:24:00Z">
        <w:r w:rsidR="00F17232">
          <w:rPr>
            <w:rFonts w:ascii="Arial" w:eastAsia="Times New Roman" w:hAnsi="Arial" w:cs="Arial"/>
            <w:color w:val="000000" w:themeColor="text1"/>
            <w:lang w:eastAsia="en-GB"/>
          </w:rPr>
          <w:t>clinical research</w:t>
        </w:r>
      </w:ins>
      <w:ins w:id="1580" w:author="Furl, Nicholas" w:date="2024-10-06T17:13:00Z" w16du:dateUtc="2024-10-06T16:13:00Z">
        <w:r w:rsidR="008B5B28">
          <w:rPr>
            <w:rFonts w:ascii="Arial" w:eastAsia="Times New Roman" w:hAnsi="Arial" w:cs="Arial"/>
            <w:color w:val="000000" w:themeColor="text1"/>
            <w:lang w:eastAsia="en-GB"/>
          </w:rPr>
          <w:t xml:space="preserve"> </w:t>
        </w:r>
      </w:ins>
      <w:ins w:id="1581" w:author="Furl, Nicholas" w:date="2024-10-06T17:14:00Z" w16du:dateUtc="2024-10-06T16:14:00Z">
        <w:r w:rsidR="008B5B28">
          <w:rPr>
            <w:rFonts w:ascii="Arial" w:eastAsia="Times New Roman" w:hAnsi="Arial" w:cs="Arial"/>
            <w:color w:val="000000" w:themeColor="text1"/>
            <w:lang w:eastAsia="en-GB"/>
          </w:rPr>
          <w:t>(Furl et al., 2024)</w:t>
        </w:r>
      </w:ins>
      <w:ins w:id="1582" w:author="Furl, Nicholas" w:date="2024-10-06T17:16:00Z" w16du:dateUtc="2024-10-06T16:16:00Z">
        <w:r w:rsidR="008B5B28">
          <w:rPr>
            <w:rFonts w:ascii="Arial" w:eastAsia="Times New Roman" w:hAnsi="Arial" w:cs="Arial"/>
            <w:color w:val="000000" w:themeColor="text1"/>
            <w:lang w:eastAsia="en-GB"/>
          </w:rPr>
          <w:t xml:space="preserve">. </w:t>
        </w:r>
      </w:ins>
    </w:p>
    <w:p w14:paraId="4A914C6A" w14:textId="2E38D830" w:rsidR="002264B3" w:rsidRPr="00D61CE1" w:rsidDel="00D050AC" w:rsidRDefault="002264B3" w:rsidP="0031317B">
      <w:pPr>
        <w:spacing w:before="100" w:after="0" w:line="480" w:lineRule="auto"/>
        <w:ind w:firstLine="720"/>
        <w:rPr>
          <w:del w:id="1583" w:author="Furl, Nicholas" w:date="2024-10-07T07:31:00Z" w16du:dateUtc="2024-10-07T06:31:00Z"/>
          <w:rFonts w:ascii="Arial" w:eastAsia="Times New Roman" w:hAnsi="Arial" w:cs="Arial"/>
          <w:color w:val="000000" w:themeColor="text1"/>
          <w:lang w:eastAsia="en-GB"/>
        </w:rPr>
      </w:pPr>
    </w:p>
    <w:p w14:paraId="3A93706E" w14:textId="1F0C447A" w:rsidR="008B4C50" w:rsidDel="00B161C4" w:rsidRDefault="00DF4516" w:rsidP="00437213">
      <w:pPr>
        <w:spacing w:before="100" w:after="0" w:line="480" w:lineRule="auto"/>
        <w:ind w:firstLine="720"/>
        <w:rPr>
          <w:del w:id="1584" w:author="Furl, Nicholas" w:date="2024-10-07T08:24:00Z" w16du:dateUtc="2024-10-07T07:24:00Z"/>
          <w:rFonts w:ascii="Arial" w:eastAsia="Times New Roman" w:hAnsi="Arial" w:cs="Arial"/>
          <w:color w:val="000000" w:themeColor="text1"/>
          <w:lang w:eastAsia="en-GB"/>
        </w:rPr>
      </w:pPr>
      <w:moveFromRangeStart w:id="1585" w:author="Furl, Nicholas" w:date="2024-10-07T08:29:00Z" w:name="move179182160"/>
      <w:moveFrom w:id="1586" w:author="Furl, Nicholas" w:date="2024-10-07T08:29:00Z" w16du:dateUtc="2024-10-07T07:29:00Z">
        <w:r w:rsidDel="00B161C4">
          <w:rPr>
            <w:rFonts w:ascii="Arial" w:eastAsia="Times New Roman" w:hAnsi="Arial" w:cs="Arial"/>
            <w:color w:val="000000" w:themeColor="text1"/>
            <w:lang w:eastAsia="en-GB"/>
          </w:rPr>
          <w:t>The c</w:t>
        </w:r>
        <w:r w:rsidR="00044758" w:rsidRPr="00D61CE1" w:rsidDel="00B161C4">
          <w:rPr>
            <w:rFonts w:ascii="Arial" w:eastAsia="Times New Roman" w:hAnsi="Arial" w:cs="Arial"/>
            <w:color w:val="000000" w:themeColor="text1"/>
            <w:lang w:eastAsia="en-GB"/>
          </w:rPr>
          <w:t xml:space="preserve">lassic </w:t>
        </w:r>
        <w:r w:rsidDel="00B161C4">
          <w:rPr>
            <w:rFonts w:ascii="Arial" w:eastAsia="Times New Roman" w:hAnsi="Arial" w:cs="Arial"/>
            <w:color w:val="000000" w:themeColor="text1"/>
            <w:lang w:eastAsia="en-GB"/>
          </w:rPr>
          <w:t xml:space="preserve">beads task </w:t>
        </w:r>
        <w:r w:rsidR="002E6966" w:rsidRPr="002E6966" w:rsidDel="00B161C4">
          <w:rPr>
            <w:rFonts w:ascii="Arial" w:eastAsia="Times New Roman" w:hAnsi="Arial" w:cs="Arial"/>
            <w:color w:val="000000" w:themeColor="text1"/>
            <w:lang w:eastAsia="en-GB"/>
          </w:rPr>
          <w:t xml:space="preserve">and its associated </w:t>
        </w:r>
        <w:r w:rsidR="002E6966" w:rsidDel="00B161C4">
          <w:rPr>
            <w:rFonts w:ascii="Arial" w:eastAsia="Times New Roman" w:hAnsi="Arial" w:cs="Arial"/>
            <w:color w:val="000000" w:themeColor="text1"/>
            <w:lang w:eastAsia="en-GB"/>
          </w:rPr>
          <w:t xml:space="preserve">computational </w:t>
        </w:r>
        <w:r w:rsidR="002E6966" w:rsidRPr="002E6966" w:rsidDel="00B161C4">
          <w:rPr>
            <w:rFonts w:ascii="Arial" w:eastAsia="Times New Roman" w:hAnsi="Arial" w:cs="Arial"/>
            <w:color w:val="000000" w:themeColor="text1"/>
            <w:lang w:eastAsia="en-GB"/>
          </w:rPr>
          <w:t xml:space="preserve">modelling techniques </w:t>
        </w:r>
        <w:r w:rsidR="002E6966" w:rsidDel="00B161C4">
          <w:rPr>
            <w:rFonts w:ascii="Arial" w:eastAsia="Times New Roman" w:hAnsi="Arial" w:cs="Arial"/>
            <w:color w:val="000000" w:themeColor="text1"/>
            <w:lang w:eastAsia="en-GB"/>
          </w:rPr>
          <w:t>are</w:t>
        </w:r>
        <w:r w:rsidDel="00B161C4">
          <w:rPr>
            <w:rFonts w:ascii="Arial" w:eastAsia="Times New Roman" w:hAnsi="Arial" w:cs="Arial"/>
            <w:color w:val="000000" w:themeColor="text1"/>
            <w:lang w:eastAsia="en-GB"/>
          </w:rPr>
          <w:t xml:space="preserve"> a measurement standard for c</w:t>
        </w:r>
        <w:r w:rsidR="00044758" w:rsidRPr="00D61CE1" w:rsidDel="00B161C4">
          <w:rPr>
            <w:rFonts w:ascii="Arial" w:eastAsia="Times New Roman" w:hAnsi="Arial" w:cs="Arial"/>
            <w:color w:val="000000" w:themeColor="text1"/>
            <w:lang w:eastAsia="en-GB"/>
          </w:rPr>
          <w:t xml:space="preserve">linical and subclinical </w:t>
        </w:r>
        <w:r w:rsidDel="00B161C4">
          <w:rPr>
            <w:rFonts w:ascii="Arial" w:eastAsia="Times New Roman" w:hAnsi="Arial" w:cs="Arial"/>
            <w:color w:val="000000" w:themeColor="text1"/>
            <w:lang w:eastAsia="en-GB"/>
          </w:rPr>
          <w:t>beliefs</w:t>
        </w:r>
        <w:r w:rsidR="00044758" w:rsidRPr="00D61CE1" w:rsidDel="00B161C4">
          <w:rPr>
            <w:rFonts w:ascii="Arial" w:eastAsia="Times New Roman" w:hAnsi="Arial" w:cs="Arial"/>
            <w:color w:val="000000" w:themeColor="text1"/>
            <w:lang w:eastAsia="en-GB"/>
          </w:rPr>
          <w:t xml:space="preserve">. </w:t>
        </w:r>
        <w:r w:rsidR="002E6966" w:rsidDel="00B161C4">
          <w:rPr>
            <w:rFonts w:ascii="Arial" w:eastAsia="Times New Roman" w:hAnsi="Arial" w:cs="Arial"/>
            <w:color w:val="000000" w:themeColor="text1"/>
            <w:lang w:eastAsia="en-GB"/>
          </w:rPr>
          <w:t xml:space="preserve">However, the </w:t>
        </w:r>
        <w:r w:rsidR="002E6966" w:rsidRPr="00277588" w:rsidDel="00B161C4">
          <w:rPr>
            <w:rFonts w:ascii="Arial" w:eastAsia="Times New Roman" w:hAnsi="Arial" w:cs="Arial"/>
            <w:color w:val="000000" w:themeColor="text1"/>
            <w:lang w:eastAsia="en-GB"/>
          </w:rPr>
          <w:t xml:space="preserve">resemblance of this well-controlled task to real-world scenarios has </w:t>
        </w:r>
        <w:r w:rsidR="00154246" w:rsidRPr="00277588" w:rsidDel="00B161C4">
          <w:rPr>
            <w:rFonts w:ascii="Arial" w:eastAsia="Times New Roman" w:hAnsi="Arial" w:cs="Arial"/>
            <w:color w:val="000000" w:themeColor="text1"/>
            <w:lang w:eastAsia="en-GB"/>
          </w:rPr>
          <w:t>barely</w:t>
        </w:r>
        <w:r w:rsidR="002E6966" w:rsidRPr="00277588" w:rsidDel="00B161C4">
          <w:rPr>
            <w:rFonts w:ascii="Arial" w:eastAsia="Times New Roman" w:hAnsi="Arial" w:cs="Arial"/>
            <w:color w:val="000000" w:themeColor="text1"/>
            <w:lang w:eastAsia="en-GB"/>
          </w:rPr>
          <w:t xml:space="preserve"> been harnessed. </w:t>
        </w:r>
      </w:moveFrom>
      <w:moveFromRangeEnd w:id="1585"/>
      <w:ins w:id="1587" w:author="Furl, Nicholas" w:date="2024-10-07T08:29:00Z" w16du:dateUtc="2024-10-07T07:29:00Z">
        <w:r w:rsidR="00B161C4">
          <w:rPr>
            <w:rFonts w:ascii="Arial" w:hAnsi="Arial" w:cs="Arial"/>
          </w:rPr>
          <w:t>T</w:t>
        </w:r>
      </w:ins>
      <w:del w:id="1588" w:author="Furl, Nicholas" w:date="2024-10-07T08:29:00Z" w16du:dateUtc="2024-10-07T07:29:00Z">
        <w:r w:rsidR="002E6966" w:rsidRPr="00277588" w:rsidDel="00B161C4">
          <w:rPr>
            <w:rFonts w:ascii="Arial" w:eastAsia="Times New Roman" w:hAnsi="Arial" w:cs="Arial"/>
            <w:color w:val="000000" w:themeColor="text1"/>
            <w:lang w:eastAsia="en-GB"/>
          </w:rPr>
          <w:delText xml:space="preserve">Indeed, </w:delText>
        </w:r>
      </w:del>
      <w:del w:id="1589" w:author="Furl, Nicholas" w:date="2024-10-06T16:55:00Z" w16du:dateUtc="2024-10-06T15:55:00Z">
        <w:r w:rsidR="002E6966" w:rsidRPr="00277588" w:rsidDel="00B95A20">
          <w:rPr>
            <w:rFonts w:ascii="Arial" w:eastAsia="Times New Roman" w:hAnsi="Arial" w:cs="Arial"/>
            <w:color w:val="000000" w:themeColor="text1"/>
            <w:lang w:eastAsia="en-GB"/>
          </w:rPr>
          <w:delText>biases</w:delText>
        </w:r>
      </w:del>
      <w:ins w:id="1590" w:author="Furl, Nicholas" w:date="2024-10-07T07:41:00Z" w16du:dateUtc="2024-10-07T06:41:00Z">
        <w:r w:rsidR="00277588" w:rsidRPr="00277588">
          <w:rPr>
            <w:rFonts w:ascii="Arial" w:eastAsia="Times New Roman" w:hAnsi="Arial" w:cs="Arial"/>
            <w:color w:val="000000" w:themeColor="text1"/>
            <w:lang w:eastAsia="en-GB"/>
          </w:rPr>
          <w:t>he BADE also loosely resembles the types of primacy effects observed in forensic contexts, in which judgements are unduly influence</w:t>
        </w:r>
      </w:ins>
      <w:ins w:id="1591" w:author="Furl, Nicholas" w:date="2024-10-07T07:42:00Z" w16du:dateUtc="2024-10-07T06:42:00Z">
        <w:r w:rsidR="00277588">
          <w:rPr>
            <w:rFonts w:ascii="Arial" w:eastAsia="Times New Roman" w:hAnsi="Arial" w:cs="Arial"/>
            <w:color w:val="000000" w:themeColor="text1"/>
            <w:lang w:eastAsia="en-GB"/>
          </w:rPr>
          <w:t>d</w:t>
        </w:r>
      </w:ins>
      <w:ins w:id="1592" w:author="Furl, Nicholas" w:date="2024-10-07T07:41:00Z" w16du:dateUtc="2024-10-07T06:41:00Z">
        <w:r w:rsidR="00277588" w:rsidRPr="00277588">
          <w:rPr>
            <w:rFonts w:ascii="Arial" w:eastAsia="Times New Roman" w:hAnsi="Arial" w:cs="Arial"/>
            <w:color w:val="000000" w:themeColor="text1"/>
            <w:lang w:eastAsia="en-GB"/>
          </w:rPr>
          <w:t xml:space="preserve"> by the first evidence samples presented in a sequence (Dror &amp; Kukucka, 2021). </w:t>
        </w:r>
      </w:ins>
      <w:ins w:id="1593" w:author="Furl, Nicholas" w:date="2024-10-07T08:29:00Z" w16du:dateUtc="2024-10-07T07:29:00Z">
        <w:r w:rsidR="00B161C4">
          <w:rPr>
            <w:rFonts w:ascii="Arial" w:eastAsia="Times New Roman" w:hAnsi="Arial" w:cs="Arial"/>
            <w:color w:val="000000" w:themeColor="text1"/>
            <w:lang w:eastAsia="en-GB"/>
          </w:rPr>
          <w:t>W</w:t>
        </w:r>
      </w:ins>
      <w:ins w:id="1594" w:author="Furl, Nicholas" w:date="2024-10-07T07:41:00Z" w16du:dateUtc="2024-10-07T06:41:00Z">
        <w:r w:rsidR="00277588" w:rsidRPr="00277588">
          <w:rPr>
            <w:rFonts w:ascii="Arial" w:eastAsia="Times New Roman" w:hAnsi="Arial" w:cs="Arial"/>
            <w:color w:val="000000" w:themeColor="text1"/>
            <w:lang w:eastAsia="en-GB"/>
          </w:rPr>
          <w:t>e explicitly model</w:t>
        </w:r>
      </w:ins>
      <w:ins w:id="1595" w:author="Furl, Nicholas" w:date="2024-10-07T08:30:00Z" w16du:dateUtc="2024-10-07T07:30:00Z">
        <w:r w:rsidR="00B161C4">
          <w:rPr>
            <w:rFonts w:ascii="Arial" w:eastAsia="Times New Roman" w:hAnsi="Arial" w:cs="Arial"/>
            <w:color w:val="000000" w:themeColor="text1"/>
            <w:lang w:eastAsia="en-GB"/>
          </w:rPr>
          <w:t>led</w:t>
        </w:r>
      </w:ins>
      <w:ins w:id="1596" w:author="Furl, Nicholas" w:date="2024-10-07T07:41:00Z" w16du:dateUtc="2024-10-07T06:41:00Z">
        <w:r w:rsidR="00277588" w:rsidRPr="00277588">
          <w:rPr>
            <w:rFonts w:ascii="Arial" w:eastAsia="Times New Roman" w:hAnsi="Arial" w:cs="Arial"/>
            <w:color w:val="000000" w:themeColor="text1"/>
            <w:lang w:eastAsia="en-GB"/>
          </w:rPr>
          <w:t xml:space="preserve"> participants’ probability judgements using our primacy model, in which guilt judgements depend mainly on early sample samples, only yet the delta heuristic was found to better fit participants in our study, using the graded estimates beads task. </w:t>
        </w:r>
      </w:ins>
      <w:ins w:id="1597" w:author="Furl, Nicholas" w:date="2024-10-07T07:42:00Z" w16du:dateUtc="2024-10-07T06:42:00Z">
        <w:r w:rsidR="001D5910">
          <w:rPr>
            <w:rFonts w:ascii="Arial" w:eastAsia="Times New Roman" w:hAnsi="Arial" w:cs="Arial"/>
            <w:color w:val="000000" w:themeColor="text1"/>
            <w:lang w:eastAsia="en-GB"/>
          </w:rPr>
          <w:t>Under t</w:t>
        </w:r>
      </w:ins>
      <w:ins w:id="1598" w:author="Furl, Nicholas" w:date="2024-10-07T07:41:00Z" w16du:dateUtc="2024-10-07T06:41:00Z">
        <w:r w:rsidR="00277588" w:rsidRPr="00277588">
          <w:rPr>
            <w:rFonts w:ascii="Arial" w:eastAsia="Times New Roman" w:hAnsi="Arial" w:cs="Arial"/>
            <w:color w:val="000000" w:themeColor="text1"/>
            <w:lang w:eastAsia="en-GB"/>
          </w:rPr>
          <w:t>he delta heuristic</w:t>
        </w:r>
      </w:ins>
      <w:ins w:id="1599" w:author="Furl, Nicholas" w:date="2024-10-07T07:42:00Z" w16du:dateUtc="2024-10-07T06:42:00Z">
        <w:r w:rsidR="001D5910">
          <w:rPr>
            <w:rFonts w:ascii="Arial" w:eastAsia="Times New Roman" w:hAnsi="Arial" w:cs="Arial"/>
            <w:color w:val="000000" w:themeColor="text1"/>
            <w:lang w:eastAsia="en-GB"/>
          </w:rPr>
          <w:t xml:space="preserve">, larger </w:t>
        </w:r>
      </w:ins>
      <w:ins w:id="1600" w:author="Furl, Nicholas" w:date="2024-10-07T07:44:00Z" w16du:dateUtc="2024-10-07T06:44:00Z">
        <w:r w:rsidR="001D5910">
          <w:rPr>
            <w:rFonts w:ascii="Arial" w:eastAsia="Times New Roman" w:hAnsi="Arial" w:cs="Arial"/>
            <w:color w:val="000000" w:themeColor="text1"/>
            <w:lang w:eastAsia="en-GB"/>
          </w:rPr>
          <w:t xml:space="preserve">belief </w:t>
        </w:r>
      </w:ins>
      <w:ins w:id="1601" w:author="Furl, Nicholas" w:date="2024-10-07T07:42:00Z" w16du:dateUtc="2024-10-07T06:42:00Z">
        <w:r w:rsidR="001D5910">
          <w:rPr>
            <w:rFonts w:ascii="Arial" w:eastAsia="Times New Roman" w:hAnsi="Arial" w:cs="Arial"/>
            <w:color w:val="000000" w:themeColor="text1"/>
            <w:lang w:eastAsia="en-GB"/>
          </w:rPr>
          <w:t xml:space="preserve">adjustments </w:t>
        </w:r>
      </w:ins>
      <w:ins w:id="1602" w:author="Furl, Nicholas" w:date="2024-10-07T07:43:00Z" w16du:dateUtc="2024-10-07T06:43:00Z">
        <w:r w:rsidR="001D5910">
          <w:rPr>
            <w:rFonts w:ascii="Arial" w:eastAsia="Times New Roman" w:hAnsi="Arial" w:cs="Arial"/>
            <w:color w:val="000000" w:themeColor="text1"/>
            <w:lang w:eastAsia="en-GB"/>
          </w:rPr>
          <w:t xml:space="preserve">would </w:t>
        </w:r>
      </w:ins>
      <w:ins w:id="1603" w:author="Furl, Nicholas" w:date="2024-10-07T07:42:00Z" w16du:dateUtc="2024-10-07T06:42:00Z">
        <w:r w:rsidR="001D5910">
          <w:rPr>
            <w:rFonts w:ascii="Arial" w:eastAsia="Times New Roman" w:hAnsi="Arial" w:cs="Arial"/>
            <w:color w:val="000000" w:themeColor="text1"/>
            <w:lang w:eastAsia="en-GB"/>
          </w:rPr>
          <w:t>occur when prediction error is la</w:t>
        </w:r>
      </w:ins>
      <w:ins w:id="1604" w:author="Furl, Nicholas" w:date="2024-10-07T07:43:00Z" w16du:dateUtc="2024-10-07T06:43:00Z">
        <w:r w:rsidR="001D5910">
          <w:rPr>
            <w:rFonts w:ascii="Arial" w:eastAsia="Times New Roman" w:hAnsi="Arial" w:cs="Arial"/>
            <w:color w:val="000000" w:themeColor="text1"/>
            <w:lang w:eastAsia="en-GB"/>
          </w:rPr>
          <w:t xml:space="preserve">rgest. </w:t>
        </w:r>
      </w:ins>
      <w:ins w:id="1605" w:author="Furl, Nicholas" w:date="2024-10-07T07:44:00Z" w16du:dateUtc="2024-10-07T06:44:00Z">
        <w:r w:rsidR="001D5910">
          <w:rPr>
            <w:rFonts w:ascii="Arial" w:eastAsia="Times New Roman" w:hAnsi="Arial" w:cs="Arial"/>
            <w:color w:val="000000" w:themeColor="text1"/>
            <w:lang w:eastAsia="en-GB"/>
          </w:rPr>
          <w:t>This makes the delta heuristic quite flexible: Large belief</w:t>
        </w:r>
      </w:ins>
      <w:ins w:id="1606" w:author="Furl, Nicholas" w:date="2024-10-07T07:45:00Z" w16du:dateUtc="2024-10-07T06:45:00Z">
        <w:r w:rsidR="001D5910">
          <w:rPr>
            <w:rFonts w:ascii="Arial" w:eastAsia="Times New Roman" w:hAnsi="Arial" w:cs="Arial"/>
            <w:color w:val="000000" w:themeColor="text1"/>
            <w:lang w:eastAsia="en-GB"/>
          </w:rPr>
          <w:t xml:space="preserve"> </w:t>
        </w:r>
      </w:ins>
      <w:ins w:id="1607" w:author="Furl, Nicholas" w:date="2024-10-07T07:44:00Z" w16du:dateUtc="2024-10-07T06:44:00Z">
        <w:r w:rsidR="001D5910">
          <w:rPr>
            <w:rFonts w:ascii="Arial" w:eastAsia="Times New Roman" w:hAnsi="Arial" w:cs="Arial"/>
            <w:color w:val="000000" w:themeColor="text1"/>
            <w:lang w:eastAsia="en-GB"/>
          </w:rPr>
          <w:t>adjustment c</w:t>
        </w:r>
      </w:ins>
      <w:ins w:id="1608" w:author="Furl, Nicholas" w:date="2024-10-07T07:43:00Z" w16du:dateUtc="2024-10-07T06:43:00Z">
        <w:r w:rsidR="001D5910">
          <w:rPr>
            <w:rFonts w:ascii="Arial" w:eastAsia="Times New Roman" w:hAnsi="Arial" w:cs="Arial"/>
            <w:color w:val="000000" w:themeColor="text1"/>
            <w:lang w:eastAsia="en-GB"/>
          </w:rPr>
          <w:t xml:space="preserve">ould occur early in sequences </w:t>
        </w:r>
      </w:ins>
      <w:ins w:id="1609" w:author="Furl, Nicholas" w:date="2024-10-07T07:44:00Z" w16du:dateUtc="2024-10-07T06:44:00Z">
        <w:r w:rsidR="001D5910">
          <w:rPr>
            <w:rFonts w:ascii="Arial" w:eastAsia="Times New Roman" w:hAnsi="Arial" w:cs="Arial"/>
            <w:color w:val="000000" w:themeColor="text1"/>
            <w:lang w:eastAsia="en-GB"/>
          </w:rPr>
          <w:t>insofar as</w:t>
        </w:r>
      </w:ins>
      <w:ins w:id="1610" w:author="Furl, Nicholas" w:date="2024-10-07T07:43:00Z" w16du:dateUtc="2024-10-07T06:43:00Z">
        <w:r w:rsidR="001D5910">
          <w:rPr>
            <w:rFonts w:ascii="Arial" w:eastAsia="Times New Roman" w:hAnsi="Arial" w:cs="Arial"/>
            <w:color w:val="000000" w:themeColor="text1"/>
            <w:lang w:eastAsia="en-GB"/>
          </w:rPr>
          <w:t xml:space="preserve"> those evidence samples </w:t>
        </w:r>
      </w:ins>
      <w:ins w:id="1611" w:author="Furl, Nicholas" w:date="2024-10-07T07:47:00Z" w16du:dateUtc="2024-10-07T06:47:00Z">
        <w:r w:rsidR="003E47E5">
          <w:rPr>
            <w:rFonts w:ascii="Arial" w:eastAsia="Times New Roman" w:hAnsi="Arial" w:cs="Arial"/>
            <w:color w:val="000000" w:themeColor="text1"/>
            <w:lang w:eastAsia="en-GB"/>
          </w:rPr>
          <w:t>are not predictable from</w:t>
        </w:r>
      </w:ins>
      <w:ins w:id="1612" w:author="Furl, Nicholas" w:date="2024-10-07T07:43:00Z" w16du:dateUtc="2024-10-07T06:43:00Z">
        <w:r w:rsidR="001D5910">
          <w:rPr>
            <w:rFonts w:ascii="Arial" w:eastAsia="Times New Roman" w:hAnsi="Arial" w:cs="Arial"/>
            <w:color w:val="000000" w:themeColor="text1"/>
            <w:lang w:eastAsia="en-GB"/>
          </w:rPr>
          <w:t xml:space="preserve"> participants’ prior beliefs</w:t>
        </w:r>
      </w:ins>
      <w:ins w:id="1613" w:author="Furl, Nicholas" w:date="2024-10-07T08:15:00Z" w16du:dateUtc="2024-10-07T07:15:00Z">
        <w:r w:rsidR="00663C43">
          <w:rPr>
            <w:rFonts w:ascii="Arial" w:eastAsia="Times New Roman" w:hAnsi="Arial" w:cs="Arial"/>
            <w:color w:val="000000" w:themeColor="text1"/>
            <w:lang w:eastAsia="en-GB"/>
          </w:rPr>
          <w:t xml:space="preserve">. And </w:t>
        </w:r>
      </w:ins>
      <w:ins w:id="1614" w:author="Furl, Nicholas" w:date="2024-10-07T07:47:00Z" w16du:dateUtc="2024-10-07T06:47:00Z">
        <w:r w:rsidR="003E47E5">
          <w:rPr>
            <w:rFonts w:ascii="Arial" w:eastAsia="Times New Roman" w:hAnsi="Arial" w:cs="Arial"/>
            <w:color w:val="000000" w:themeColor="text1"/>
            <w:lang w:eastAsia="en-GB"/>
          </w:rPr>
          <w:t>relatively large belief adjustment</w:t>
        </w:r>
      </w:ins>
      <w:ins w:id="1615" w:author="Furl, Nicholas" w:date="2024-10-07T07:44:00Z" w16du:dateUtc="2024-10-07T06:44:00Z">
        <w:r w:rsidR="001D5910">
          <w:rPr>
            <w:rFonts w:ascii="Arial" w:eastAsia="Times New Roman" w:hAnsi="Arial" w:cs="Arial"/>
            <w:color w:val="000000" w:themeColor="text1"/>
            <w:lang w:eastAsia="en-GB"/>
          </w:rPr>
          <w:t xml:space="preserve"> could occur </w:t>
        </w:r>
      </w:ins>
      <w:ins w:id="1616" w:author="Furl, Nicholas" w:date="2024-10-07T07:43:00Z" w16du:dateUtc="2024-10-07T06:43:00Z">
        <w:r w:rsidR="001D5910">
          <w:rPr>
            <w:rFonts w:ascii="Arial" w:eastAsia="Times New Roman" w:hAnsi="Arial" w:cs="Arial"/>
            <w:color w:val="000000" w:themeColor="text1"/>
            <w:lang w:eastAsia="en-GB"/>
          </w:rPr>
          <w:t xml:space="preserve">later in sequences </w:t>
        </w:r>
      </w:ins>
      <w:ins w:id="1617" w:author="Furl, Nicholas" w:date="2024-10-07T07:47:00Z" w16du:dateUtc="2024-10-07T06:47:00Z">
        <w:r w:rsidR="003E47E5">
          <w:rPr>
            <w:rFonts w:ascii="Arial" w:eastAsia="Times New Roman" w:hAnsi="Arial" w:cs="Arial"/>
            <w:color w:val="000000" w:themeColor="text1"/>
            <w:lang w:eastAsia="en-GB"/>
          </w:rPr>
          <w:t>whenever</w:t>
        </w:r>
      </w:ins>
      <w:ins w:id="1618" w:author="Furl, Nicholas" w:date="2024-10-07T07:43:00Z" w16du:dateUtc="2024-10-07T06:43:00Z">
        <w:r w:rsidR="001D5910">
          <w:rPr>
            <w:rFonts w:ascii="Arial" w:eastAsia="Times New Roman" w:hAnsi="Arial" w:cs="Arial"/>
            <w:color w:val="000000" w:themeColor="text1"/>
            <w:lang w:eastAsia="en-GB"/>
          </w:rPr>
          <w:t xml:space="preserve"> evidence is disconfirmatory. </w:t>
        </w:r>
      </w:ins>
      <w:ins w:id="1619" w:author="Furl, Nicholas" w:date="2024-10-07T07:45:00Z" w16du:dateUtc="2024-10-07T06:45:00Z">
        <w:r w:rsidR="00B01325">
          <w:rPr>
            <w:rFonts w:ascii="Arial" w:eastAsia="Times New Roman" w:hAnsi="Arial" w:cs="Arial"/>
            <w:color w:val="000000" w:themeColor="text1"/>
            <w:lang w:eastAsia="en-GB"/>
          </w:rPr>
          <w:t>This type of prediction error learning is also biologically plausible, with a venerable association with dopaminergic reward learning (See Furl et al., 2024</w:t>
        </w:r>
      </w:ins>
      <w:ins w:id="1620" w:author="Furl, Nicholas" w:date="2024-10-07T07:46:00Z" w16du:dateUtc="2024-10-07T06:46:00Z">
        <w:r w:rsidR="00B01325">
          <w:rPr>
            <w:rFonts w:ascii="Arial" w:eastAsia="Times New Roman" w:hAnsi="Arial" w:cs="Arial"/>
            <w:color w:val="000000" w:themeColor="text1"/>
            <w:lang w:eastAsia="en-GB"/>
          </w:rPr>
          <w:t xml:space="preserve"> for a review in the context of jumping to conclusions and psychosis). </w:t>
        </w:r>
      </w:ins>
      <w:del w:id="1621" w:author="Furl, Nicholas" w:date="2024-10-06T16:55:00Z" w16du:dateUtc="2024-10-06T15:55:00Z">
        <w:r w:rsidR="002E6966" w:rsidDel="00B95A20">
          <w:rPr>
            <w:rFonts w:ascii="Arial" w:eastAsia="Times New Roman" w:hAnsi="Arial" w:cs="Arial"/>
            <w:color w:val="000000" w:themeColor="text1"/>
            <w:lang w:eastAsia="en-GB"/>
          </w:rPr>
          <w:delText xml:space="preserve"> from the literature, such as </w:delText>
        </w:r>
        <w:r w:rsidR="0006034D" w:rsidRPr="00D61CE1" w:rsidDel="00B95A20">
          <w:rPr>
            <w:rFonts w:ascii="Arial" w:eastAsia="Times New Roman" w:hAnsi="Arial" w:cs="Arial"/>
            <w:color w:val="000000" w:themeColor="text1"/>
            <w:lang w:eastAsia="en-GB"/>
          </w:rPr>
          <w:delText xml:space="preserve">disconfirmatory </w:delText>
        </w:r>
        <w:r w:rsidR="002E6966" w:rsidDel="00B95A20">
          <w:rPr>
            <w:rFonts w:ascii="Arial" w:eastAsia="Times New Roman" w:hAnsi="Arial" w:cs="Arial"/>
            <w:color w:val="000000" w:themeColor="text1"/>
            <w:lang w:eastAsia="en-GB"/>
          </w:rPr>
          <w:delText xml:space="preserve">evidence bias, </w:delText>
        </w:r>
      </w:del>
      <w:del w:id="1622" w:author="Furl, Nicholas" w:date="2024-10-07T07:41:00Z" w16du:dateUtc="2024-10-07T06:41:00Z">
        <w:r w:rsidR="002E6966" w:rsidDel="00277588">
          <w:rPr>
            <w:rFonts w:ascii="Arial" w:eastAsia="Times New Roman" w:hAnsi="Arial" w:cs="Arial"/>
            <w:color w:val="000000" w:themeColor="text1"/>
            <w:lang w:eastAsia="en-GB"/>
          </w:rPr>
          <w:delText xml:space="preserve">could manifest in real world decisions </w:delText>
        </w:r>
      </w:del>
      <w:del w:id="1623" w:author="Furl, Nicholas" w:date="2024-10-06T16:55:00Z" w16du:dateUtc="2024-10-06T15:55:00Z">
        <w:r w:rsidR="002E6966" w:rsidDel="00B95A20">
          <w:rPr>
            <w:rFonts w:ascii="Arial" w:eastAsia="Times New Roman" w:hAnsi="Arial" w:cs="Arial"/>
            <w:color w:val="000000" w:themeColor="text1"/>
            <w:lang w:eastAsia="en-GB"/>
          </w:rPr>
          <w:delText xml:space="preserve">of </w:delText>
        </w:r>
      </w:del>
      <w:del w:id="1624" w:author="Furl, Nicholas" w:date="2024-10-07T07:41:00Z" w16du:dateUtc="2024-10-07T06:41:00Z">
        <w:r w:rsidR="002E6966" w:rsidDel="00277588">
          <w:rPr>
            <w:rFonts w:ascii="Arial" w:eastAsia="Times New Roman" w:hAnsi="Arial" w:cs="Arial"/>
            <w:color w:val="000000" w:themeColor="text1"/>
            <w:lang w:eastAsia="en-GB"/>
          </w:rPr>
          <w:delText xml:space="preserve">members of the general population. </w:delText>
        </w:r>
      </w:del>
      <w:del w:id="1625" w:author="Furl, Nicholas" w:date="2024-10-06T16:55:00Z" w16du:dateUtc="2024-10-06T15:55:00Z">
        <w:r w:rsidR="002E6966" w:rsidDel="00B95A20">
          <w:rPr>
            <w:rFonts w:ascii="Arial" w:eastAsia="Times New Roman" w:hAnsi="Arial" w:cs="Arial"/>
            <w:color w:val="000000" w:themeColor="text1"/>
            <w:lang w:eastAsia="en-GB"/>
          </w:rPr>
          <w:delText>Moreover, new biases, such as effects of prejudice in criminal justice settings await discovery using these methods.</w:delText>
        </w:r>
      </w:del>
    </w:p>
    <w:p w14:paraId="0125A642" w14:textId="77777777" w:rsidR="00B161C4" w:rsidRPr="00D61CE1" w:rsidRDefault="00B161C4" w:rsidP="002E6966">
      <w:pPr>
        <w:spacing w:before="100" w:after="0" w:line="480" w:lineRule="auto"/>
        <w:ind w:firstLine="720"/>
        <w:rPr>
          <w:ins w:id="1626" w:author="Furl, Nicholas" w:date="2024-10-07T08:26:00Z" w16du:dateUtc="2024-10-07T07:26:00Z"/>
          <w:rFonts w:ascii="Arial" w:eastAsia="Times New Roman" w:hAnsi="Arial" w:cs="Arial"/>
          <w:color w:val="000000" w:themeColor="text1"/>
          <w:lang w:eastAsia="en-GB"/>
        </w:rPr>
      </w:pPr>
    </w:p>
    <w:p w14:paraId="5DDDE5B8" w14:textId="65CA2AFF" w:rsidR="00B161C4" w:rsidRPr="00D61CE1" w:rsidRDefault="00663C43" w:rsidP="00CB0B04">
      <w:pPr>
        <w:spacing w:before="100" w:after="0" w:line="480" w:lineRule="auto"/>
        <w:ind w:firstLine="720"/>
        <w:rPr>
          <w:rFonts w:ascii="Arial" w:eastAsia="Times New Roman" w:hAnsi="Arial" w:cs="Arial"/>
          <w:color w:val="000000" w:themeColor="text1"/>
          <w:lang w:eastAsia="en-GB"/>
        </w:rPr>
        <w:pPrChange w:id="1627" w:author="Furl, Nicholas" w:date="2024-10-07T08:31:00Z" w16du:dateUtc="2024-10-07T07:31:00Z">
          <w:pPr>
            <w:spacing w:before="100" w:after="0" w:line="480" w:lineRule="auto"/>
          </w:pPr>
        </w:pPrChange>
      </w:pPr>
      <w:ins w:id="1628" w:author="Furl, Nicholas" w:date="2024-10-07T08:16:00Z" w16du:dateUtc="2024-10-07T07:16:00Z">
        <w:r>
          <w:rPr>
            <w:rFonts w:ascii="Arial" w:eastAsia="Times New Roman" w:hAnsi="Arial" w:cs="Arial"/>
            <w:color w:val="000000" w:themeColor="text1"/>
            <w:lang w:eastAsia="en-GB"/>
          </w:rPr>
          <w:t xml:space="preserve">The potentially context-dependent nature of sensitivity to evidence makes it </w:t>
        </w:r>
        <w:proofErr w:type="gramStart"/>
        <w:r>
          <w:rPr>
            <w:rFonts w:ascii="Arial" w:eastAsia="Times New Roman" w:hAnsi="Arial" w:cs="Arial"/>
            <w:color w:val="000000" w:themeColor="text1"/>
            <w:lang w:eastAsia="en-GB"/>
          </w:rPr>
          <w:t>all the more</w:t>
        </w:r>
        <w:proofErr w:type="gramEnd"/>
        <w:r>
          <w:rPr>
            <w:rFonts w:ascii="Arial" w:eastAsia="Times New Roman" w:hAnsi="Arial" w:cs="Arial"/>
            <w:color w:val="000000" w:themeColor="text1"/>
            <w:lang w:eastAsia="en-GB"/>
          </w:rPr>
          <w:t xml:space="preserve"> urgent to better understand </w:t>
        </w:r>
      </w:ins>
      <w:ins w:id="1629" w:author="Furl, Nicholas" w:date="2024-10-07T08:17:00Z" w16du:dateUtc="2024-10-07T07:17:00Z">
        <w:r w:rsidR="007B3A33">
          <w:rPr>
            <w:rFonts w:ascii="Arial" w:eastAsia="Times New Roman" w:hAnsi="Arial" w:cs="Arial"/>
            <w:color w:val="000000" w:themeColor="text1"/>
            <w:lang w:eastAsia="en-GB"/>
          </w:rPr>
          <w:t xml:space="preserve">the statistical nature of evidence sequences in </w:t>
        </w:r>
      </w:ins>
      <w:ins w:id="1630" w:author="Furl, Nicholas" w:date="2024-10-07T08:16:00Z" w16du:dateUtc="2024-10-07T07:16:00Z">
        <w:r>
          <w:rPr>
            <w:rFonts w:ascii="Arial" w:eastAsia="Times New Roman" w:hAnsi="Arial" w:cs="Arial"/>
            <w:color w:val="000000" w:themeColor="text1"/>
            <w:lang w:eastAsia="en-GB"/>
          </w:rPr>
          <w:t>real-world forensic contexts</w:t>
        </w:r>
      </w:ins>
      <w:ins w:id="1631" w:author="Furl, Nicholas" w:date="2024-10-07T08:17:00Z" w16du:dateUtc="2024-10-07T07:17:00Z">
        <w:r>
          <w:rPr>
            <w:rFonts w:ascii="Arial" w:eastAsia="Times New Roman" w:hAnsi="Arial" w:cs="Arial"/>
            <w:color w:val="000000" w:themeColor="text1"/>
            <w:lang w:eastAsia="en-GB"/>
          </w:rPr>
          <w:t>.</w:t>
        </w:r>
      </w:ins>
      <w:ins w:id="1632" w:author="Furl, Nicholas" w:date="2024-10-07T08:30:00Z" w16du:dateUtc="2024-10-07T07:30:00Z">
        <w:r w:rsidR="00CB0B04">
          <w:rPr>
            <w:rFonts w:ascii="Arial" w:eastAsia="Times New Roman" w:hAnsi="Arial" w:cs="Arial"/>
            <w:color w:val="000000" w:themeColor="text1"/>
            <w:lang w:eastAsia="en-GB"/>
          </w:rPr>
          <w:t xml:space="preserve"> To what extent does the use of</w:t>
        </w:r>
      </w:ins>
      <w:ins w:id="1633" w:author="Furl, Nicholas" w:date="2024-10-07T08:31:00Z" w16du:dateUtc="2024-10-07T07:31:00Z">
        <w:r w:rsidR="00CB0B04">
          <w:rPr>
            <w:rFonts w:ascii="Arial" w:eastAsia="Times New Roman" w:hAnsi="Arial" w:cs="Arial"/>
            <w:color w:val="000000" w:themeColor="text1"/>
            <w:lang w:eastAsia="en-GB"/>
          </w:rPr>
          <w:t xml:space="preserve"> heuristics </w:t>
        </w:r>
        <w:proofErr w:type="gramStart"/>
        <w:r w:rsidR="00CB0B04">
          <w:rPr>
            <w:rFonts w:ascii="Arial" w:eastAsia="Times New Roman" w:hAnsi="Arial" w:cs="Arial"/>
            <w:color w:val="000000" w:themeColor="text1"/>
            <w:lang w:eastAsia="en-GB"/>
          </w:rPr>
          <w:t>leads</w:t>
        </w:r>
        <w:proofErr w:type="gramEnd"/>
        <w:r w:rsidR="00CB0B04">
          <w:rPr>
            <w:rFonts w:ascii="Arial" w:eastAsia="Times New Roman" w:hAnsi="Arial" w:cs="Arial"/>
            <w:color w:val="000000" w:themeColor="text1"/>
            <w:lang w:eastAsia="en-GB"/>
          </w:rPr>
          <w:t xml:space="preserve"> to accurate performance in such settings? Is it always adaptive or can it lead to systematic errors? </w:t>
        </w:r>
      </w:ins>
      <w:moveToRangeStart w:id="1634" w:author="Furl, Nicholas" w:date="2024-10-07T08:29:00Z" w:name="move179182160"/>
      <w:moveTo w:id="1635" w:author="Furl, Nicholas" w:date="2024-10-07T08:29:00Z" w16du:dateUtc="2024-10-07T07:29:00Z">
        <w:r w:rsidR="00B161C4">
          <w:rPr>
            <w:rFonts w:ascii="Arial" w:eastAsia="Times New Roman" w:hAnsi="Arial" w:cs="Arial"/>
            <w:color w:val="000000" w:themeColor="text1"/>
            <w:lang w:eastAsia="en-GB"/>
          </w:rPr>
          <w:t>The c</w:t>
        </w:r>
        <w:r w:rsidR="00B161C4" w:rsidRPr="00D61CE1">
          <w:rPr>
            <w:rFonts w:ascii="Arial" w:eastAsia="Times New Roman" w:hAnsi="Arial" w:cs="Arial"/>
            <w:color w:val="000000" w:themeColor="text1"/>
            <w:lang w:eastAsia="en-GB"/>
          </w:rPr>
          <w:t xml:space="preserve">lassic </w:t>
        </w:r>
        <w:r w:rsidR="00B161C4">
          <w:rPr>
            <w:rFonts w:ascii="Arial" w:eastAsia="Times New Roman" w:hAnsi="Arial" w:cs="Arial"/>
            <w:color w:val="000000" w:themeColor="text1"/>
            <w:lang w:eastAsia="en-GB"/>
          </w:rPr>
          <w:t xml:space="preserve">beads task </w:t>
        </w:r>
        <w:r w:rsidR="00B161C4" w:rsidRPr="002E6966">
          <w:rPr>
            <w:rFonts w:ascii="Arial" w:eastAsia="Times New Roman" w:hAnsi="Arial" w:cs="Arial"/>
            <w:color w:val="000000" w:themeColor="text1"/>
            <w:lang w:eastAsia="en-GB"/>
          </w:rPr>
          <w:t xml:space="preserve">and its associated </w:t>
        </w:r>
        <w:r w:rsidR="00B161C4">
          <w:rPr>
            <w:rFonts w:ascii="Arial" w:eastAsia="Times New Roman" w:hAnsi="Arial" w:cs="Arial"/>
            <w:color w:val="000000" w:themeColor="text1"/>
            <w:lang w:eastAsia="en-GB"/>
          </w:rPr>
          <w:t xml:space="preserve">computational </w:t>
        </w:r>
        <w:r w:rsidR="00B161C4" w:rsidRPr="002E6966">
          <w:rPr>
            <w:rFonts w:ascii="Arial" w:eastAsia="Times New Roman" w:hAnsi="Arial" w:cs="Arial"/>
            <w:color w:val="000000" w:themeColor="text1"/>
            <w:lang w:eastAsia="en-GB"/>
          </w:rPr>
          <w:t xml:space="preserve">modelling techniques </w:t>
        </w:r>
        <w:r w:rsidR="00B161C4">
          <w:rPr>
            <w:rFonts w:ascii="Arial" w:eastAsia="Times New Roman" w:hAnsi="Arial" w:cs="Arial"/>
            <w:color w:val="000000" w:themeColor="text1"/>
            <w:lang w:eastAsia="en-GB"/>
          </w:rPr>
          <w:t>are a measurement standard for c</w:t>
        </w:r>
        <w:r w:rsidR="00B161C4" w:rsidRPr="00D61CE1">
          <w:rPr>
            <w:rFonts w:ascii="Arial" w:eastAsia="Times New Roman" w:hAnsi="Arial" w:cs="Arial"/>
            <w:color w:val="000000" w:themeColor="text1"/>
            <w:lang w:eastAsia="en-GB"/>
          </w:rPr>
          <w:t xml:space="preserve">linical and subclinical </w:t>
        </w:r>
        <w:r w:rsidR="00B161C4">
          <w:rPr>
            <w:rFonts w:ascii="Arial" w:eastAsia="Times New Roman" w:hAnsi="Arial" w:cs="Arial"/>
            <w:color w:val="000000" w:themeColor="text1"/>
            <w:lang w:eastAsia="en-GB"/>
          </w:rPr>
          <w:t>beliefs</w:t>
        </w:r>
        <w:r w:rsidR="00B161C4" w:rsidRPr="00D61CE1">
          <w:rPr>
            <w:rFonts w:ascii="Arial" w:eastAsia="Times New Roman" w:hAnsi="Arial" w:cs="Arial"/>
            <w:color w:val="000000" w:themeColor="text1"/>
            <w:lang w:eastAsia="en-GB"/>
          </w:rPr>
          <w:t xml:space="preserve">. </w:t>
        </w:r>
        <w:r w:rsidR="00B161C4">
          <w:rPr>
            <w:rFonts w:ascii="Arial" w:eastAsia="Times New Roman" w:hAnsi="Arial" w:cs="Arial"/>
            <w:color w:val="000000" w:themeColor="text1"/>
            <w:lang w:eastAsia="en-GB"/>
          </w:rPr>
          <w:t xml:space="preserve">However, the </w:t>
        </w:r>
        <w:r w:rsidR="00B161C4" w:rsidRPr="00277588">
          <w:rPr>
            <w:rFonts w:ascii="Arial" w:eastAsia="Times New Roman" w:hAnsi="Arial" w:cs="Arial"/>
            <w:color w:val="000000" w:themeColor="text1"/>
            <w:lang w:eastAsia="en-GB"/>
          </w:rPr>
          <w:t>resemblance of this well-controlled task to real-world scenarios has barely been harnessed.</w:t>
        </w:r>
      </w:moveTo>
      <w:moveToRangeEnd w:id="1634"/>
      <w:ins w:id="1636" w:author="Furl, Nicholas" w:date="2024-10-07T08:29:00Z" w16du:dateUtc="2024-10-07T07:29:00Z">
        <w:r w:rsidR="00B161C4">
          <w:rPr>
            <w:rFonts w:ascii="Arial" w:eastAsia="Times New Roman" w:hAnsi="Arial" w:cs="Arial"/>
            <w:color w:val="000000" w:themeColor="text1"/>
            <w:lang w:eastAsia="en-GB"/>
          </w:rPr>
          <w:t xml:space="preserve"> </w:t>
        </w:r>
        <w:r w:rsidR="00B161C4">
          <w:rPr>
            <w:rFonts w:ascii="Arial" w:eastAsia="Times New Roman" w:hAnsi="Arial" w:cs="Arial"/>
            <w:color w:val="000000" w:themeColor="text1"/>
            <w:lang w:eastAsia="en-GB"/>
          </w:rPr>
          <w:t>The current paper is among the first to examine responses to confirmatory and disconfirmatory evidence in the context of the general population and more work needs to be done in this population, and with forensic scenarios in general, to determine when one or the other strategy might manifest.</w:t>
        </w:r>
      </w:ins>
    </w:p>
    <w:p w14:paraId="6424DC18" w14:textId="77777777" w:rsidR="000B3AEA" w:rsidRPr="00D61CE1" w:rsidRDefault="000B3AEA" w:rsidP="004F268C">
      <w:pPr>
        <w:spacing w:before="100" w:line="480" w:lineRule="auto"/>
        <w:rPr>
          <w:rFonts w:ascii="Arial" w:eastAsia="Times New Roman" w:hAnsi="Arial" w:cs="Arial"/>
          <w:b/>
          <w:bCs/>
          <w:color w:val="000000" w:themeColor="text1"/>
          <w:lang w:eastAsia="en-GB"/>
        </w:rPr>
      </w:pPr>
      <w:r w:rsidRPr="00D61CE1">
        <w:rPr>
          <w:rFonts w:ascii="Arial" w:eastAsia="Times New Roman" w:hAnsi="Arial" w:cs="Arial"/>
          <w:b/>
          <w:bCs/>
          <w:color w:val="000000" w:themeColor="text1"/>
          <w:lang w:eastAsia="en-GB"/>
        </w:rPr>
        <w:br w:type="page"/>
      </w:r>
    </w:p>
    <w:p w14:paraId="751C77E1" w14:textId="77777777" w:rsidR="004E09F5" w:rsidRPr="00D61CE1" w:rsidRDefault="004E09F5" w:rsidP="004F268C">
      <w:pPr>
        <w:spacing w:before="100" w:after="0" w:line="480" w:lineRule="auto"/>
        <w:ind w:left="720"/>
        <w:jc w:val="center"/>
        <w:rPr>
          <w:rFonts w:ascii="Arial" w:eastAsia="Times New Roman" w:hAnsi="Arial" w:cs="Arial"/>
          <w:color w:val="000000" w:themeColor="text1"/>
          <w:lang w:eastAsia="en-GB"/>
        </w:rPr>
      </w:pPr>
      <w:r w:rsidRPr="00D61CE1">
        <w:rPr>
          <w:rFonts w:ascii="Arial" w:eastAsia="Times New Roman" w:hAnsi="Arial" w:cs="Arial"/>
          <w:b/>
          <w:bCs/>
          <w:color w:val="000000" w:themeColor="text1"/>
          <w:lang w:eastAsia="en-GB"/>
        </w:rPr>
        <w:lastRenderedPageBreak/>
        <w:t>References</w:t>
      </w:r>
    </w:p>
    <w:p w14:paraId="6848E4E6" w14:textId="579798CA" w:rsidR="008E5B2A" w:rsidRPr="00D61CE1" w:rsidRDefault="008E5B2A"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Adams</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R</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A</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Napier</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G</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w:t>
      </w:r>
      <w:proofErr w:type="spellStart"/>
      <w:r w:rsidRPr="00D61CE1">
        <w:rPr>
          <w:rFonts w:ascii="Arial" w:eastAsia="Times New Roman" w:hAnsi="Arial" w:cs="Arial"/>
          <w:color w:val="000000" w:themeColor="text1"/>
          <w:lang w:eastAsia="en-GB"/>
        </w:rPr>
        <w:t>Roiser</w:t>
      </w:r>
      <w:proofErr w:type="spellEnd"/>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J</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P</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Mathys</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C</w:t>
      </w:r>
      <w:r w:rsidR="00F47D76" w:rsidRPr="00D61CE1">
        <w:rPr>
          <w:rFonts w:ascii="Arial" w:eastAsia="Times New Roman" w:hAnsi="Arial" w:cs="Arial"/>
          <w:color w:val="000000" w:themeColor="text1"/>
          <w:lang w:eastAsia="en-GB"/>
        </w:rPr>
        <w:t>. &amp;</w:t>
      </w:r>
      <w:r w:rsidRPr="00D61CE1">
        <w:rPr>
          <w:rFonts w:ascii="Arial" w:eastAsia="Times New Roman" w:hAnsi="Arial" w:cs="Arial"/>
          <w:color w:val="000000" w:themeColor="text1"/>
          <w:lang w:eastAsia="en-GB"/>
        </w:rPr>
        <w:t xml:space="preserve"> </w:t>
      </w:r>
      <w:proofErr w:type="spellStart"/>
      <w:r w:rsidRPr="00D61CE1">
        <w:rPr>
          <w:rFonts w:ascii="Arial" w:eastAsia="Times New Roman" w:hAnsi="Arial" w:cs="Arial"/>
          <w:color w:val="000000" w:themeColor="text1"/>
          <w:lang w:eastAsia="en-GB"/>
        </w:rPr>
        <w:t>Gilleen</w:t>
      </w:r>
      <w:proofErr w:type="spellEnd"/>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J. </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2018</w:t>
      </w:r>
      <w:r w:rsidR="00F47D76"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Attractor-like Dynamics in Belief Updating in Schizophrenia. </w:t>
      </w:r>
      <w:r w:rsidRPr="00D61CE1">
        <w:rPr>
          <w:rFonts w:ascii="Arial" w:eastAsia="Times New Roman" w:hAnsi="Arial" w:cs="Arial"/>
          <w:i/>
          <w:color w:val="000000" w:themeColor="text1"/>
          <w:lang w:eastAsia="en-GB"/>
        </w:rPr>
        <w:t>J</w:t>
      </w:r>
      <w:r w:rsidR="00F47D76" w:rsidRPr="00D61CE1">
        <w:rPr>
          <w:rFonts w:ascii="Arial" w:eastAsia="Times New Roman" w:hAnsi="Arial" w:cs="Arial"/>
          <w:i/>
          <w:color w:val="000000" w:themeColor="text1"/>
          <w:lang w:eastAsia="en-GB"/>
        </w:rPr>
        <w:t>ournal of</w:t>
      </w:r>
      <w:r w:rsidRPr="00D61CE1">
        <w:rPr>
          <w:rFonts w:ascii="Arial" w:eastAsia="Times New Roman" w:hAnsi="Arial" w:cs="Arial"/>
          <w:i/>
          <w:color w:val="000000" w:themeColor="text1"/>
          <w:lang w:eastAsia="en-GB"/>
        </w:rPr>
        <w:t xml:space="preserve"> Neurosci</w:t>
      </w:r>
      <w:r w:rsidR="00F47D76" w:rsidRPr="00D61CE1">
        <w:rPr>
          <w:rFonts w:ascii="Arial" w:eastAsia="Times New Roman" w:hAnsi="Arial" w:cs="Arial"/>
          <w:i/>
          <w:color w:val="000000" w:themeColor="text1"/>
          <w:lang w:eastAsia="en-GB"/>
        </w:rPr>
        <w:t>ence,</w:t>
      </w:r>
      <w:r w:rsidRPr="00D61CE1">
        <w:rPr>
          <w:rFonts w:ascii="Arial" w:eastAsia="Times New Roman" w:hAnsi="Arial" w:cs="Arial"/>
          <w:i/>
          <w:color w:val="000000" w:themeColor="text1"/>
          <w:lang w:eastAsia="en-GB"/>
        </w:rPr>
        <w:t xml:space="preserve"> 38, </w:t>
      </w:r>
      <w:r w:rsidRPr="00D61CE1">
        <w:rPr>
          <w:rFonts w:ascii="Arial" w:eastAsia="Times New Roman" w:hAnsi="Arial" w:cs="Arial"/>
          <w:color w:val="000000" w:themeColor="text1"/>
          <w:lang w:eastAsia="en-GB"/>
        </w:rPr>
        <w:t>9471-9485.</w:t>
      </w:r>
      <w:r w:rsidR="00F47D76" w:rsidRPr="00D61CE1">
        <w:t xml:space="preserve"> </w:t>
      </w:r>
      <w:hyperlink r:id="rId25" w:history="1">
        <w:r w:rsidR="00F47D76" w:rsidRPr="00D61CE1">
          <w:rPr>
            <w:rStyle w:val="Hyperlink"/>
            <w:rFonts w:ascii="Arial" w:eastAsia="Times New Roman" w:hAnsi="Arial" w:cs="Arial"/>
            <w:lang w:eastAsia="en-GB"/>
          </w:rPr>
          <w:t>https://doi.org/10.1523/JNEUROSCI.3163-17.2018</w:t>
        </w:r>
      </w:hyperlink>
    </w:p>
    <w:p w14:paraId="0083FBE2" w14:textId="4BF3436F" w:rsidR="00D840BA" w:rsidRPr="00D61CE1" w:rsidRDefault="00D840BA"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Ahola, A. S., Christianson, S. Å., &amp; Hellström, Å. (2009). Justice needs a blindfold: Effects of gender and attractiveness on prison sentences and attributions of personal characteristics in a judicial process. </w:t>
      </w:r>
      <w:r w:rsidRPr="00D61CE1">
        <w:rPr>
          <w:rFonts w:ascii="Arial" w:eastAsia="Times New Roman" w:hAnsi="Arial" w:cs="Arial"/>
          <w:i/>
          <w:color w:val="000000" w:themeColor="text1"/>
          <w:lang w:eastAsia="en-GB"/>
        </w:rPr>
        <w:t>Psychiatry, Psychology and Law, 16(</w:t>
      </w:r>
      <w:proofErr w:type="spellStart"/>
      <w:r w:rsidRPr="00D61CE1">
        <w:rPr>
          <w:rFonts w:ascii="Arial" w:eastAsia="Times New Roman" w:hAnsi="Arial" w:cs="Arial"/>
          <w:i/>
          <w:color w:val="000000" w:themeColor="text1"/>
          <w:lang w:eastAsia="en-GB"/>
        </w:rPr>
        <w:t>Suppl</w:t>
      </w:r>
      <w:proofErr w:type="spellEnd"/>
      <w:r w:rsidRPr="00D61CE1">
        <w:rPr>
          <w:rFonts w:ascii="Arial" w:eastAsia="Times New Roman" w:hAnsi="Arial" w:cs="Arial"/>
          <w:i/>
          <w:color w:val="000000" w:themeColor="text1"/>
          <w:lang w:eastAsia="en-GB"/>
        </w:rPr>
        <w:t xml:space="preserve"> 1),</w:t>
      </w:r>
      <w:r w:rsidRPr="00D61CE1">
        <w:rPr>
          <w:rFonts w:ascii="Arial" w:eastAsia="Times New Roman" w:hAnsi="Arial" w:cs="Arial"/>
          <w:color w:val="000000" w:themeColor="text1"/>
          <w:lang w:eastAsia="en-GB"/>
        </w:rPr>
        <w:t xml:space="preserve"> S90–S100. </w:t>
      </w:r>
      <w:hyperlink r:id="rId26" w:history="1">
        <w:r w:rsidRPr="00D61CE1">
          <w:rPr>
            <w:rStyle w:val="Hyperlink"/>
            <w:rFonts w:ascii="Arial" w:eastAsia="Times New Roman" w:hAnsi="Arial" w:cs="Arial"/>
            <w:lang w:eastAsia="en-GB"/>
          </w:rPr>
          <w:t>https://doi.org/10.1080/13218710802242011</w:t>
        </w:r>
      </w:hyperlink>
    </w:p>
    <w:p w14:paraId="602FF9E8" w14:textId="4EE69F8E"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Anwyl-Irvine</w:t>
      </w:r>
      <w:r w:rsidR="00E70C6F"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A.L., </w:t>
      </w:r>
      <w:proofErr w:type="spellStart"/>
      <w:r w:rsidRPr="00D61CE1">
        <w:rPr>
          <w:rFonts w:ascii="Arial" w:eastAsia="Times New Roman" w:hAnsi="Arial" w:cs="Arial"/>
          <w:color w:val="000000" w:themeColor="text1"/>
          <w:lang w:eastAsia="en-GB"/>
        </w:rPr>
        <w:t>Massonnié</w:t>
      </w:r>
      <w:proofErr w:type="spellEnd"/>
      <w:r w:rsidRPr="00D61CE1">
        <w:rPr>
          <w:rFonts w:ascii="Arial" w:eastAsia="Times New Roman" w:hAnsi="Arial" w:cs="Arial"/>
          <w:color w:val="000000" w:themeColor="text1"/>
          <w:lang w:eastAsia="en-GB"/>
        </w:rPr>
        <w:t xml:space="preserve"> J., Flitton, A., Kirkham, N., &amp; Evershed, J. (2020). Gorilla in our midst: An online </w:t>
      </w:r>
      <w:proofErr w:type="spellStart"/>
      <w:r w:rsidRPr="00D61CE1">
        <w:rPr>
          <w:rFonts w:ascii="Arial" w:eastAsia="Times New Roman" w:hAnsi="Arial" w:cs="Arial"/>
          <w:color w:val="000000" w:themeColor="text1"/>
          <w:lang w:eastAsia="en-GB"/>
        </w:rPr>
        <w:t>behavioral</w:t>
      </w:r>
      <w:proofErr w:type="spellEnd"/>
      <w:r w:rsidRPr="00D61CE1">
        <w:rPr>
          <w:rFonts w:ascii="Arial" w:eastAsia="Times New Roman" w:hAnsi="Arial" w:cs="Arial"/>
          <w:color w:val="000000" w:themeColor="text1"/>
          <w:lang w:eastAsia="en-GB"/>
        </w:rPr>
        <w:t xml:space="preserve"> experiment builder. </w:t>
      </w:r>
      <w:r w:rsidRPr="00D61CE1">
        <w:rPr>
          <w:rFonts w:ascii="Arial" w:eastAsia="Times New Roman" w:hAnsi="Arial" w:cs="Arial"/>
          <w:i/>
          <w:color w:val="000000" w:themeColor="text1"/>
          <w:lang w:eastAsia="en-GB"/>
        </w:rPr>
        <w:t xml:space="preserve">Behavior Research Methods, 52, </w:t>
      </w:r>
      <w:r w:rsidRPr="00D61CE1">
        <w:rPr>
          <w:rFonts w:ascii="Arial" w:eastAsia="Times New Roman" w:hAnsi="Arial" w:cs="Arial"/>
          <w:color w:val="000000" w:themeColor="text1"/>
          <w:lang w:eastAsia="en-GB"/>
        </w:rPr>
        <w:t xml:space="preserve">388-407. </w:t>
      </w:r>
      <w:hyperlink r:id="rId27" w:history="1">
        <w:r w:rsidRPr="00D61CE1">
          <w:rPr>
            <w:rFonts w:ascii="Arial" w:eastAsia="Times New Roman" w:hAnsi="Arial" w:cs="Arial"/>
            <w:color w:val="000000" w:themeColor="text1"/>
            <w:u w:val="single"/>
            <w:lang w:eastAsia="en-GB"/>
          </w:rPr>
          <w:t>https://doi.org/10.3758/s13428-019-01237-x</w:t>
        </w:r>
      </w:hyperlink>
    </w:p>
    <w:p w14:paraId="2B932D32" w14:textId="77777777"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Averbeck, B.B. (2015). Theory of choice in bandit, information sampling and foraging tasks. </w:t>
      </w:r>
      <w:proofErr w:type="spellStart"/>
      <w:r w:rsidRPr="00D61CE1">
        <w:rPr>
          <w:rFonts w:ascii="Arial" w:eastAsia="Times New Roman" w:hAnsi="Arial" w:cs="Arial"/>
          <w:i/>
          <w:iCs/>
          <w:color w:val="000000" w:themeColor="text1"/>
          <w:lang w:eastAsia="en-GB"/>
        </w:rPr>
        <w:t>PLoS</w:t>
      </w:r>
      <w:proofErr w:type="spellEnd"/>
      <w:r w:rsidRPr="00D61CE1">
        <w:rPr>
          <w:rFonts w:ascii="Arial" w:eastAsia="Times New Roman" w:hAnsi="Arial" w:cs="Arial"/>
          <w:i/>
          <w:iCs/>
          <w:color w:val="000000" w:themeColor="text1"/>
          <w:lang w:eastAsia="en-GB"/>
        </w:rPr>
        <w:t xml:space="preserve"> Computational Biology, 11, </w:t>
      </w:r>
      <w:r w:rsidRPr="00D61CE1">
        <w:rPr>
          <w:rFonts w:ascii="Arial" w:eastAsia="Times New Roman" w:hAnsi="Arial" w:cs="Arial"/>
          <w:color w:val="000000" w:themeColor="text1"/>
          <w:lang w:eastAsia="en-GB"/>
        </w:rPr>
        <w:t xml:space="preserve">e1004164. </w:t>
      </w:r>
      <w:hyperlink r:id="rId28" w:history="1">
        <w:r w:rsidRPr="00D61CE1">
          <w:rPr>
            <w:rFonts w:ascii="Arial" w:eastAsia="Times New Roman" w:hAnsi="Arial" w:cs="Arial"/>
            <w:color w:val="000000" w:themeColor="text1"/>
            <w:u w:val="single"/>
            <w:lang w:eastAsia="en-GB"/>
          </w:rPr>
          <w:t>https://doi.org/10.1371/journal.pcbi.1004164</w:t>
        </w:r>
      </w:hyperlink>
    </w:p>
    <w:p w14:paraId="4839B0EE" w14:textId="77777777"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Baker, S.C., </w:t>
      </w:r>
      <w:proofErr w:type="spellStart"/>
      <w:r w:rsidRPr="00D61CE1">
        <w:rPr>
          <w:rFonts w:ascii="Arial" w:eastAsia="Times New Roman" w:hAnsi="Arial" w:cs="Arial"/>
          <w:color w:val="000000" w:themeColor="text1"/>
          <w:lang w:eastAsia="en-GB"/>
        </w:rPr>
        <w:t>Konova</w:t>
      </w:r>
      <w:proofErr w:type="spellEnd"/>
      <w:r w:rsidRPr="00D61CE1">
        <w:rPr>
          <w:rFonts w:ascii="Arial" w:eastAsia="Times New Roman" w:hAnsi="Arial" w:cs="Arial"/>
          <w:color w:val="000000" w:themeColor="text1"/>
          <w:lang w:eastAsia="en-GB"/>
        </w:rPr>
        <w:t>, A.B., Daw, N.D. &amp; Horga, G. (2019). A distinct inferential mechanism for delusions in schizophrenia.</w:t>
      </w:r>
      <w:r w:rsidRPr="00D61CE1">
        <w:rPr>
          <w:rFonts w:ascii="Arial" w:eastAsia="Times New Roman" w:hAnsi="Arial" w:cs="Arial"/>
          <w:i/>
          <w:iCs/>
          <w:color w:val="000000" w:themeColor="text1"/>
          <w:lang w:eastAsia="en-GB"/>
        </w:rPr>
        <w:t xml:space="preserve"> Brain, 142, </w:t>
      </w:r>
      <w:r w:rsidRPr="00D61CE1">
        <w:rPr>
          <w:rFonts w:ascii="Arial" w:eastAsia="Times New Roman" w:hAnsi="Arial" w:cs="Arial"/>
          <w:color w:val="000000" w:themeColor="text1"/>
          <w:lang w:eastAsia="en-GB"/>
        </w:rPr>
        <w:t xml:space="preserve">1797-1812. </w:t>
      </w:r>
      <w:hyperlink r:id="rId29" w:history="1">
        <w:r w:rsidRPr="00D61CE1">
          <w:rPr>
            <w:rFonts w:ascii="Arial" w:eastAsia="Times New Roman" w:hAnsi="Arial" w:cs="Arial"/>
            <w:color w:val="000000" w:themeColor="text1"/>
            <w:u w:val="single"/>
            <w:lang w:eastAsia="en-GB"/>
          </w:rPr>
          <w:t>https://doi.org/10.1093/brain/awz051</w:t>
        </w:r>
      </w:hyperlink>
    </w:p>
    <w:p w14:paraId="6845652A" w14:textId="77777777"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Balzan, R., </w:t>
      </w:r>
      <w:proofErr w:type="spellStart"/>
      <w:r w:rsidRPr="00D61CE1">
        <w:rPr>
          <w:rFonts w:ascii="Arial" w:eastAsia="Times New Roman" w:hAnsi="Arial" w:cs="Arial"/>
          <w:color w:val="000000" w:themeColor="text1"/>
          <w:lang w:eastAsia="en-GB"/>
        </w:rPr>
        <w:t>Delfabbro</w:t>
      </w:r>
      <w:proofErr w:type="spellEnd"/>
      <w:r w:rsidRPr="00D61CE1">
        <w:rPr>
          <w:rFonts w:ascii="Arial" w:eastAsia="Times New Roman" w:hAnsi="Arial" w:cs="Arial"/>
          <w:color w:val="000000" w:themeColor="text1"/>
          <w:lang w:eastAsia="en-GB"/>
        </w:rPr>
        <w:t>, P. &amp; Galletly, C. (2011). Delusion</w:t>
      </w:r>
      <w:r w:rsidRPr="00D61CE1">
        <w:rPr>
          <w:rFonts w:ascii="Cambria Math" w:eastAsia="Times New Roman" w:hAnsi="Cambria Math" w:cs="Cambria Math"/>
          <w:color w:val="000000" w:themeColor="text1"/>
          <w:lang w:eastAsia="en-GB"/>
        </w:rPr>
        <w:t>‐</w:t>
      </w:r>
      <w:r w:rsidRPr="00D61CE1">
        <w:rPr>
          <w:rFonts w:ascii="Arial" w:eastAsia="Times New Roman" w:hAnsi="Arial" w:cs="Arial"/>
          <w:color w:val="000000" w:themeColor="text1"/>
          <w:lang w:eastAsia="en-GB"/>
        </w:rPr>
        <w:t>proneness or miscomprehension? A re</w:t>
      </w:r>
      <w:r w:rsidRPr="00D61CE1">
        <w:rPr>
          <w:rFonts w:ascii="Cambria Math" w:eastAsia="Times New Roman" w:hAnsi="Cambria Math" w:cs="Cambria Math"/>
          <w:color w:val="000000" w:themeColor="text1"/>
          <w:lang w:eastAsia="en-GB"/>
        </w:rPr>
        <w:t>‐</w:t>
      </w:r>
      <w:r w:rsidRPr="00D61CE1">
        <w:rPr>
          <w:rFonts w:ascii="Arial" w:eastAsia="Times New Roman" w:hAnsi="Arial" w:cs="Arial"/>
          <w:color w:val="000000" w:themeColor="text1"/>
          <w:lang w:eastAsia="en-GB"/>
        </w:rPr>
        <w:t>examination of the jumping</w:t>
      </w:r>
      <w:r w:rsidRPr="00D61CE1">
        <w:rPr>
          <w:rFonts w:ascii="Cambria Math" w:eastAsia="Times New Roman" w:hAnsi="Cambria Math" w:cs="Cambria Math"/>
          <w:color w:val="000000" w:themeColor="text1"/>
          <w:lang w:eastAsia="en-GB"/>
        </w:rPr>
        <w:t>‐</w:t>
      </w:r>
      <w:r w:rsidRPr="00D61CE1">
        <w:rPr>
          <w:rFonts w:ascii="Arial" w:eastAsia="Times New Roman" w:hAnsi="Arial" w:cs="Arial"/>
          <w:color w:val="000000" w:themeColor="text1"/>
          <w:lang w:eastAsia="en-GB"/>
        </w:rPr>
        <w:t>to</w:t>
      </w:r>
      <w:r w:rsidRPr="00D61CE1">
        <w:rPr>
          <w:rFonts w:ascii="Cambria Math" w:eastAsia="Times New Roman" w:hAnsi="Cambria Math" w:cs="Cambria Math"/>
          <w:color w:val="000000" w:themeColor="text1"/>
          <w:lang w:eastAsia="en-GB"/>
        </w:rPr>
        <w:t>‐</w:t>
      </w:r>
      <w:r w:rsidRPr="00D61CE1">
        <w:rPr>
          <w:rFonts w:ascii="Arial" w:eastAsia="Times New Roman" w:hAnsi="Arial" w:cs="Arial"/>
          <w:color w:val="000000" w:themeColor="text1"/>
          <w:lang w:eastAsia="en-GB"/>
        </w:rPr>
        <w:t xml:space="preserve">conclusions bias. </w:t>
      </w:r>
      <w:r w:rsidRPr="00D61CE1">
        <w:rPr>
          <w:rFonts w:ascii="Arial" w:eastAsia="Times New Roman" w:hAnsi="Arial" w:cs="Arial"/>
          <w:i/>
          <w:iCs/>
          <w:color w:val="000000" w:themeColor="text1"/>
          <w:lang w:eastAsia="en-GB"/>
        </w:rPr>
        <w:t>Australian Journal of Psychology, 64,</w:t>
      </w:r>
      <w:r w:rsidRPr="00D61CE1">
        <w:rPr>
          <w:rFonts w:ascii="Arial" w:eastAsia="Times New Roman" w:hAnsi="Arial" w:cs="Arial"/>
          <w:color w:val="000000" w:themeColor="text1"/>
          <w:lang w:eastAsia="en-GB"/>
        </w:rPr>
        <w:t xml:space="preserve"> 101-107.  </w:t>
      </w:r>
      <w:hyperlink r:id="rId30" w:history="1">
        <w:r w:rsidRPr="00D61CE1">
          <w:rPr>
            <w:rFonts w:ascii="Arial" w:eastAsia="Times New Roman" w:hAnsi="Arial" w:cs="Arial"/>
            <w:color w:val="000000" w:themeColor="text1"/>
            <w:u w:val="single"/>
            <w:lang w:eastAsia="en-GB"/>
          </w:rPr>
          <w:t>https://doi.org/10.1111/j.1742-9536.2011.00032.x</w:t>
        </w:r>
      </w:hyperlink>
    </w:p>
    <w:p w14:paraId="4946D9C5" w14:textId="24BC16A7" w:rsidR="004E09F5" w:rsidRPr="00D61CE1" w:rsidRDefault="004E09F5" w:rsidP="004F268C">
      <w:pPr>
        <w:spacing w:before="100" w:after="0" w:line="480" w:lineRule="auto"/>
        <w:ind w:firstLine="720"/>
        <w:rPr>
          <w:rFonts w:ascii="Arial" w:eastAsia="Times New Roman" w:hAnsi="Arial" w:cs="Arial"/>
          <w:color w:val="000000" w:themeColor="text1"/>
          <w:u w:val="single"/>
          <w:lang w:eastAsia="en-GB"/>
        </w:rPr>
      </w:pPr>
      <w:r w:rsidRPr="00D61CE1">
        <w:rPr>
          <w:rFonts w:ascii="Arial" w:eastAsia="Times New Roman" w:hAnsi="Arial" w:cs="Arial"/>
          <w:color w:val="000000" w:themeColor="text1"/>
          <w:lang w:eastAsia="en-GB"/>
        </w:rPr>
        <w:t xml:space="preserve">Balzan, R. P., </w:t>
      </w:r>
      <w:proofErr w:type="spellStart"/>
      <w:r w:rsidRPr="00D61CE1">
        <w:rPr>
          <w:rFonts w:ascii="Arial" w:eastAsia="Times New Roman" w:hAnsi="Arial" w:cs="Arial"/>
          <w:color w:val="000000" w:themeColor="text1"/>
          <w:lang w:eastAsia="en-GB"/>
        </w:rPr>
        <w:t>Delfabbro</w:t>
      </w:r>
      <w:proofErr w:type="spellEnd"/>
      <w:r w:rsidRPr="00D61CE1">
        <w:rPr>
          <w:rFonts w:ascii="Arial" w:eastAsia="Times New Roman" w:hAnsi="Arial" w:cs="Arial"/>
          <w:color w:val="000000" w:themeColor="text1"/>
          <w:lang w:eastAsia="en-GB"/>
        </w:rPr>
        <w:t>, P. H., Galletly, C. A., &amp; Woodward, T. S. (2012). Over-adjustment or miscomprehension? A re-examination of the jumping to conclusions bias.</w:t>
      </w:r>
      <w:r w:rsidRPr="00D61CE1">
        <w:rPr>
          <w:rFonts w:ascii="Arial" w:eastAsia="Times New Roman" w:hAnsi="Arial" w:cs="Arial"/>
          <w:i/>
          <w:iCs/>
          <w:color w:val="000000" w:themeColor="text1"/>
          <w:lang w:eastAsia="en-GB"/>
        </w:rPr>
        <w:t xml:space="preserve"> Australian and New Zealand Journal of Psychiatry, 46,</w:t>
      </w:r>
      <w:r w:rsidRPr="00D61CE1">
        <w:rPr>
          <w:rFonts w:ascii="Arial" w:eastAsia="Times New Roman" w:hAnsi="Arial" w:cs="Arial"/>
          <w:color w:val="000000" w:themeColor="text1"/>
          <w:lang w:eastAsia="en-GB"/>
        </w:rPr>
        <w:t xml:space="preserve"> 532e540. </w:t>
      </w:r>
      <w:hyperlink r:id="rId31" w:history="1">
        <w:r w:rsidRPr="00D61CE1">
          <w:rPr>
            <w:rFonts w:ascii="Arial" w:eastAsia="Times New Roman" w:hAnsi="Arial" w:cs="Arial"/>
            <w:color w:val="000000" w:themeColor="text1"/>
            <w:u w:val="single"/>
            <w:lang w:eastAsia="en-GB"/>
          </w:rPr>
          <w:t>http://dx.doi.org/10.1177/0004867411435291</w:t>
        </w:r>
      </w:hyperlink>
    </w:p>
    <w:p w14:paraId="5EBDBAC4" w14:textId="7BABC1C9" w:rsidR="00EC7ECF" w:rsidRPr="00D61CE1" w:rsidRDefault="00EC7ECF"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 xml:space="preserve">Balzan, R.P., </w:t>
      </w:r>
      <w:proofErr w:type="spellStart"/>
      <w:r w:rsidRPr="00D61CE1">
        <w:rPr>
          <w:rFonts w:ascii="Arial" w:eastAsia="Times New Roman" w:hAnsi="Arial" w:cs="Arial"/>
          <w:color w:val="000000" w:themeColor="text1"/>
          <w:lang w:eastAsia="en-GB"/>
        </w:rPr>
        <w:t>Ephraums</w:t>
      </w:r>
      <w:proofErr w:type="spellEnd"/>
      <w:r w:rsidRPr="00D61CE1">
        <w:rPr>
          <w:rFonts w:ascii="Arial" w:eastAsia="Times New Roman" w:hAnsi="Arial" w:cs="Arial"/>
          <w:color w:val="000000" w:themeColor="text1"/>
          <w:lang w:eastAsia="en-GB"/>
        </w:rPr>
        <w:t xml:space="preserve">, R., </w:t>
      </w:r>
      <w:proofErr w:type="spellStart"/>
      <w:r w:rsidRPr="00D61CE1">
        <w:rPr>
          <w:rFonts w:ascii="Arial" w:eastAsia="Times New Roman" w:hAnsi="Arial" w:cs="Arial"/>
          <w:color w:val="000000" w:themeColor="text1"/>
          <w:lang w:eastAsia="en-GB"/>
        </w:rPr>
        <w:t>Delfabbro</w:t>
      </w:r>
      <w:proofErr w:type="spellEnd"/>
      <w:r w:rsidRPr="00D61CE1">
        <w:rPr>
          <w:rFonts w:ascii="Arial" w:eastAsia="Times New Roman" w:hAnsi="Arial" w:cs="Arial"/>
          <w:color w:val="000000" w:themeColor="text1"/>
          <w:lang w:eastAsia="en-GB"/>
        </w:rPr>
        <w:t xml:space="preserve">, P. &amp; Andreou, C. (2017). Beads task vs. box task: The specificity of the jumping to conclusions bias. </w:t>
      </w:r>
      <w:r w:rsidR="001F5D14" w:rsidRPr="00D61CE1">
        <w:rPr>
          <w:rFonts w:ascii="Arial" w:eastAsia="Times New Roman" w:hAnsi="Arial" w:cs="Arial"/>
          <w:i/>
          <w:color w:val="000000" w:themeColor="text1"/>
          <w:lang w:eastAsia="en-GB"/>
        </w:rPr>
        <w:t>Journal of Behavior Therapy and Experimental Psychiatry, 56,</w:t>
      </w:r>
      <w:r w:rsidR="001F5D14" w:rsidRPr="00D61CE1">
        <w:rPr>
          <w:rFonts w:ascii="Arial" w:eastAsia="Times New Roman" w:hAnsi="Arial" w:cs="Arial"/>
          <w:color w:val="000000" w:themeColor="text1"/>
          <w:lang w:eastAsia="en-GB"/>
        </w:rPr>
        <w:t xml:space="preserve"> 42-50. </w:t>
      </w:r>
      <w:hyperlink r:id="rId32" w:history="1">
        <w:r w:rsidR="001F5D14" w:rsidRPr="00D61CE1">
          <w:rPr>
            <w:rStyle w:val="Hyperlink"/>
            <w:rFonts w:ascii="Arial" w:eastAsia="Times New Roman" w:hAnsi="Arial" w:cs="Arial"/>
            <w:lang w:eastAsia="en-GB"/>
          </w:rPr>
          <w:t>https://doi.org/10.1016/j.jbtep.2016.07.017</w:t>
        </w:r>
      </w:hyperlink>
    </w:p>
    <w:p w14:paraId="3E1D286B" w14:textId="77777777" w:rsidR="00FE194D" w:rsidRPr="00D61CE1" w:rsidRDefault="00FE194D"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Broome, M. R., et al. (2007). Delusion formation and reasoning biases in those at clinical high risk for psychosis. </w:t>
      </w:r>
      <w:r w:rsidRPr="00D61CE1">
        <w:rPr>
          <w:rFonts w:ascii="Arial" w:eastAsia="Times New Roman" w:hAnsi="Arial" w:cs="Arial"/>
          <w:i/>
          <w:color w:val="000000" w:themeColor="text1"/>
          <w:lang w:eastAsia="en-GB"/>
        </w:rPr>
        <w:t>The British Journal of Psychiatry, 191,</w:t>
      </w:r>
      <w:r w:rsidRPr="00D61CE1">
        <w:rPr>
          <w:rFonts w:ascii="Arial" w:eastAsia="Times New Roman" w:hAnsi="Arial" w:cs="Arial"/>
          <w:color w:val="000000" w:themeColor="text1"/>
          <w:lang w:eastAsia="en-GB"/>
        </w:rPr>
        <w:t xml:space="preserve"> s38–s42.</w:t>
      </w:r>
      <w:r w:rsidRPr="00D61CE1">
        <w:t xml:space="preserve"> </w:t>
      </w:r>
      <w:hyperlink r:id="rId33" w:history="1">
        <w:r w:rsidRPr="00D61CE1">
          <w:rPr>
            <w:rStyle w:val="Hyperlink"/>
            <w:rFonts w:ascii="Arial" w:eastAsia="Times New Roman" w:hAnsi="Arial" w:cs="Arial"/>
            <w:lang w:eastAsia="en-GB"/>
          </w:rPr>
          <w:t>https://doi.org/10.1192/bjp.191.51.s38</w:t>
        </w:r>
      </w:hyperlink>
    </w:p>
    <w:p w14:paraId="77D56ED5" w14:textId="276C4336" w:rsidR="003540C6" w:rsidRPr="00D61CE1" w:rsidRDefault="003540C6"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Coenen, A., &amp; </w:t>
      </w:r>
      <w:proofErr w:type="spellStart"/>
      <w:r w:rsidRPr="00D61CE1">
        <w:rPr>
          <w:rFonts w:ascii="Arial" w:eastAsia="Times New Roman" w:hAnsi="Arial" w:cs="Arial"/>
          <w:color w:val="000000" w:themeColor="text1"/>
          <w:lang w:eastAsia="en-GB"/>
        </w:rPr>
        <w:t>Gureckis</w:t>
      </w:r>
      <w:proofErr w:type="spellEnd"/>
      <w:r w:rsidRPr="00D61CE1">
        <w:rPr>
          <w:rFonts w:ascii="Arial" w:eastAsia="Times New Roman" w:hAnsi="Arial" w:cs="Arial"/>
          <w:color w:val="000000" w:themeColor="text1"/>
          <w:lang w:eastAsia="en-GB"/>
        </w:rPr>
        <w:t xml:space="preserve">, T. M. (2016). The distorting effect of deciding to stop sampling. In A. </w:t>
      </w:r>
      <w:proofErr w:type="spellStart"/>
      <w:r w:rsidRPr="00D61CE1">
        <w:rPr>
          <w:rFonts w:ascii="Arial" w:eastAsia="Times New Roman" w:hAnsi="Arial" w:cs="Arial"/>
          <w:color w:val="000000" w:themeColor="text1"/>
          <w:lang w:eastAsia="en-GB"/>
        </w:rPr>
        <w:t>Papafragou</w:t>
      </w:r>
      <w:proofErr w:type="spellEnd"/>
      <w:r w:rsidRPr="00D61CE1">
        <w:rPr>
          <w:rFonts w:ascii="Arial" w:eastAsia="Times New Roman" w:hAnsi="Arial" w:cs="Arial"/>
          <w:color w:val="000000" w:themeColor="text1"/>
          <w:lang w:eastAsia="en-GB"/>
        </w:rPr>
        <w:t xml:space="preserve">, D. Grodner, D. Mirman, &amp; J. </w:t>
      </w:r>
      <w:proofErr w:type="spellStart"/>
      <w:r w:rsidRPr="00D61CE1">
        <w:rPr>
          <w:rFonts w:ascii="Arial" w:eastAsia="Times New Roman" w:hAnsi="Arial" w:cs="Arial"/>
          <w:color w:val="000000" w:themeColor="text1"/>
          <w:lang w:eastAsia="en-GB"/>
        </w:rPr>
        <w:t>Trueswell</w:t>
      </w:r>
      <w:proofErr w:type="spellEnd"/>
      <w:r w:rsidRPr="00D61CE1">
        <w:rPr>
          <w:rFonts w:ascii="Arial" w:eastAsia="Times New Roman" w:hAnsi="Arial" w:cs="Arial"/>
          <w:color w:val="000000" w:themeColor="text1"/>
          <w:lang w:eastAsia="en-GB"/>
        </w:rPr>
        <w:t xml:space="preserve"> (Eds.), </w:t>
      </w:r>
      <w:r w:rsidRPr="00D61CE1">
        <w:rPr>
          <w:rFonts w:ascii="Arial" w:eastAsia="Times New Roman" w:hAnsi="Arial" w:cs="Arial"/>
          <w:i/>
          <w:color w:val="000000" w:themeColor="text1"/>
          <w:lang w:eastAsia="en-GB"/>
        </w:rPr>
        <w:t>Proceedings of the 38th Annual Conference of the Cognitive Science Society</w:t>
      </w:r>
      <w:r w:rsidRPr="00D61CE1">
        <w:rPr>
          <w:rFonts w:ascii="Arial" w:eastAsia="Times New Roman" w:hAnsi="Arial" w:cs="Arial"/>
          <w:color w:val="000000" w:themeColor="text1"/>
          <w:lang w:eastAsia="en-GB"/>
        </w:rPr>
        <w:t xml:space="preserve"> (pp. 2819–2824). Austin, TX: Cognitive Science Society.</w:t>
      </w:r>
    </w:p>
    <w:p w14:paraId="7FA46024" w14:textId="07B2F7B4" w:rsidR="005D5A0F" w:rsidRPr="00D61CE1" w:rsidRDefault="005D5A0F"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Colbert, S. M., &amp; Peters, E. R. (2002). Need for Closure and Jumping-to-Conclusions in Delusion-Prone Individuals. </w:t>
      </w:r>
      <w:r w:rsidRPr="00D61CE1">
        <w:rPr>
          <w:rFonts w:ascii="Arial" w:eastAsia="Times New Roman" w:hAnsi="Arial" w:cs="Arial"/>
          <w:i/>
          <w:color w:val="000000" w:themeColor="text1"/>
          <w:lang w:eastAsia="en-GB"/>
        </w:rPr>
        <w:t>The Journal of Nervous and Mental Disease, 190,</w:t>
      </w:r>
      <w:r w:rsidRPr="00D61CE1">
        <w:rPr>
          <w:rFonts w:ascii="Arial" w:eastAsia="Times New Roman" w:hAnsi="Arial" w:cs="Arial"/>
          <w:color w:val="000000" w:themeColor="text1"/>
          <w:lang w:eastAsia="en-GB"/>
        </w:rPr>
        <w:t xml:space="preserve"> 27–31. </w:t>
      </w:r>
      <w:hyperlink r:id="rId34" w:history="1">
        <w:r w:rsidRPr="00D61CE1">
          <w:rPr>
            <w:rStyle w:val="Hyperlink"/>
            <w:rFonts w:ascii="Arial" w:eastAsia="Times New Roman" w:hAnsi="Arial" w:cs="Arial"/>
            <w:lang w:eastAsia="en-GB"/>
          </w:rPr>
          <w:t>https://doi.org/10.1097/00005053-200201000-00007</w:t>
        </w:r>
      </w:hyperlink>
      <w:r w:rsidRPr="00D61CE1">
        <w:rPr>
          <w:rFonts w:ascii="Arial" w:eastAsia="Times New Roman" w:hAnsi="Arial" w:cs="Arial"/>
          <w:color w:val="000000" w:themeColor="text1"/>
          <w:lang w:eastAsia="en-GB"/>
        </w:rPr>
        <w:t>.</w:t>
      </w:r>
    </w:p>
    <w:p w14:paraId="1CE311C4" w14:textId="5D42E857" w:rsidR="00107E0D" w:rsidRPr="00D61CE1" w:rsidRDefault="00107E0D"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Costa, V.D. &amp; Averbeck, B.B. (2015). Frontal-parietal and limbic-striatal activity underlies information sampling in the best choice problem. </w:t>
      </w:r>
      <w:r w:rsidRPr="00D61CE1">
        <w:rPr>
          <w:rFonts w:ascii="Arial" w:eastAsia="Times New Roman" w:hAnsi="Arial" w:cs="Arial"/>
          <w:i/>
          <w:color w:val="000000" w:themeColor="text1"/>
          <w:lang w:eastAsia="en-GB"/>
        </w:rPr>
        <w:t>Cerebral Cortex, 25,</w:t>
      </w:r>
      <w:r w:rsidRPr="00D61CE1">
        <w:rPr>
          <w:rFonts w:ascii="Arial" w:eastAsia="Times New Roman" w:hAnsi="Arial" w:cs="Arial"/>
          <w:color w:val="000000" w:themeColor="text1"/>
          <w:lang w:eastAsia="en-GB"/>
        </w:rPr>
        <w:t xml:space="preserve"> 972-982. </w:t>
      </w:r>
      <w:hyperlink r:id="rId35" w:history="1">
        <w:r w:rsidRPr="00D61CE1">
          <w:rPr>
            <w:rStyle w:val="Hyperlink"/>
            <w:rFonts w:ascii="Arial" w:eastAsia="Times New Roman" w:hAnsi="Arial" w:cs="Arial"/>
            <w:lang w:eastAsia="en-GB"/>
          </w:rPr>
          <w:t>https://doi.org/10.1093/cercor/bht286</w:t>
        </w:r>
      </w:hyperlink>
    </w:p>
    <w:p w14:paraId="5FB66143" w14:textId="45605D2B"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DeBruine, L., &amp; Jones, B. C. (2020). </w:t>
      </w:r>
      <w:r w:rsidRPr="00D61CE1">
        <w:rPr>
          <w:rFonts w:ascii="Arial" w:eastAsia="Times New Roman" w:hAnsi="Arial" w:cs="Arial"/>
          <w:i/>
          <w:iCs/>
          <w:color w:val="000000" w:themeColor="text1"/>
          <w:lang w:eastAsia="en-GB"/>
        </w:rPr>
        <w:t xml:space="preserve">3DSK face set with </w:t>
      </w:r>
      <w:proofErr w:type="spellStart"/>
      <w:r w:rsidRPr="00D61CE1">
        <w:rPr>
          <w:rFonts w:ascii="Arial" w:eastAsia="Times New Roman" w:hAnsi="Arial" w:cs="Arial"/>
          <w:i/>
          <w:iCs/>
          <w:color w:val="000000" w:themeColor="text1"/>
          <w:lang w:eastAsia="en-GB"/>
        </w:rPr>
        <w:t>webmorph</w:t>
      </w:r>
      <w:proofErr w:type="spellEnd"/>
      <w:r w:rsidRPr="00D61CE1">
        <w:rPr>
          <w:rFonts w:ascii="Arial" w:eastAsia="Times New Roman" w:hAnsi="Arial" w:cs="Arial"/>
          <w:i/>
          <w:iCs/>
          <w:color w:val="000000" w:themeColor="text1"/>
          <w:lang w:eastAsia="en-GB"/>
        </w:rPr>
        <w:t xml:space="preserve"> templates.</w:t>
      </w:r>
      <w:r w:rsidRPr="00D61CE1">
        <w:rPr>
          <w:rFonts w:ascii="Arial" w:eastAsia="Times New Roman" w:hAnsi="Arial" w:cs="Arial"/>
          <w:color w:val="000000" w:themeColor="text1"/>
          <w:lang w:eastAsia="en-GB"/>
        </w:rPr>
        <w:t xml:space="preserve"> </w:t>
      </w:r>
      <w:hyperlink r:id="rId36" w:history="1">
        <w:r w:rsidRPr="00D61CE1">
          <w:rPr>
            <w:rFonts w:ascii="Arial" w:eastAsia="Times New Roman" w:hAnsi="Arial" w:cs="Arial"/>
            <w:color w:val="000000" w:themeColor="text1"/>
            <w:u w:val="single"/>
            <w:lang w:eastAsia="en-GB"/>
          </w:rPr>
          <w:t>https://doi.org/10.17605/OSF.IO/A3947</w:t>
        </w:r>
      </w:hyperlink>
    </w:p>
    <w:p w14:paraId="27D0C1C4" w14:textId="6E958339" w:rsidR="00821F7F" w:rsidRPr="00D61CE1" w:rsidRDefault="00821F7F"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Devine, D. J., &amp; Caughlin, D. E. (2014). Do they matter? A meta-analytic investigation of individual characteristics and guilt judgments</w:t>
      </w:r>
      <w:r w:rsidRPr="00D61CE1">
        <w:rPr>
          <w:rFonts w:ascii="Arial" w:eastAsia="Times New Roman" w:hAnsi="Arial" w:cs="Arial"/>
          <w:i/>
          <w:color w:val="000000" w:themeColor="text1"/>
          <w:lang w:eastAsia="en-GB"/>
        </w:rPr>
        <w:t>. Psycholog</w:t>
      </w:r>
      <w:r w:rsidR="009A5DFD" w:rsidRPr="00D61CE1">
        <w:rPr>
          <w:rFonts w:ascii="Arial" w:eastAsia="Times New Roman" w:hAnsi="Arial" w:cs="Arial"/>
          <w:i/>
          <w:color w:val="000000" w:themeColor="text1"/>
          <w:lang w:eastAsia="en-GB"/>
        </w:rPr>
        <w:t>y, Public Policy, and Law, 20</w:t>
      </w:r>
      <w:r w:rsidRPr="00D61CE1">
        <w:rPr>
          <w:rFonts w:ascii="Arial" w:eastAsia="Times New Roman" w:hAnsi="Arial" w:cs="Arial"/>
          <w:i/>
          <w:color w:val="000000" w:themeColor="text1"/>
          <w:lang w:eastAsia="en-GB"/>
        </w:rPr>
        <w:t>,</w:t>
      </w:r>
      <w:r w:rsidRPr="00D61CE1">
        <w:rPr>
          <w:rFonts w:ascii="Arial" w:eastAsia="Times New Roman" w:hAnsi="Arial" w:cs="Arial"/>
          <w:color w:val="000000" w:themeColor="text1"/>
          <w:lang w:eastAsia="en-GB"/>
        </w:rPr>
        <w:t xml:space="preserve"> 109–134. </w:t>
      </w:r>
      <w:hyperlink r:id="rId37" w:history="1">
        <w:r w:rsidRPr="00D61CE1">
          <w:rPr>
            <w:rStyle w:val="Hyperlink"/>
            <w:rFonts w:ascii="Arial" w:eastAsia="Times New Roman" w:hAnsi="Arial" w:cs="Arial"/>
            <w:lang w:eastAsia="en-GB"/>
          </w:rPr>
          <w:t>https://doi.org/10.1037/law0000006</w:t>
        </w:r>
      </w:hyperlink>
    </w:p>
    <w:p w14:paraId="7E3ABD02" w14:textId="5B5EC519" w:rsidR="009A5DFD" w:rsidRPr="00D61CE1" w:rsidRDefault="009A5DFD"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Dror, I.E. (2013). Practical solutions to cognitive and human factor challenges in forensic science. </w:t>
      </w:r>
      <w:r w:rsidRPr="00D61CE1">
        <w:rPr>
          <w:rFonts w:ascii="Arial" w:eastAsia="Times New Roman" w:hAnsi="Arial" w:cs="Arial"/>
          <w:i/>
          <w:color w:val="000000" w:themeColor="text1"/>
          <w:lang w:eastAsia="en-GB"/>
        </w:rPr>
        <w:t>Forensic Science Policy &amp; Management: An International Journal, 4,</w:t>
      </w:r>
      <w:r w:rsidRPr="00D61CE1">
        <w:rPr>
          <w:rFonts w:ascii="Arial" w:eastAsia="Times New Roman" w:hAnsi="Arial" w:cs="Arial"/>
          <w:color w:val="000000" w:themeColor="text1"/>
          <w:lang w:eastAsia="en-GB"/>
        </w:rPr>
        <w:t xml:space="preserve"> 105-113. </w:t>
      </w:r>
      <w:hyperlink r:id="rId38" w:history="1">
        <w:r w:rsidRPr="00D61CE1">
          <w:rPr>
            <w:rStyle w:val="Hyperlink"/>
            <w:rFonts w:ascii="Arial" w:eastAsia="Times New Roman" w:hAnsi="Arial" w:cs="Arial"/>
            <w:lang w:eastAsia="en-GB"/>
          </w:rPr>
          <w:t>https://doi.org/10.1080/19409044.2014.901437</w:t>
        </w:r>
      </w:hyperlink>
    </w:p>
    <w:p w14:paraId="763F75C8" w14:textId="37CE814D" w:rsidR="00821F7F" w:rsidDel="00857294" w:rsidRDefault="00857294" w:rsidP="00D85917">
      <w:pPr>
        <w:spacing w:before="100" w:after="0" w:line="480" w:lineRule="auto"/>
        <w:ind w:firstLine="720"/>
        <w:rPr>
          <w:del w:id="1637" w:author="Furl, Nicholas" w:date="2024-10-06T09:07:00Z" w16du:dateUtc="2024-10-06T08:07:00Z"/>
          <w:rFonts w:ascii="Arial" w:eastAsia="Times New Roman" w:hAnsi="Arial" w:cs="Arial"/>
          <w:color w:val="000000" w:themeColor="text1"/>
          <w:lang w:eastAsia="en-GB"/>
        </w:rPr>
      </w:pPr>
      <w:ins w:id="1638" w:author="Furl, Nicholas" w:date="2024-10-06T09:09:00Z" w16du:dateUtc="2024-10-06T08:09:00Z">
        <w:r w:rsidRPr="00857294">
          <w:rPr>
            <w:rFonts w:ascii="Arial" w:eastAsia="Times New Roman" w:hAnsi="Arial" w:cs="Arial"/>
            <w:color w:val="000000" w:themeColor="text1"/>
            <w:lang w:eastAsia="en-GB"/>
          </w:rPr>
          <w:lastRenderedPageBreak/>
          <w:t>Dror, I.E.</w:t>
        </w:r>
      </w:ins>
      <w:ins w:id="1639" w:author="Furl, Nicholas" w:date="2024-10-06T09:07:00Z" w16du:dateUtc="2024-10-06T08:07:00Z">
        <w:r w:rsidRPr="00857294">
          <w:rPr>
            <w:rFonts w:ascii="Arial" w:eastAsia="Times New Roman" w:hAnsi="Arial" w:cs="Arial"/>
            <w:color w:val="000000" w:themeColor="text1"/>
            <w:lang w:eastAsia="en-GB"/>
          </w:rPr>
          <w:t xml:space="preserve"> (2020). Cognitive and human factors in expert decision making: Six fallacies and the eight sources of bias. </w:t>
        </w:r>
        <w:r w:rsidRPr="00857294">
          <w:rPr>
            <w:rFonts w:ascii="Arial" w:eastAsia="Times New Roman" w:hAnsi="Arial" w:cs="Arial"/>
            <w:i/>
            <w:iCs/>
            <w:color w:val="000000" w:themeColor="text1"/>
            <w:lang w:eastAsia="en-GB"/>
            <w:rPrChange w:id="1640" w:author="Furl, Nicholas" w:date="2024-10-06T09:09:00Z" w16du:dateUtc="2024-10-06T08:09:00Z">
              <w:rPr>
                <w:rFonts w:ascii="Arial" w:eastAsia="Times New Roman" w:hAnsi="Arial" w:cs="Arial"/>
                <w:color w:val="000000" w:themeColor="text1"/>
                <w:lang w:eastAsia="en-GB"/>
              </w:rPr>
            </w:rPrChange>
          </w:rPr>
          <w:t>Analytical Chemistry, 92,</w:t>
        </w:r>
        <w:r w:rsidRPr="00857294">
          <w:rPr>
            <w:rFonts w:ascii="Arial" w:eastAsia="Times New Roman" w:hAnsi="Arial" w:cs="Arial"/>
            <w:color w:val="000000" w:themeColor="text1"/>
            <w:lang w:eastAsia="en-GB"/>
          </w:rPr>
          <w:t xml:space="preserve"> 7998-8004. </w:t>
        </w:r>
      </w:ins>
      <w:ins w:id="1641" w:author="Furl, Nicholas" w:date="2024-10-06T09:09:00Z">
        <w:r w:rsidRPr="00857294">
          <w:rPr>
            <w:rFonts w:ascii="Arial" w:eastAsia="Times New Roman" w:hAnsi="Arial" w:cs="Arial"/>
            <w:color w:val="000000" w:themeColor="text1"/>
            <w:lang w:eastAsia="en-GB"/>
          </w:rPr>
          <w:fldChar w:fldCharType="begin"/>
        </w:r>
        <w:r w:rsidRPr="00857294">
          <w:rPr>
            <w:rFonts w:ascii="Arial" w:eastAsia="Times New Roman" w:hAnsi="Arial" w:cs="Arial"/>
            <w:color w:val="000000" w:themeColor="text1"/>
            <w:lang w:eastAsia="en-GB"/>
          </w:rPr>
          <w:instrText>HYPERLINK "https://doi.org/10.1021/acs.analchem.0c00704" \o "DOI URL"</w:instrText>
        </w:r>
        <w:r w:rsidRPr="00857294">
          <w:rPr>
            <w:rFonts w:ascii="Arial" w:eastAsia="Times New Roman" w:hAnsi="Arial" w:cs="Arial"/>
            <w:color w:val="000000" w:themeColor="text1"/>
            <w:lang w:eastAsia="en-GB"/>
          </w:rPr>
        </w:r>
        <w:r w:rsidRPr="00857294">
          <w:rPr>
            <w:rFonts w:ascii="Arial" w:eastAsia="Times New Roman" w:hAnsi="Arial" w:cs="Arial"/>
            <w:color w:val="000000" w:themeColor="text1"/>
            <w:lang w:eastAsia="en-GB"/>
          </w:rPr>
          <w:fldChar w:fldCharType="separate"/>
        </w:r>
        <w:r w:rsidRPr="00857294">
          <w:rPr>
            <w:rStyle w:val="Hyperlink"/>
            <w:rFonts w:ascii="Arial" w:eastAsia="Times New Roman" w:hAnsi="Arial" w:cs="Arial"/>
            <w:lang w:eastAsia="en-GB"/>
          </w:rPr>
          <w:t>https://doi.org/10.1021/acs.anal</w:t>
        </w:r>
        <w:r w:rsidRPr="00857294">
          <w:rPr>
            <w:rStyle w:val="Hyperlink"/>
            <w:rFonts w:ascii="Arial" w:eastAsia="Times New Roman" w:hAnsi="Arial" w:cs="Arial"/>
            <w:lang w:eastAsia="en-GB"/>
          </w:rPr>
          <w:t>c</w:t>
        </w:r>
        <w:r w:rsidRPr="00857294">
          <w:rPr>
            <w:rStyle w:val="Hyperlink"/>
            <w:rFonts w:ascii="Arial" w:eastAsia="Times New Roman" w:hAnsi="Arial" w:cs="Arial"/>
            <w:lang w:eastAsia="en-GB"/>
          </w:rPr>
          <w:t>hem.0c00704</w:t>
        </w:r>
      </w:ins>
      <w:ins w:id="1642" w:author="Furl, Nicholas" w:date="2024-10-06T09:09:00Z" w16du:dateUtc="2024-10-06T08:09:00Z">
        <w:r w:rsidRPr="00857294">
          <w:rPr>
            <w:rFonts w:ascii="Arial" w:eastAsia="Times New Roman" w:hAnsi="Arial" w:cs="Arial"/>
            <w:color w:val="000000" w:themeColor="text1"/>
            <w:lang w:eastAsia="en-GB"/>
          </w:rPr>
          <w:fldChar w:fldCharType="end"/>
        </w:r>
      </w:ins>
      <w:del w:id="1643" w:author="Furl, Nicholas" w:date="2024-10-06T09:07:00Z" w16du:dateUtc="2024-10-06T08:07:00Z">
        <w:r w:rsidR="00821F7F" w:rsidRPr="00D61CE1" w:rsidDel="00857294">
          <w:rPr>
            <w:rFonts w:ascii="Arial" w:eastAsia="Times New Roman" w:hAnsi="Arial" w:cs="Arial"/>
            <w:color w:val="000000" w:themeColor="text1"/>
            <w:lang w:eastAsia="en-GB"/>
          </w:rPr>
          <w:delText xml:space="preserve">Dror, I.E. (2017). Human expert performance in forensic decision making: seven different sources of bias. </w:delText>
        </w:r>
        <w:r w:rsidR="00821F7F" w:rsidRPr="00D61CE1" w:rsidDel="00857294">
          <w:rPr>
            <w:rFonts w:ascii="Arial" w:eastAsia="Times New Roman" w:hAnsi="Arial" w:cs="Arial"/>
            <w:i/>
            <w:color w:val="000000" w:themeColor="text1"/>
            <w:lang w:eastAsia="en-GB"/>
          </w:rPr>
          <w:delText>Australian Journal of Forensic Sciences, 49,</w:delText>
        </w:r>
        <w:r w:rsidR="00821F7F" w:rsidRPr="00D61CE1" w:rsidDel="00857294">
          <w:rPr>
            <w:rFonts w:ascii="Arial" w:eastAsia="Times New Roman" w:hAnsi="Arial" w:cs="Arial"/>
            <w:color w:val="000000" w:themeColor="text1"/>
            <w:lang w:eastAsia="en-GB"/>
          </w:rPr>
          <w:delText xml:space="preserve"> 541-547.</w:delText>
        </w:r>
        <w:r w:rsidR="00A11CF5" w:rsidRPr="00D61CE1" w:rsidDel="00857294">
          <w:delText xml:space="preserve"> </w:delText>
        </w:r>
        <w:r w:rsidR="00000000" w:rsidDel="00857294">
          <w:fldChar w:fldCharType="begin"/>
        </w:r>
        <w:r w:rsidR="00000000" w:rsidDel="00857294">
          <w:delInstrText>HYPERLINK "https://doi.org/10.1080/00450618.2017.1281348"</w:delInstrText>
        </w:r>
        <w:r w:rsidR="00000000" w:rsidDel="00857294">
          <w:fldChar w:fldCharType="separate"/>
        </w:r>
        <w:r w:rsidR="00A11CF5" w:rsidRPr="00D61CE1" w:rsidDel="00857294">
          <w:rPr>
            <w:rStyle w:val="Hyperlink"/>
            <w:rFonts w:ascii="Arial" w:eastAsia="Times New Roman" w:hAnsi="Arial" w:cs="Arial"/>
            <w:lang w:eastAsia="en-GB"/>
          </w:rPr>
          <w:delText>https://doi.org/10.1080/00450618.2017.1281348</w:delText>
        </w:r>
        <w:r w:rsidR="00000000" w:rsidDel="00857294">
          <w:rPr>
            <w:rStyle w:val="Hyperlink"/>
            <w:rFonts w:ascii="Arial" w:eastAsia="Times New Roman" w:hAnsi="Arial" w:cs="Arial"/>
            <w:lang w:eastAsia="en-GB"/>
          </w:rPr>
          <w:fldChar w:fldCharType="end"/>
        </w:r>
      </w:del>
    </w:p>
    <w:p w14:paraId="75363F5C" w14:textId="77777777" w:rsidR="00857294" w:rsidRPr="00D61CE1" w:rsidRDefault="00857294" w:rsidP="004F268C">
      <w:pPr>
        <w:spacing w:before="100" w:after="0" w:line="480" w:lineRule="auto"/>
        <w:ind w:firstLine="720"/>
        <w:rPr>
          <w:ins w:id="1644" w:author="Furl, Nicholas" w:date="2024-10-06T09:07:00Z" w16du:dateUtc="2024-10-06T08:07:00Z"/>
          <w:rFonts w:ascii="Arial" w:eastAsia="Times New Roman" w:hAnsi="Arial" w:cs="Arial"/>
          <w:color w:val="000000" w:themeColor="text1"/>
          <w:lang w:eastAsia="en-GB"/>
        </w:rPr>
      </w:pPr>
    </w:p>
    <w:p w14:paraId="79885A75" w14:textId="624E8B58" w:rsidR="00D85917" w:rsidRDefault="00D85917" w:rsidP="00D85917">
      <w:pPr>
        <w:spacing w:before="100" w:after="0" w:line="480" w:lineRule="auto"/>
        <w:ind w:firstLine="720"/>
        <w:rPr>
          <w:ins w:id="1645" w:author="Furl, Nicholas" w:date="2024-10-04T16:20:00Z" w16du:dateUtc="2024-10-04T15:20:00Z"/>
          <w:rFonts w:ascii="Arial" w:eastAsia="Times New Roman" w:hAnsi="Arial" w:cs="Arial"/>
          <w:color w:val="000000" w:themeColor="text1"/>
          <w:lang w:eastAsia="en-GB"/>
        </w:rPr>
      </w:pPr>
      <w:ins w:id="1646" w:author="Furl, Nicholas" w:date="2024-10-04T16:20:00Z" w16du:dateUtc="2024-10-04T15:20:00Z">
        <w:r>
          <w:rPr>
            <w:rFonts w:ascii="Arial" w:eastAsia="Times New Roman" w:hAnsi="Arial" w:cs="Arial"/>
            <w:color w:val="000000" w:themeColor="text1"/>
            <w:lang w:eastAsia="en-GB"/>
          </w:rPr>
          <w:t xml:space="preserve">Dror, I.E. &amp; Kukucka, </w:t>
        </w:r>
      </w:ins>
      <w:ins w:id="1647" w:author="Furl, Nicholas" w:date="2024-10-04T16:23:00Z" w16du:dateUtc="2024-10-04T15:23:00Z">
        <w:r>
          <w:rPr>
            <w:rFonts w:ascii="Arial" w:eastAsia="Times New Roman" w:hAnsi="Arial" w:cs="Arial"/>
            <w:color w:val="000000" w:themeColor="text1"/>
            <w:lang w:eastAsia="en-GB"/>
          </w:rPr>
          <w:t xml:space="preserve">J. (2021). </w:t>
        </w:r>
        <w:r w:rsidRPr="00D85917">
          <w:rPr>
            <w:rFonts w:ascii="Arial" w:eastAsia="Times New Roman" w:hAnsi="Arial" w:cs="Arial"/>
            <w:color w:val="000000" w:themeColor="text1"/>
            <w:lang w:eastAsia="en-GB"/>
          </w:rPr>
          <w:t>Linear Sequential Unmasking–Expanded (LSU-E): A general approach for improving decision making as well as minimizing noise and bias</w:t>
        </w:r>
        <w:r>
          <w:rPr>
            <w:rFonts w:ascii="Arial" w:eastAsia="Times New Roman" w:hAnsi="Arial" w:cs="Arial"/>
            <w:color w:val="000000" w:themeColor="text1"/>
            <w:lang w:eastAsia="en-GB"/>
          </w:rPr>
          <w:t xml:space="preserve">. </w:t>
        </w:r>
        <w:r w:rsidRPr="00D85917">
          <w:rPr>
            <w:rFonts w:ascii="Arial" w:eastAsia="Times New Roman" w:hAnsi="Arial" w:cs="Arial"/>
            <w:color w:val="000000" w:themeColor="text1"/>
            <w:lang w:eastAsia="en-GB"/>
          </w:rPr>
          <w:t>Forensic Science International: Synergy</w:t>
        </w:r>
        <w:r>
          <w:rPr>
            <w:rFonts w:ascii="Arial" w:eastAsia="Times New Roman" w:hAnsi="Arial" w:cs="Arial"/>
            <w:color w:val="000000" w:themeColor="text1"/>
            <w:lang w:eastAsia="en-GB"/>
          </w:rPr>
          <w:t>, 3, 1001</w:t>
        </w:r>
      </w:ins>
      <w:ins w:id="1648" w:author="Furl, Nicholas" w:date="2024-10-04T16:24:00Z" w16du:dateUtc="2024-10-04T15:24:00Z">
        <w:r>
          <w:rPr>
            <w:rFonts w:ascii="Arial" w:eastAsia="Times New Roman" w:hAnsi="Arial" w:cs="Arial"/>
            <w:color w:val="000000" w:themeColor="text1"/>
            <w:lang w:eastAsia="en-GB"/>
          </w:rPr>
          <w:t xml:space="preserve">61. </w:t>
        </w:r>
        <w:r>
          <w:rPr>
            <w:rFonts w:ascii="Arial" w:eastAsia="Times New Roman" w:hAnsi="Arial" w:cs="Arial"/>
            <w:color w:val="000000" w:themeColor="text1"/>
            <w:lang w:eastAsia="en-GB"/>
          </w:rPr>
          <w:fldChar w:fldCharType="begin"/>
        </w:r>
        <w:r>
          <w:rPr>
            <w:rFonts w:ascii="Arial" w:eastAsia="Times New Roman" w:hAnsi="Arial" w:cs="Arial"/>
            <w:color w:val="000000" w:themeColor="text1"/>
            <w:lang w:eastAsia="en-GB"/>
          </w:rPr>
          <w:instrText>HYPERLINK "</w:instrText>
        </w:r>
        <w:r w:rsidRPr="00D85917">
          <w:rPr>
            <w:rFonts w:ascii="Arial" w:eastAsia="Times New Roman" w:hAnsi="Arial" w:cs="Arial"/>
            <w:color w:val="000000" w:themeColor="text1"/>
            <w:lang w:eastAsia="en-GB"/>
          </w:rPr>
          <w:instrText>https://doi.org/10.1016/j.fsisyn.2021.100161</w:instrText>
        </w:r>
        <w:r>
          <w:rPr>
            <w:rFonts w:ascii="Arial" w:eastAsia="Times New Roman" w:hAnsi="Arial" w:cs="Arial"/>
            <w:color w:val="000000" w:themeColor="text1"/>
            <w:lang w:eastAsia="en-GB"/>
          </w:rPr>
          <w:instrText>"</w:instrText>
        </w:r>
        <w:r>
          <w:rPr>
            <w:rFonts w:ascii="Arial" w:eastAsia="Times New Roman" w:hAnsi="Arial" w:cs="Arial"/>
            <w:color w:val="000000" w:themeColor="text1"/>
            <w:lang w:eastAsia="en-GB"/>
          </w:rPr>
          <w:fldChar w:fldCharType="separate"/>
        </w:r>
        <w:r w:rsidRPr="00D7010B">
          <w:rPr>
            <w:rStyle w:val="Hyperlink"/>
            <w:rFonts w:ascii="Arial" w:eastAsia="Times New Roman" w:hAnsi="Arial" w:cs="Arial"/>
            <w:lang w:eastAsia="en-GB"/>
          </w:rPr>
          <w:t>https://doi.org/10.1016/j.fsisyn.</w:t>
        </w:r>
        <w:r w:rsidRPr="00D7010B">
          <w:rPr>
            <w:rStyle w:val="Hyperlink"/>
            <w:rFonts w:ascii="Arial" w:eastAsia="Times New Roman" w:hAnsi="Arial" w:cs="Arial"/>
            <w:lang w:eastAsia="en-GB"/>
          </w:rPr>
          <w:t>2</w:t>
        </w:r>
        <w:r w:rsidRPr="00D7010B">
          <w:rPr>
            <w:rStyle w:val="Hyperlink"/>
            <w:rFonts w:ascii="Arial" w:eastAsia="Times New Roman" w:hAnsi="Arial" w:cs="Arial"/>
            <w:lang w:eastAsia="en-GB"/>
          </w:rPr>
          <w:t>021.100161</w:t>
        </w:r>
        <w:r>
          <w:rPr>
            <w:rFonts w:ascii="Arial" w:eastAsia="Times New Roman" w:hAnsi="Arial" w:cs="Arial"/>
            <w:color w:val="000000" w:themeColor="text1"/>
            <w:lang w:eastAsia="en-GB"/>
          </w:rPr>
          <w:fldChar w:fldCharType="end"/>
        </w:r>
        <w:r>
          <w:rPr>
            <w:rFonts w:ascii="Arial" w:eastAsia="Times New Roman" w:hAnsi="Arial" w:cs="Arial"/>
            <w:color w:val="000000" w:themeColor="text1"/>
            <w:lang w:eastAsia="en-GB"/>
          </w:rPr>
          <w:t>.</w:t>
        </w:r>
      </w:ins>
    </w:p>
    <w:p w14:paraId="1811F34E" w14:textId="75AAA315" w:rsidR="00744909" w:rsidRPr="00D61CE1" w:rsidRDefault="00744909" w:rsidP="004F268C">
      <w:pPr>
        <w:spacing w:before="100" w:after="0" w:line="480" w:lineRule="auto"/>
        <w:ind w:firstLine="720"/>
        <w:rPr>
          <w:rFonts w:ascii="Arial" w:eastAsia="Times New Roman" w:hAnsi="Arial" w:cs="Arial"/>
          <w:color w:val="000000" w:themeColor="text1"/>
          <w:lang w:eastAsia="en-GB"/>
        </w:rPr>
      </w:pPr>
      <w:proofErr w:type="spellStart"/>
      <w:r w:rsidRPr="00D61CE1">
        <w:rPr>
          <w:rFonts w:ascii="Arial" w:eastAsia="Times New Roman" w:hAnsi="Arial" w:cs="Arial"/>
          <w:color w:val="000000" w:themeColor="text1"/>
          <w:lang w:eastAsia="en-GB"/>
        </w:rPr>
        <w:t>Drugowitsch</w:t>
      </w:r>
      <w:proofErr w:type="spellEnd"/>
      <w:r w:rsidRPr="00D61CE1">
        <w:rPr>
          <w:rFonts w:ascii="Arial" w:eastAsia="Times New Roman" w:hAnsi="Arial" w:cs="Arial"/>
          <w:color w:val="000000" w:themeColor="text1"/>
          <w:lang w:eastAsia="en-GB"/>
        </w:rPr>
        <w:t xml:space="preserve">, J., Moreno-Bote, R., Churchland, A.K., </w:t>
      </w:r>
      <w:proofErr w:type="spellStart"/>
      <w:r w:rsidRPr="00D61CE1">
        <w:rPr>
          <w:rFonts w:ascii="Arial" w:eastAsia="Times New Roman" w:hAnsi="Arial" w:cs="Arial"/>
          <w:color w:val="000000" w:themeColor="text1"/>
          <w:lang w:eastAsia="en-GB"/>
        </w:rPr>
        <w:t>Shadlen</w:t>
      </w:r>
      <w:proofErr w:type="spellEnd"/>
      <w:r w:rsidRPr="00D61CE1">
        <w:rPr>
          <w:rFonts w:ascii="Arial" w:eastAsia="Times New Roman" w:hAnsi="Arial" w:cs="Arial"/>
          <w:color w:val="000000" w:themeColor="text1"/>
          <w:lang w:eastAsia="en-GB"/>
        </w:rPr>
        <w:t xml:space="preserve">, M.N. &amp; Pouget, A. (2012). The cost of accumulating evidence in perceptual decision making. </w:t>
      </w:r>
      <w:r w:rsidRPr="00D61CE1">
        <w:rPr>
          <w:rFonts w:ascii="Arial" w:eastAsia="Times New Roman" w:hAnsi="Arial" w:cs="Arial"/>
          <w:i/>
          <w:color w:val="000000" w:themeColor="text1"/>
          <w:lang w:eastAsia="en-GB"/>
        </w:rPr>
        <w:t>Journal of Neuroscience, 32,</w:t>
      </w:r>
      <w:r w:rsidRPr="00D61CE1">
        <w:rPr>
          <w:rFonts w:ascii="Arial" w:eastAsia="Times New Roman" w:hAnsi="Arial" w:cs="Arial"/>
          <w:color w:val="000000" w:themeColor="text1"/>
          <w:lang w:eastAsia="en-GB"/>
        </w:rPr>
        <w:t xml:space="preserve"> 3612-3628. </w:t>
      </w:r>
      <w:hyperlink r:id="rId39" w:history="1">
        <w:r w:rsidRPr="00D61CE1">
          <w:rPr>
            <w:rStyle w:val="Hyperlink"/>
            <w:rFonts w:ascii="Arial" w:eastAsia="Times New Roman" w:hAnsi="Arial" w:cs="Arial"/>
            <w:lang w:eastAsia="en-GB"/>
          </w:rPr>
          <w:t>https://doi.org/10.1523/JNEUROSCI.4010-11.2012</w:t>
        </w:r>
      </w:hyperlink>
    </w:p>
    <w:p w14:paraId="749B679E" w14:textId="06878550" w:rsidR="00932A78" w:rsidRPr="00D61CE1" w:rsidRDefault="00932A78"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Dudley, R. E., John, C. H., Young, A. W., &amp; Over, D. E. (1997). The effect of self- referent material on the reasoning of people with delusions. </w:t>
      </w:r>
      <w:r w:rsidRPr="00D61CE1">
        <w:rPr>
          <w:rFonts w:ascii="Arial" w:eastAsia="Times New Roman" w:hAnsi="Arial" w:cs="Arial"/>
          <w:i/>
          <w:color w:val="000000" w:themeColor="text1"/>
          <w:lang w:eastAsia="en-GB"/>
        </w:rPr>
        <w:t>British Journal of Clinical Psychology, 36,</w:t>
      </w:r>
      <w:r w:rsidRPr="00D61CE1">
        <w:rPr>
          <w:rFonts w:ascii="Arial" w:eastAsia="Times New Roman" w:hAnsi="Arial" w:cs="Arial"/>
          <w:color w:val="000000" w:themeColor="text1"/>
          <w:lang w:eastAsia="en-GB"/>
        </w:rPr>
        <w:t xml:space="preserve"> 575-584. </w:t>
      </w:r>
      <w:hyperlink r:id="rId40" w:history="1">
        <w:r w:rsidRPr="00D61CE1">
          <w:rPr>
            <w:rStyle w:val="Hyperlink"/>
            <w:rFonts w:ascii="Arial" w:eastAsia="Times New Roman" w:hAnsi="Arial" w:cs="Arial"/>
            <w:lang w:eastAsia="en-GB"/>
          </w:rPr>
          <w:t>http://dx.doi.org/10.1111/j.2044-8260.1997.tb01262.x</w:t>
        </w:r>
      </w:hyperlink>
      <w:r w:rsidRPr="00D61CE1">
        <w:rPr>
          <w:rFonts w:ascii="Arial" w:eastAsia="Times New Roman" w:hAnsi="Arial" w:cs="Arial"/>
          <w:color w:val="000000" w:themeColor="text1"/>
          <w:lang w:eastAsia="en-GB"/>
        </w:rPr>
        <w:t>.</w:t>
      </w:r>
    </w:p>
    <w:p w14:paraId="72BE346F" w14:textId="3DD7C17F" w:rsidR="006C08F6" w:rsidRPr="00D61CE1" w:rsidRDefault="006C08F6"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Dudley, R., Taylor, P., Wickham, S. &amp; Sutton, P. (2016). Psychosis, Delusions and the "Jumping to Conclusions" Reasoning Bias: A Systematic Review and Meta-analysis. </w:t>
      </w:r>
      <w:r w:rsidRPr="00D61CE1">
        <w:rPr>
          <w:rFonts w:ascii="Arial" w:eastAsia="Times New Roman" w:hAnsi="Arial" w:cs="Arial"/>
          <w:i/>
          <w:color w:val="000000" w:themeColor="text1"/>
          <w:lang w:eastAsia="en-GB"/>
        </w:rPr>
        <w:t>Schizophrenia Bulletin, 42,</w:t>
      </w:r>
      <w:r w:rsidRPr="00D61CE1">
        <w:rPr>
          <w:rFonts w:ascii="Arial" w:eastAsia="Times New Roman" w:hAnsi="Arial" w:cs="Arial"/>
          <w:color w:val="000000" w:themeColor="text1"/>
          <w:lang w:eastAsia="en-GB"/>
        </w:rPr>
        <w:t xml:space="preserve"> 652-65.</w:t>
      </w:r>
      <w:r w:rsidR="00C33BA9" w:rsidRPr="00D61CE1">
        <w:t xml:space="preserve"> </w:t>
      </w:r>
      <w:hyperlink r:id="rId41" w:history="1">
        <w:r w:rsidR="00C33BA9" w:rsidRPr="00D61CE1">
          <w:rPr>
            <w:rStyle w:val="Hyperlink"/>
            <w:rFonts w:ascii="Arial" w:eastAsia="Times New Roman" w:hAnsi="Arial" w:cs="Arial"/>
            <w:lang w:eastAsia="en-GB"/>
          </w:rPr>
          <w:t>https://doi.org/10.1093/schbul/sbv150</w:t>
        </w:r>
      </w:hyperlink>
    </w:p>
    <w:p w14:paraId="49227ED0" w14:textId="42757042" w:rsidR="00F2443F" w:rsidRDefault="00F2443F" w:rsidP="004F268C">
      <w:pPr>
        <w:spacing w:before="100" w:after="0" w:line="480" w:lineRule="auto"/>
        <w:ind w:firstLine="720"/>
        <w:rPr>
          <w:ins w:id="1649" w:author="Furl, Nicholas" w:date="2024-10-06T17:29:00Z" w16du:dateUtc="2024-10-06T16:29:00Z"/>
          <w:rFonts w:ascii="Arial" w:eastAsia="Times New Roman" w:hAnsi="Arial" w:cs="Arial"/>
          <w:color w:val="000000" w:themeColor="text1"/>
          <w:lang w:eastAsia="en-GB"/>
        </w:rPr>
      </w:pPr>
      <w:ins w:id="1650" w:author="Furl, Nicholas" w:date="2024-10-06T17:27:00Z" w16du:dateUtc="2024-10-06T16:27:00Z">
        <w:r>
          <w:rPr>
            <w:rFonts w:ascii="Arial" w:eastAsia="Times New Roman" w:hAnsi="Arial" w:cs="Arial"/>
            <w:color w:val="000000" w:themeColor="text1"/>
            <w:lang w:eastAsia="en-GB"/>
          </w:rPr>
          <w:t>Eisenacher, S</w:t>
        </w:r>
      </w:ins>
      <w:ins w:id="1651" w:author="Furl, Nicholas" w:date="2024-10-06T17:28:00Z" w16du:dateUtc="2024-10-06T16:28:00Z">
        <w:r>
          <w:rPr>
            <w:rFonts w:ascii="Arial" w:eastAsia="Times New Roman" w:hAnsi="Arial" w:cs="Arial"/>
            <w:color w:val="000000" w:themeColor="text1"/>
            <w:lang w:eastAsia="en-GB"/>
          </w:rPr>
          <w:t xml:space="preserve">. &amp; Zink, M. (2017). </w:t>
        </w:r>
        <w:r w:rsidRPr="00F2443F">
          <w:rPr>
            <w:rFonts w:ascii="Arial" w:eastAsia="Times New Roman" w:hAnsi="Arial" w:cs="Arial"/>
            <w:color w:val="000000" w:themeColor="text1"/>
            <w:lang w:eastAsia="en-GB"/>
          </w:rPr>
          <w:t>Holding on to false beliefs: The bias against disconfirmatory evidence over the course of psychosis</w:t>
        </w:r>
        <w:r>
          <w:rPr>
            <w:rFonts w:ascii="Arial" w:eastAsia="Times New Roman" w:hAnsi="Arial" w:cs="Arial"/>
            <w:color w:val="000000" w:themeColor="text1"/>
            <w:lang w:eastAsia="en-GB"/>
          </w:rPr>
          <w:t xml:space="preserve">. </w:t>
        </w:r>
        <w:r w:rsidRPr="00F2443F">
          <w:rPr>
            <w:rFonts w:ascii="Arial" w:eastAsia="Times New Roman" w:hAnsi="Arial" w:cs="Arial"/>
            <w:i/>
            <w:iCs/>
            <w:color w:val="000000" w:themeColor="text1"/>
            <w:lang w:eastAsia="en-GB"/>
            <w:rPrChange w:id="1652" w:author="Furl, Nicholas" w:date="2024-10-06T17:29:00Z" w16du:dateUtc="2024-10-06T16:29:00Z">
              <w:rPr>
                <w:rFonts w:ascii="Arial" w:eastAsia="Times New Roman" w:hAnsi="Arial" w:cs="Arial"/>
                <w:color w:val="000000" w:themeColor="text1"/>
                <w:lang w:eastAsia="en-GB"/>
              </w:rPr>
            </w:rPrChange>
          </w:rPr>
          <w:t xml:space="preserve">Journal of Behavior Therapy and Experimental Psychiatry, </w:t>
        </w:r>
      </w:ins>
      <w:ins w:id="1653" w:author="Furl, Nicholas" w:date="2024-10-06T17:29:00Z" w16du:dateUtc="2024-10-06T16:29:00Z">
        <w:r w:rsidRPr="00F2443F">
          <w:rPr>
            <w:rFonts w:ascii="Arial" w:eastAsia="Times New Roman" w:hAnsi="Arial" w:cs="Arial"/>
            <w:i/>
            <w:iCs/>
            <w:color w:val="000000" w:themeColor="text1"/>
            <w:lang w:eastAsia="en-GB"/>
            <w:rPrChange w:id="1654" w:author="Furl, Nicholas" w:date="2024-10-06T17:29:00Z" w16du:dateUtc="2024-10-06T16:29:00Z">
              <w:rPr>
                <w:rFonts w:ascii="Arial" w:eastAsia="Times New Roman" w:hAnsi="Arial" w:cs="Arial"/>
                <w:color w:val="000000" w:themeColor="text1"/>
                <w:lang w:eastAsia="en-GB"/>
              </w:rPr>
            </w:rPrChange>
          </w:rPr>
          <w:t>56,</w:t>
        </w:r>
        <w:r>
          <w:rPr>
            <w:rFonts w:ascii="Arial" w:eastAsia="Times New Roman" w:hAnsi="Arial" w:cs="Arial"/>
            <w:color w:val="000000" w:themeColor="text1"/>
            <w:lang w:eastAsia="en-GB"/>
          </w:rPr>
          <w:t xml:space="preserve"> 79-89. </w:t>
        </w:r>
        <w:r>
          <w:rPr>
            <w:rFonts w:ascii="Arial" w:eastAsia="Times New Roman" w:hAnsi="Arial" w:cs="Arial"/>
            <w:color w:val="000000" w:themeColor="text1"/>
            <w:lang w:eastAsia="en-GB"/>
          </w:rPr>
          <w:fldChar w:fldCharType="begin"/>
        </w:r>
        <w:r>
          <w:rPr>
            <w:rFonts w:ascii="Arial" w:eastAsia="Times New Roman" w:hAnsi="Arial" w:cs="Arial"/>
            <w:color w:val="000000" w:themeColor="text1"/>
            <w:lang w:eastAsia="en-GB"/>
          </w:rPr>
          <w:instrText>HYPERLINK "</w:instrText>
        </w:r>
        <w:r w:rsidRPr="00F2443F">
          <w:rPr>
            <w:rFonts w:ascii="Arial" w:eastAsia="Times New Roman" w:hAnsi="Arial" w:cs="Arial"/>
            <w:color w:val="000000" w:themeColor="text1"/>
            <w:lang w:eastAsia="en-GB"/>
          </w:rPr>
          <w:instrText>https://doi.org/10.1016/j.jbtep.2016.08.015</w:instrText>
        </w:r>
        <w:r>
          <w:rPr>
            <w:rFonts w:ascii="Arial" w:eastAsia="Times New Roman" w:hAnsi="Arial" w:cs="Arial"/>
            <w:color w:val="000000" w:themeColor="text1"/>
            <w:lang w:eastAsia="en-GB"/>
          </w:rPr>
          <w:instrText>"</w:instrText>
        </w:r>
        <w:r>
          <w:rPr>
            <w:rFonts w:ascii="Arial" w:eastAsia="Times New Roman" w:hAnsi="Arial" w:cs="Arial"/>
            <w:color w:val="000000" w:themeColor="text1"/>
            <w:lang w:eastAsia="en-GB"/>
          </w:rPr>
          <w:fldChar w:fldCharType="separate"/>
        </w:r>
        <w:r w:rsidRPr="00361D26">
          <w:rPr>
            <w:rStyle w:val="Hyperlink"/>
            <w:rFonts w:ascii="Arial" w:eastAsia="Times New Roman" w:hAnsi="Arial" w:cs="Arial"/>
            <w:lang w:eastAsia="en-GB"/>
          </w:rPr>
          <w:t>https://doi.org/10.1016/j.jbtep.2016.08.015</w:t>
        </w:r>
        <w:r>
          <w:rPr>
            <w:rFonts w:ascii="Arial" w:eastAsia="Times New Roman" w:hAnsi="Arial" w:cs="Arial"/>
            <w:color w:val="000000" w:themeColor="text1"/>
            <w:lang w:eastAsia="en-GB"/>
          </w:rPr>
          <w:fldChar w:fldCharType="end"/>
        </w:r>
      </w:ins>
    </w:p>
    <w:p w14:paraId="279DDDF8" w14:textId="69219A1F"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Evans, S.L., Averbeck, B.B. &amp; Furl, N. (2015). Jumping to conclusions in schizophrenia. </w:t>
      </w:r>
      <w:r w:rsidRPr="00D61CE1">
        <w:rPr>
          <w:rFonts w:ascii="Arial" w:eastAsia="Times New Roman" w:hAnsi="Arial" w:cs="Arial"/>
          <w:i/>
          <w:iCs/>
          <w:color w:val="000000" w:themeColor="text1"/>
          <w:lang w:eastAsia="en-GB"/>
        </w:rPr>
        <w:t xml:space="preserve">Neuropsychiatric Disease and Treatment, 11, </w:t>
      </w:r>
      <w:r w:rsidRPr="00D61CE1">
        <w:rPr>
          <w:rFonts w:ascii="Arial" w:eastAsia="Times New Roman" w:hAnsi="Arial" w:cs="Arial"/>
          <w:color w:val="000000" w:themeColor="text1"/>
          <w:lang w:eastAsia="en-GB"/>
        </w:rPr>
        <w:t xml:space="preserve">1615-1624. </w:t>
      </w:r>
      <w:hyperlink r:id="rId42" w:history="1">
        <w:r w:rsidRPr="00D61CE1">
          <w:rPr>
            <w:rFonts w:ascii="Arial" w:eastAsia="Times New Roman" w:hAnsi="Arial" w:cs="Arial"/>
            <w:color w:val="000000" w:themeColor="text1"/>
            <w:u w:val="single"/>
            <w:lang w:eastAsia="en-GB"/>
          </w:rPr>
          <w:t>https://doi.org/10.2147/NDT.S56870</w:t>
        </w:r>
      </w:hyperlink>
    </w:p>
    <w:p w14:paraId="17CC77B9" w14:textId="1E2586B7" w:rsidR="00562221" w:rsidRPr="00D61CE1" w:rsidRDefault="00562221"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Fear, C.F. &amp; Healy, D. (1997). Probabilistic reasoning in obsessive-compulsive and delusional disorders</w:t>
      </w:r>
      <w:r w:rsidRPr="00D61CE1">
        <w:rPr>
          <w:rFonts w:ascii="Arial" w:eastAsia="Times New Roman" w:hAnsi="Arial" w:cs="Arial"/>
          <w:i/>
          <w:color w:val="000000" w:themeColor="text1"/>
          <w:lang w:eastAsia="en-GB"/>
        </w:rPr>
        <w:t>. Psychological Medicine, 27,</w:t>
      </w:r>
      <w:r w:rsidRPr="00D61CE1">
        <w:rPr>
          <w:rFonts w:ascii="Arial" w:eastAsia="Times New Roman" w:hAnsi="Arial" w:cs="Arial"/>
          <w:color w:val="000000" w:themeColor="text1"/>
          <w:lang w:eastAsia="en-GB"/>
        </w:rPr>
        <w:t xml:space="preserve"> 199 –208. </w:t>
      </w:r>
      <w:hyperlink r:id="rId43" w:history="1">
        <w:r w:rsidRPr="00D61CE1">
          <w:rPr>
            <w:rStyle w:val="Hyperlink"/>
            <w:rFonts w:ascii="Arial" w:eastAsia="Times New Roman" w:hAnsi="Arial" w:cs="Arial"/>
            <w:lang w:eastAsia="en-GB"/>
          </w:rPr>
          <w:t>https://doi.org/10.1017/S0033291796004175</w:t>
        </w:r>
      </w:hyperlink>
    </w:p>
    <w:p w14:paraId="42FF6B89" w14:textId="683FF6D8" w:rsidR="004F5B8A" w:rsidRPr="00D61CE1" w:rsidRDefault="00960359"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 xml:space="preserve">Fiedler, K. (2008). The ultimate sampling dilemma in experience-based decision making. Journal of Experimental Psychology: Learning, Memory, and Cognition, 34(1), 186–203. </w:t>
      </w:r>
      <w:hyperlink r:id="rId44" w:history="1">
        <w:r w:rsidR="004F5B8A" w:rsidRPr="00D61CE1">
          <w:rPr>
            <w:rStyle w:val="Hyperlink"/>
            <w:rFonts w:ascii="Arial" w:eastAsia="Times New Roman" w:hAnsi="Arial" w:cs="Arial"/>
            <w:lang w:eastAsia="en-GB"/>
          </w:rPr>
          <w:t>https://doi.org/10.1037/0278-7393.34.1.186</w:t>
        </w:r>
      </w:hyperlink>
    </w:p>
    <w:p w14:paraId="6E59357A" w14:textId="5576A0B0" w:rsidR="00DA43A5" w:rsidRPr="00D61CE1" w:rsidRDefault="00DA43A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Fine, C., Gardner, M., Craigie, J. &amp; Gold, l. (2007). Hopping, skipping or jumping to conclusions? Clarifying the role of the JTC bias in delusions. </w:t>
      </w:r>
      <w:r w:rsidRPr="00D61CE1">
        <w:rPr>
          <w:rFonts w:ascii="Arial" w:eastAsia="Times New Roman" w:hAnsi="Arial" w:cs="Arial"/>
          <w:i/>
          <w:color w:val="000000" w:themeColor="text1"/>
          <w:lang w:eastAsia="en-GB"/>
        </w:rPr>
        <w:t>Cognitive Neuropsychiatry, 12,</w:t>
      </w:r>
      <w:r w:rsidRPr="00D61CE1">
        <w:rPr>
          <w:rFonts w:ascii="Arial" w:eastAsia="Times New Roman" w:hAnsi="Arial" w:cs="Arial"/>
          <w:color w:val="000000" w:themeColor="text1"/>
          <w:lang w:eastAsia="en-GB"/>
        </w:rPr>
        <w:t xml:space="preserve"> 46–77. </w:t>
      </w:r>
      <w:hyperlink r:id="rId45" w:history="1">
        <w:r w:rsidR="00D232F1" w:rsidRPr="00D61CE1">
          <w:rPr>
            <w:rStyle w:val="Hyperlink"/>
            <w:rFonts w:ascii="Arial" w:eastAsia="Times New Roman" w:hAnsi="Arial" w:cs="Arial"/>
            <w:lang w:eastAsia="en-GB"/>
          </w:rPr>
          <w:t>https://doi.org/10.1080/13546800600750597</w:t>
        </w:r>
      </w:hyperlink>
    </w:p>
    <w:p w14:paraId="7928137D" w14:textId="77777777" w:rsidR="00B76343" w:rsidRPr="00D61CE1" w:rsidRDefault="00B76343" w:rsidP="00B76343">
      <w:pPr>
        <w:spacing w:before="100" w:after="0" w:line="480" w:lineRule="auto"/>
        <w:ind w:firstLine="720"/>
        <w:rPr>
          <w:rFonts w:ascii="Arial" w:eastAsia="Times New Roman" w:hAnsi="Arial" w:cs="Arial"/>
          <w:color w:val="000000" w:themeColor="text1"/>
          <w:lang w:eastAsia="en-GB"/>
        </w:rPr>
      </w:pPr>
      <w:proofErr w:type="spellStart"/>
      <w:r w:rsidRPr="00D61CE1">
        <w:rPr>
          <w:rFonts w:ascii="Arial" w:eastAsia="Times New Roman" w:hAnsi="Arial" w:cs="Arial"/>
          <w:color w:val="000000" w:themeColor="text1"/>
          <w:lang w:eastAsia="en-GB"/>
        </w:rPr>
        <w:t>Forstmann</w:t>
      </w:r>
      <w:proofErr w:type="spellEnd"/>
      <w:r w:rsidRPr="00D61CE1">
        <w:rPr>
          <w:rFonts w:ascii="Arial" w:eastAsia="Times New Roman" w:hAnsi="Arial" w:cs="Arial"/>
          <w:color w:val="000000" w:themeColor="text1"/>
          <w:lang w:eastAsia="en-GB"/>
        </w:rPr>
        <w:t xml:space="preserve">, B.U., Ratcliff, R. &amp; </w:t>
      </w:r>
      <w:proofErr w:type="spellStart"/>
      <w:r w:rsidRPr="00D61CE1">
        <w:rPr>
          <w:rFonts w:ascii="Arial" w:eastAsia="Times New Roman" w:hAnsi="Arial" w:cs="Arial"/>
          <w:color w:val="000000" w:themeColor="text1"/>
          <w:lang w:eastAsia="en-GB"/>
        </w:rPr>
        <w:t>Wagenmakers</w:t>
      </w:r>
      <w:proofErr w:type="spellEnd"/>
      <w:r w:rsidRPr="00D61CE1">
        <w:rPr>
          <w:rFonts w:ascii="Arial" w:eastAsia="Times New Roman" w:hAnsi="Arial" w:cs="Arial"/>
          <w:color w:val="000000" w:themeColor="text1"/>
          <w:lang w:eastAsia="en-GB"/>
        </w:rPr>
        <w:t xml:space="preserve">, E.J. (2016). Sequential sampling models in cognitive neuroscience: Advantages, applications, and extensions. </w:t>
      </w:r>
      <w:r w:rsidRPr="00D61CE1">
        <w:rPr>
          <w:rFonts w:ascii="Arial" w:eastAsia="Times New Roman" w:hAnsi="Arial" w:cs="Arial"/>
          <w:i/>
          <w:color w:val="000000" w:themeColor="text1"/>
          <w:lang w:eastAsia="en-GB"/>
        </w:rPr>
        <w:t>Annual Review of Psychology, 67,</w:t>
      </w:r>
      <w:r w:rsidRPr="00D61CE1">
        <w:rPr>
          <w:rFonts w:ascii="Arial" w:eastAsia="Times New Roman" w:hAnsi="Arial" w:cs="Arial"/>
          <w:color w:val="000000" w:themeColor="text1"/>
          <w:lang w:eastAsia="en-GB"/>
        </w:rPr>
        <w:t xml:space="preserve"> 641-666. </w:t>
      </w:r>
      <w:hyperlink r:id="rId46" w:history="1">
        <w:r w:rsidRPr="00D61CE1">
          <w:rPr>
            <w:rStyle w:val="Hyperlink"/>
            <w:rFonts w:ascii="Arial" w:eastAsia="Times New Roman" w:hAnsi="Arial" w:cs="Arial"/>
            <w:lang w:eastAsia="en-GB"/>
          </w:rPr>
          <w:t>https://doi.org/10.1146/annurev-psych-122414-033645</w:t>
        </w:r>
      </w:hyperlink>
    </w:p>
    <w:p w14:paraId="55B3BE89" w14:textId="5B4B75B0" w:rsidR="00FB62FD" w:rsidRPr="00D61CE1" w:rsidRDefault="00FB62FD"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Fraser, J., Morrison, A. &amp; Wells, A. (2006). Cognitive processes, reasoning biases and persecutory delusions: A comparative study. </w:t>
      </w:r>
      <w:r w:rsidRPr="00D61CE1">
        <w:rPr>
          <w:rFonts w:ascii="Arial" w:eastAsia="Times New Roman" w:hAnsi="Arial" w:cs="Arial"/>
          <w:i/>
          <w:color w:val="000000" w:themeColor="text1"/>
          <w:lang w:eastAsia="en-GB"/>
        </w:rPr>
        <w:t>Behavioural and Cognitive Psychotherapy, 34,</w:t>
      </w:r>
      <w:r w:rsidRPr="00D61CE1">
        <w:rPr>
          <w:rFonts w:ascii="Arial" w:eastAsia="Times New Roman" w:hAnsi="Arial" w:cs="Arial"/>
          <w:color w:val="000000" w:themeColor="text1"/>
          <w:lang w:eastAsia="en-GB"/>
        </w:rPr>
        <w:t xml:space="preserve"> 421-435.</w:t>
      </w:r>
      <w:r w:rsidR="00333813" w:rsidRPr="00D61CE1">
        <w:t xml:space="preserve"> </w:t>
      </w:r>
      <w:hyperlink r:id="rId47" w:history="1">
        <w:r w:rsidR="00333813" w:rsidRPr="00D61CE1">
          <w:rPr>
            <w:rStyle w:val="Hyperlink"/>
            <w:rFonts w:ascii="Arial" w:eastAsia="Times New Roman" w:hAnsi="Arial" w:cs="Arial"/>
            <w:lang w:eastAsia="en-GB"/>
          </w:rPr>
          <w:t>https://doi.org/10.1017/S1352465806002852</w:t>
        </w:r>
      </w:hyperlink>
    </w:p>
    <w:p w14:paraId="6F6586F9" w14:textId="3B981D95" w:rsidR="004E09F5" w:rsidRPr="00D61CE1" w:rsidRDefault="004B5EFE"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Furl, N. &amp; Averbeck, B.</w:t>
      </w:r>
      <w:r w:rsidR="004E09F5" w:rsidRPr="00D61CE1">
        <w:rPr>
          <w:rFonts w:ascii="Arial" w:eastAsia="Times New Roman" w:hAnsi="Arial" w:cs="Arial"/>
          <w:color w:val="000000" w:themeColor="text1"/>
          <w:lang w:eastAsia="en-GB"/>
        </w:rPr>
        <w:t xml:space="preserve"> (2011). Parietal cortex and insula relate to evidence seeking relevant to reward-related decisions. </w:t>
      </w:r>
      <w:r w:rsidR="004E09F5" w:rsidRPr="00D61CE1">
        <w:rPr>
          <w:rFonts w:ascii="Arial" w:eastAsia="Times New Roman" w:hAnsi="Arial" w:cs="Arial"/>
          <w:i/>
          <w:iCs/>
          <w:color w:val="000000" w:themeColor="text1"/>
          <w:lang w:eastAsia="en-GB"/>
        </w:rPr>
        <w:t>Journal of Neuroscience, 31,</w:t>
      </w:r>
      <w:r w:rsidR="004E09F5" w:rsidRPr="00D61CE1">
        <w:rPr>
          <w:rFonts w:ascii="Arial" w:eastAsia="Times New Roman" w:hAnsi="Arial" w:cs="Arial"/>
          <w:color w:val="000000" w:themeColor="text1"/>
          <w:lang w:eastAsia="en-GB"/>
        </w:rPr>
        <w:t xml:space="preserve"> 17572-82. </w:t>
      </w:r>
      <w:hyperlink r:id="rId48" w:history="1">
        <w:r w:rsidR="004E09F5" w:rsidRPr="00D61CE1">
          <w:rPr>
            <w:rFonts w:ascii="Arial" w:eastAsia="Times New Roman" w:hAnsi="Arial" w:cs="Arial"/>
            <w:color w:val="000000" w:themeColor="text1"/>
            <w:u w:val="single"/>
            <w:lang w:eastAsia="en-GB"/>
          </w:rPr>
          <w:t>https://doi.org/10.1523/JNEUROSCI.4236-11.2011</w:t>
        </w:r>
      </w:hyperlink>
    </w:p>
    <w:p w14:paraId="26B48765" w14:textId="59E18A9E" w:rsidR="00546FB1" w:rsidRDefault="00546FB1" w:rsidP="004F268C">
      <w:pPr>
        <w:spacing w:before="100" w:after="0" w:line="480" w:lineRule="auto"/>
        <w:ind w:firstLine="720"/>
        <w:rPr>
          <w:ins w:id="1655" w:author="Furl, Nicholas" w:date="2024-10-06T17:15:00Z" w16du:dateUtc="2024-10-06T16:15:00Z"/>
          <w:rStyle w:val="Hyperlink"/>
          <w:rFonts w:ascii="Arial" w:eastAsia="Times New Roman" w:hAnsi="Arial" w:cs="Arial"/>
          <w:lang w:eastAsia="en-GB"/>
        </w:rPr>
      </w:pPr>
      <w:r w:rsidRPr="00D61CE1">
        <w:rPr>
          <w:rFonts w:ascii="Arial" w:eastAsia="Times New Roman" w:hAnsi="Arial" w:cs="Arial"/>
          <w:color w:val="000000" w:themeColor="text1"/>
          <w:lang w:eastAsia="en-GB"/>
        </w:rPr>
        <w:t xml:space="preserve">Furl, N., Averbeck, B.B. &amp; McKay, R. (2019). Looking for Mr(s) Right: Decision bias can prevent us from finding the most attractive face. </w:t>
      </w:r>
      <w:r w:rsidRPr="00D61CE1">
        <w:rPr>
          <w:rFonts w:ascii="Arial" w:eastAsia="Times New Roman" w:hAnsi="Arial" w:cs="Arial"/>
          <w:i/>
          <w:color w:val="000000" w:themeColor="text1"/>
          <w:lang w:eastAsia="en-GB"/>
        </w:rPr>
        <w:t>Cognitive Psychology, 111,</w:t>
      </w:r>
      <w:r w:rsidRPr="00D61CE1">
        <w:rPr>
          <w:rFonts w:ascii="Arial" w:eastAsia="Times New Roman" w:hAnsi="Arial" w:cs="Arial"/>
          <w:color w:val="000000" w:themeColor="text1"/>
          <w:lang w:eastAsia="en-GB"/>
        </w:rPr>
        <w:t xml:space="preserve"> 1-14. </w:t>
      </w:r>
      <w:hyperlink r:id="rId49" w:history="1">
        <w:r w:rsidRPr="00D61CE1">
          <w:rPr>
            <w:rStyle w:val="Hyperlink"/>
            <w:rFonts w:ascii="Arial" w:eastAsia="Times New Roman" w:hAnsi="Arial" w:cs="Arial"/>
            <w:lang w:eastAsia="en-GB"/>
          </w:rPr>
          <w:t>https://doi.org/10.1016/j.cogpsych.2019.02.002</w:t>
        </w:r>
      </w:hyperlink>
    </w:p>
    <w:p w14:paraId="4DBD6111" w14:textId="53420144" w:rsidR="008B5B28" w:rsidRDefault="008B5B28" w:rsidP="004F268C">
      <w:pPr>
        <w:spacing w:before="100" w:after="0" w:line="480" w:lineRule="auto"/>
        <w:ind w:firstLine="720"/>
        <w:rPr>
          <w:ins w:id="1656" w:author="Furl, Nicholas" w:date="2024-10-06T17:15:00Z" w16du:dateUtc="2024-10-06T16:15:00Z"/>
          <w:rFonts w:ascii="Arial" w:eastAsia="Times New Roman" w:hAnsi="Arial" w:cs="Arial"/>
          <w:color w:val="000000" w:themeColor="text1"/>
          <w:lang w:eastAsia="en-GB"/>
        </w:rPr>
      </w:pPr>
      <w:ins w:id="1657" w:author="Furl, Nicholas" w:date="2024-10-06T17:15:00Z" w16du:dateUtc="2024-10-06T16:15:00Z">
        <w:r w:rsidRPr="008B5B28">
          <w:rPr>
            <w:rFonts w:ascii="Arial" w:eastAsia="Times New Roman" w:hAnsi="Arial" w:cs="Arial"/>
            <w:color w:val="000000" w:themeColor="text1"/>
            <w:lang w:eastAsia="en-GB"/>
            <w:rPrChange w:id="1658" w:author="Furl, Nicholas" w:date="2024-10-06T17:15:00Z" w16du:dateUtc="2024-10-06T16:15:00Z">
              <w:rPr>
                <w:rFonts w:ascii="Arial" w:eastAsia="Times New Roman" w:hAnsi="Arial" w:cs="Arial"/>
                <w:b/>
                <w:bCs/>
                <w:color w:val="000000" w:themeColor="text1"/>
                <w:lang w:eastAsia="en-GB"/>
              </w:rPr>
            </w:rPrChange>
          </w:rPr>
          <w:t xml:space="preserve">Furl, N., Coltheart, M., &amp; McKay, R. (2024). The paradox of delusions: Are deluded individuals resistant to evidence? In E. Sullivan-Bissett (Ed.), </w:t>
        </w:r>
        <w:r w:rsidRPr="007F31E1">
          <w:rPr>
            <w:rFonts w:ascii="Arial" w:eastAsia="Times New Roman" w:hAnsi="Arial" w:cs="Arial"/>
            <w:i/>
            <w:iCs/>
            <w:color w:val="000000" w:themeColor="text1"/>
            <w:lang w:eastAsia="en-GB"/>
            <w:rPrChange w:id="1659" w:author="Furl, Nicholas" w:date="2024-10-06T17:19:00Z" w16du:dateUtc="2024-10-06T16:19:00Z">
              <w:rPr>
                <w:rFonts w:ascii="Arial" w:eastAsia="Times New Roman" w:hAnsi="Arial" w:cs="Arial"/>
                <w:b/>
                <w:bCs/>
                <w:color w:val="000000" w:themeColor="text1"/>
                <w:lang w:eastAsia="en-GB"/>
              </w:rPr>
            </w:rPrChange>
          </w:rPr>
          <w:t xml:space="preserve">Belief, Imagination, and Delusion </w:t>
        </w:r>
        <w:r w:rsidRPr="008B5B28">
          <w:rPr>
            <w:rFonts w:ascii="Arial" w:eastAsia="Times New Roman" w:hAnsi="Arial" w:cs="Arial"/>
            <w:color w:val="000000" w:themeColor="text1"/>
            <w:lang w:eastAsia="en-GB"/>
            <w:rPrChange w:id="1660" w:author="Furl, Nicholas" w:date="2024-10-06T17:15:00Z" w16du:dateUtc="2024-10-06T16:15:00Z">
              <w:rPr>
                <w:rFonts w:ascii="Arial" w:eastAsia="Times New Roman" w:hAnsi="Arial" w:cs="Arial"/>
                <w:b/>
                <w:bCs/>
                <w:color w:val="000000" w:themeColor="text1"/>
                <w:lang w:eastAsia="en-GB"/>
              </w:rPr>
            </w:rPrChange>
          </w:rPr>
          <w:t>(pp. 240-265). Oxford Univer</w:t>
        </w:r>
        <w:r>
          <w:rPr>
            <w:rFonts w:ascii="Arial" w:eastAsia="Times New Roman" w:hAnsi="Arial" w:cs="Arial"/>
            <w:color w:val="000000" w:themeColor="text1"/>
            <w:lang w:eastAsia="en-GB"/>
          </w:rPr>
          <w:t>s</w:t>
        </w:r>
        <w:r w:rsidRPr="008B5B28">
          <w:rPr>
            <w:rFonts w:ascii="Arial" w:eastAsia="Times New Roman" w:hAnsi="Arial" w:cs="Arial"/>
            <w:color w:val="000000" w:themeColor="text1"/>
            <w:lang w:eastAsia="en-GB"/>
            <w:rPrChange w:id="1661" w:author="Furl, Nicholas" w:date="2024-10-06T17:15:00Z" w16du:dateUtc="2024-10-06T16:15:00Z">
              <w:rPr>
                <w:rFonts w:ascii="Arial" w:eastAsia="Times New Roman" w:hAnsi="Arial" w:cs="Arial"/>
                <w:b/>
                <w:bCs/>
                <w:color w:val="000000" w:themeColor="text1"/>
                <w:lang w:eastAsia="en-GB"/>
              </w:rPr>
            </w:rPrChange>
          </w:rPr>
          <w:t xml:space="preserve">ity Press; Oxford. </w:t>
        </w:r>
        <w:r>
          <w:rPr>
            <w:rFonts w:ascii="Arial" w:eastAsia="Times New Roman" w:hAnsi="Arial" w:cs="Arial"/>
            <w:color w:val="000000" w:themeColor="text1"/>
            <w:lang w:eastAsia="en-GB"/>
          </w:rPr>
          <w:fldChar w:fldCharType="begin"/>
        </w:r>
        <w:r>
          <w:rPr>
            <w:rFonts w:ascii="Arial" w:eastAsia="Times New Roman" w:hAnsi="Arial" w:cs="Arial"/>
            <w:color w:val="000000" w:themeColor="text1"/>
            <w:lang w:eastAsia="en-GB"/>
          </w:rPr>
          <w:instrText>HYPERLINK "</w:instrText>
        </w:r>
        <w:r w:rsidRPr="008B5B28">
          <w:rPr>
            <w:rFonts w:ascii="Arial" w:eastAsia="Times New Roman" w:hAnsi="Arial" w:cs="Arial"/>
            <w:color w:val="000000" w:themeColor="text1"/>
            <w:lang w:eastAsia="en-GB"/>
            <w:rPrChange w:id="1662" w:author="Furl, Nicholas" w:date="2024-10-06T17:15:00Z" w16du:dateUtc="2024-10-06T16:15:00Z">
              <w:rPr>
                <w:rFonts w:ascii="Arial" w:eastAsia="Times New Roman" w:hAnsi="Arial" w:cs="Arial"/>
                <w:b/>
                <w:bCs/>
                <w:color w:val="000000" w:themeColor="text1"/>
                <w:lang w:eastAsia="en-GB"/>
              </w:rPr>
            </w:rPrChange>
          </w:rPr>
          <w:instrText>https://doi.org/10.1093/oso/9780198872221.003.0012</w:instrText>
        </w:r>
        <w:r>
          <w:rPr>
            <w:rFonts w:ascii="Arial" w:eastAsia="Times New Roman" w:hAnsi="Arial" w:cs="Arial"/>
            <w:color w:val="000000" w:themeColor="text1"/>
            <w:lang w:eastAsia="en-GB"/>
          </w:rPr>
          <w:instrText>"</w:instrText>
        </w:r>
        <w:r>
          <w:rPr>
            <w:rFonts w:ascii="Arial" w:eastAsia="Times New Roman" w:hAnsi="Arial" w:cs="Arial"/>
            <w:color w:val="000000" w:themeColor="text1"/>
            <w:lang w:eastAsia="en-GB"/>
          </w:rPr>
          <w:fldChar w:fldCharType="separate"/>
        </w:r>
        <w:r w:rsidRPr="00361D26">
          <w:rPr>
            <w:rStyle w:val="Hyperlink"/>
            <w:rFonts w:ascii="Arial" w:eastAsia="Times New Roman" w:hAnsi="Arial" w:cs="Arial"/>
            <w:lang w:eastAsia="en-GB"/>
            <w:rPrChange w:id="1663" w:author="Furl, Nicholas" w:date="2024-10-06T17:15:00Z" w16du:dateUtc="2024-10-06T16:15:00Z">
              <w:rPr>
                <w:rFonts w:ascii="Arial" w:eastAsia="Times New Roman" w:hAnsi="Arial" w:cs="Arial"/>
                <w:b/>
                <w:bCs/>
                <w:color w:val="000000" w:themeColor="text1"/>
                <w:lang w:eastAsia="en-GB"/>
              </w:rPr>
            </w:rPrChange>
          </w:rPr>
          <w:t>https://doi.org/10.1093/oso/9780198872221.0</w:t>
        </w:r>
        <w:r w:rsidRPr="00361D26">
          <w:rPr>
            <w:rStyle w:val="Hyperlink"/>
            <w:rFonts w:ascii="Arial" w:eastAsia="Times New Roman" w:hAnsi="Arial" w:cs="Arial"/>
            <w:lang w:eastAsia="en-GB"/>
            <w:rPrChange w:id="1664" w:author="Furl, Nicholas" w:date="2024-10-06T17:15:00Z" w16du:dateUtc="2024-10-06T16:15:00Z">
              <w:rPr>
                <w:rFonts w:ascii="Arial" w:eastAsia="Times New Roman" w:hAnsi="Arial" w:cs="Arial"/>
                <w:b/>
                <w:bCs/>
                <w:color w:val="000000" w:themeColor="text1"/>
                <w:lang w:eastAsia="en-GB"/>
              </w:rPr>
            </w:rPrChange>
          </w:rPr>
          <w:t>0</w:t>
        </w:r>
        <w:r w:rsidRPr="00361D26">
          <w:rPr>
            <w:rStyle w:val="Hyperlink"/>
            <w:rFonts w:ascii="Arial" w:eastAsia="Times New Roman" w:hAnsi="Arial" w:cs="Arial"/>
            <w:lang w:eastAsia="en-GB"/>
            <w:rPrChange w:id="1665" w:author="Furl, Nicholas" w:date="2024-10-06T17:15:00Z" w16du:dateUtc="2024-10-06T16:15:00Z">
              <w:rPr>
                <w:rFonts w:ascii="Arial" w:eastAsia="Times New Roman" w:hAnsi="Arial" w:cs="Arial"/>
                <w:b/>
                <w:bCs/>
                <w:color w:val="000000" w:themeColor="text1"/>
                <w:lang w:eastAsia="en-GB"/>
              </w:rPr>
            </w:rPrChange>
          </w:rPr>
          <w:t>3.0012</w:t>
        </w:r>
        <w:r>
          <w:rPr>
            <w:rFonts w:ascii="Arial" w:eastAsia="Times New Roman" w:hAnsi="Arial" w:cs="Arial"/>
            <w:color w:val="000000" w:themeColor="text1"/>
            <w:lang w:eastAsia="en-GB"/>
          </w:rPr>
          <w:fldChar w:fldCharType="end"/>
        </w:r>
      </w:ins>
    </w:p>
    <w:p w14:paraId="461E5FA6" w14:textId="29F07E6D" w:rsidR="008B5B28" w:rsidRPr="008B5B28" w:rsidDel="008B5B28" w:rsidRDefault="008B5B28" w:rsidP="004F268C">
      <w:pPr>
        <w:spacing w:before="100" w:after="0" w:line="480" w:lineRule="auto"/>
        <w:ind w:firstLine="720"/>
        <w:rPr>
          <w:del w:id="1666" w:author="Furl, Nicholas" w:date="2024-10-06T17:15:00Z" w16du:dateUtc="2024-10-06T16:15:00Z"/>
          <w:rFonts w:ascii="Arial" w:eastAsia="Times New Roman" w:hAnsi="Arial" w:cs="Arial"/>
          <w:color w:val="000000" w:themeColor="text1"/>
          <w:lang w:eastAsia="en-GB"/>
        </w:rPr>
      </w:pPr>
    </w:p>
    <w:p w14:paraId="24F7EFD3" w14:textId="2EE873F0"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proofErr w:type="spellStart"/>
      <w:r w:rsidRPr="00D61CE1">
        <w:rPr>
          <w:rFonts w:ascii="Arial" w:eastAsia="Times New Roman" w:hAnsi="Arial" w:cs="Arial"/>
          <w:color w:val="000000" w:themeColor="text1"/>
          <w:lang w:eastAsia="en-GB"/>
        </w:rPr>
        <w:t>Garety</w:t>
      </w:r>
      <w:proofErr w:type="spellEnd"/>
      <w:r w:rsidRPr="00D61CE1">
        <w:rPr>
          <w:rFonts w:ascii="Arial" w:eastAsia="Times New Roman" w:hAnsi="Arial" w:cs="Arial"/>
          <w:color w:val="000000" w:themeColor="text1"/>
          <w:lang w:eastAsia="en-GB"/>
        </w:rPr>
        <w:t>, P.A., Hemsley, D.R. &amp; Wessely, S. (1991). Reasoning in Deluded Schizophrenic and Paranoid Patients. T</w:t>
      </w:r>
      <w:r w:rsidRPr="00D61CE1">
        <w:rPr>
          <w:rFonts w:ascii="Arial" w:eastAsia="Times New Roman" w:hAnsi="Arial" w:cs="Arial"/>
          <w:i/>
          <w:iCs/>
          <w:color w:val="000000" w:themeColor="text1"/>
          <w:lang w:eastAsia="en-GB"/>
        </w:rPr>
        <w:t>he Journal of Nervous and Mental Disease, 179,</w:t>
      </w:r>
      <w:r w:rsidRPr="00D61CE1">
        <w:rPr>
          <w:rFonts w:ascii="Arial" w:eastAsia="Times New Roman" w:hAnsi="Arial" w:cs="Arial"/>
          <w:color w:val="000000" w:themeColor="text1"/>
          <w:lang w:eastAsia="en-GB"/>
        </w:rPr>
        <w:t xml:space="preserve"> 194. </w:t>
      </w:r>
      <w:hyperlink r:id="rId50" w:history="1">
        <w:r w:rsidRPr="00D61CE1">
          <w:rPr>
            <w:rFonts w:ascii="Arial" w:eastAsia="Times New Roman" w:hAnsi="Arial" w:cs="Arial"/>
            <w:color w:val="000000" w:themeColor="text1"/>
            <w:u w:val="single"/>
            <w:lang w:eastAsia="en-GB"/>
          </w:rPr>
          <w:t>https://doi.ord/10.1097/00005053-199104000-00003</w:t>
        </w:r>
      </w:hyperlink>
    </w:p>
    <w:p w14:paraId="56B844BF" w14:textId="77777777"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proofErr w:type="spellStart"/>
      <w:r w:rsidRPr="00D61CE1">
        <w:rPr>
          <w:rFonts w:ascii="Arial" w:eastAsia="Times New Roman" w:hAnsi="Arial" w:cs="Arial"/>
          <w:color w:val="000000" w:themeColor="text1"/>
          <w:lang w:eastAsia="en-GB"/>
        </w:rPr>
        <w:lastRenderedPageBreak/>
        <w:t>Garety</w:t>
      </w:r>
      <w:proofErr w:type="spellEnd"/>
      <w:r w:rsidRPr="00D61CE1">
        <w:rPr>
          <w:rFonts w:ascii="Arial" w:eastAsia="Times New Roman" w:hAnsi="Arial" w:cs="Arial"/>
          <w:color w:val="000000" w:themeColor="text1"/>
          <w:lang w:eastAsia="en-GB"/>
        </w:rPr>
        <w:t xml:space="preserve">, P.A., et al., (2013). Neuropsychological functioning and jumping to conclusions in delusions. </w:t>
      </w:r>
      <w:r w:rsidRPr="00D61CE1">
        <w:rPr>
          <w:rFonts w:ascii="Arial" w:eastAsia="Times New Roman" w:hAnsi="Arial" w:cs="Arial"/>
          <w:i/>
          <w:iCs/>
          <w:color w:val="000000" w:themeColor="text1"/>
          <w:lang w:eastAsia="en-GB"/>
        </w:rPr>
        <w:t>Schizophrenia Research, 150,</w:t>
      </w:r>
      <w:r w:rsidRPr="00D61CE1">
        <w:rPr>
          <w:rFonts w:ascii="Arial" w:eastAsia="Times New Roman" w:hAnsi="Arial" w:cs="Arial"/>
          <w:color w:val="000000" w:themeColor="text1"/>
          <w:lang w:eastAsia="en-GB"/>
        </w:rPr>
        <w:t xml:space="preserve"> 570-574. </w:t>
      </w:r>
      <w:hyperlink r:id="rId51" w:history="1">
        <w:r w:rsidRPr="00D61CE1">
          <w:rPr>
            <w:rFonts w:ascii="Arial" w:eastAsia="Times New Roman" w:hAnsi="Arial" w:cs="Arial"/>
            <w:color w:val="000000" w:themeColor="text1"/>
            <w:u w:val="single"/>
            <w:lang w:eastAsia="en-GB"/>
          </w:rPr>
          <w:t>https://doi.org/10.1016/j.schres.2013.08.035</w:t>
        </w:r>
      </w:hyperlink>
    </w:p>
    <w:p w14:paraId="797C3225" w14:textId="2C406CF6" w:rsidR="00CE79AD" w:rsidRDefault="00CE79AD" w:rsidP="004F268C">
      <w:pPr>
        <w:spacing w:before="100" w:after="0" w:line="480" w:lineRule="auto"/>
        <w:ind w:firstLine="720"/>
        <w:rPr>
          <w:ins w:id="1667" w:author="Furl, Nicholas" w:date="2024-10-01T12:05:00Z" w16du:dateUtc="2024-10-01T11:05:00Z"/>
          <w:rFonts w:ascii="Arial" w:eastAsia="Times New Roman" w:hAnsi="Arial" w:cs="Arial"/>
          <w:color w:val="000000" w:themeColor="text1"/>
          <w:lang w:eastAsia="en-GB"/>
        </w:rPr>
      </w:pPr>
      <w:ins w:id="1668" w:author="Furl, Nicholas" w:date="2024-10-01T11:58:00Z" w16du:dateUtc="2024-10-01T10:58:00Z">
        <w:r>
          <w:rPr>
            <w:rFonts w:ascii="Arial" w:eastAsia="Times New Roman" w:hAnsi="Arial" w:cs="Arial"/>
            <w:color w:val="000000" w:themeColor="text1"/>
            <w:lang w:eastAsia="en-GB"/>
          </w:rPr>
          <w:t xml:space="preserve">Gervais, </w:t>
        </w:r>
      </w:ins>
      <w:ins w:id="1669" w:author="Furl, Nicholas" w:date="2024-10-01T12:00:00Z" w16du:dateUtc="2024-10-01T11:00:00Z">
        <w:r>
          <w:rPr>
            <w:rFonts w:ascii="Arial" w:eastAsia="Times New Roman" w:hAnsi="Arial" w:cs="Arial"/>
            <w:color w:val="000000" w:themeColor="text1"/>
            <w:lang w:eastAsia="en-GB"/>
          </w:rPr>
          <w:t xml:space="preserve">W.M., </w:t>
        </w:r>
        <w:proofErr w:type="spellStart"/>
        <w:r>
          <w:rPr>
            <w:rFonts w:ascii="Arial" w:eastAsia="Times New Roman" w:hAnsi="Arial" w:cs="Arial"/>
            <w:color w:val="000000" w:themeColor="text1"/>
            <w:lang w:eastAsia="en-GB"/>
          </w:rPr>
          <w:t>Xygalatas</w:t>
        </w:r>
        <w:proofErr w:type="spellEnd"/>
        <w:r>
          <w:rPr>
            <w:rFonts w:ascii="Arial" w:eastAsia="Times New Roman" w:hAnsi="Arial" w:cs="Arial"/>
            <w:color w:val="000000" w:themeColor="text1"/>
            <w:lang w:eastAsia="en-GB"/>
          </w:rPr>
          <w:t>, D</w:t>
        </w:r>
      </w:ins>
      <w:ins w:id="1670" w:author="Furl, Nicholas" w:date="2024-10-01T12:01:00Z" w16du:dateUtc="2024-10-01T11:01:00Z">
        <w:r>
          <w:rPr>
            <w:rFonts w:ascii="Arial" w:eastAsia="Times New Roman" w:hAnsi="Arial" w:cs="Arial"/>
            <w:color w:val="000000" w:themeColor="text1"/>
            <w:lang w:eastAsia="en-GB"/>
          </w:rPr>
          <w:t xml:space="preserve">., McKay, R., van Elk, M., Buchtel, E.E., </w:t>
        </w:r>
        <w:proofErr w:type="spellStart"/>
        <w:r>
          <w:rPr>
            <w:rFonts w:ascii="Arial" w:eastAsia="Times New Roman" w:hAnsi="Arial" w:cs="Arial"/>
            <w:color w:val="000000" w:themeColor="text1"/>
            <w:lang w:eastAsia="en-GB"/>
          </w:rPr>
          <w:t>Averyard</w:t>
        </w:r>
        <w:proofErr w:type="spellEnd"/>
        <w:r>
          <w:rPr>
            <w:rFonts w:ascii="Arial" w:eastAsia="Times New Roman" w:hAnsi="Arial" w:cs="Arial"/>
            <w:color w:val="000000" w:themeColor="text1"/>
            <w:lang w:eastAsia="en-GB"/>
          </w:rPr>
          <w:t xml:space="preserve">, M., Schiavone, S.R., Dar-Nimrod, I., </w:t>
        </w:r>
        <w:proofErr w:type="spellStart"/>
        <w:r>
          <w:rPr>
            <w:rFonts w:ascii="Arial" w:eastAsia="Times New Roman" w:hAnsi="Arial" w:cs="Arial"/>
            <w:color w:val="000000" w:themeColor="text1"/>
            <w:lang w:eastAsia="en-GB"/>
          </w:rPr>
          <w:t>Sved</w:t>
        </w:r>
      </w:ins>
      <w:ins w:id="1671" w:author="Furl, Nicholas" w:date="2024-10-01T12:02:00Z" w16du:dateUtc="2024-10-01T11:02:00Z">
        <w:r>
          <w:rPr>
            <w:rFonts w:ascii="Arial" w:eastAsia="Times New Roman" w:hAnsi="Arial" w:cs="Arial"/>
            <w:color w:val="000000" w:themeColor="text1"/>
            <w:lang w:eastAsia="en-GB"/>
          </w:rPr>
          <w:t>holm</w:t>
        </w:r>
        <w:proofErr w:type="spellEnd"/>
        <w:r>
          <w:rPr>
            <w:rFonts w:ascii="Arial" w:eastAsia="Times New Roman" w:hAnsi="Arial" w:cs="Arial"/>
            <w:color w:val="000000" w:themeColor="text1"/>
            <w:lang w:eastAsia="en-GB"/>
          </w:rPr>
          <w:t>-Häkkinen</w:t>
        </w:r>
      </w:ins>
      <w:ins w:id="1672" w:author="Furl, Nicholas" w:date="2024-10-01T12:03:00Z" w16du:dateUtc="2024-10-01T11:03:00Z">
        <w:r>
          <w:rPr>
            <w:rFonts w:ascii="Arial" w:eastAsia="Times New Roman" w:hAnsi="Arial" w:cs="Arial"/>
            <w:color w:val="000000" w:themeColor="text1"/>
            <w:lang w:eastAsia="en-GB"/>
          </w:rPr>
          <w:t xml:space="preserve">, A.M., </w:t>
        </w:r>
        <w:proofErr w:type="spellStart"/>
        <w:r>
          <w:rPr>
            <w:rFonts w:ascii="Arial" w:eastAsia="Times New Roman" w:hAnsi="Arial" w:cs="Arial"/>
            <w:color w:val="000000" w:themeColor="text1"/>
            <w:lang w:eastAsia="en-GB"/>
          </w:rPr>
          <w:t>Riekki</w:t>
        </w:r>
        <w:proofErr w:type="spellEnd"/>
        <w:r>
          <w:rPr>
            <w:rFonts w:ascii="Arial" w:eastAsia="Times New Roman" w:hAnsi="Arial" w:cs="Arial"/>
            <w:color w:val="000000" w:themeColor="text1"/>
            <w:lang w:eastAsia="en-GB"/>
          </w:rPr>
          <w:t xml:space="preserve">, T., </w:t>
        </w:r>
        <w:proofErr w:type="spellStart"/>
        <w:r>
          <w:rPr>
            <w:rFonts w:ascii="Arial" w:eastAsia="Times New Roman" w:hAnsi="Arial" w:cs="Arial"/>
            <w:color w:val="000000" w:themeColor="text1"/>
            <w:lang w:eastAsia="en-GB"/>
          </w:rPr>
          <w:t>Klocová</w:t>
        </w:r>
        <w:proofErr w:type="spellEnd"/>
        <w:r>
          <w:rPr>
            <w:rFonts w:ascii="Arial" w:eastAsia="Times New Roman" w:hAnsi="Arial" w:cs="Arial"/>
            <w:color w:val="000000" w:themeColor="text1"/>
            <w:lang w:eastAsia="en-GB"/>
          </w:rPr>
          <w:t>, K.,</w:t>
        </w:r>
      </w:ins>
      <w:ins w:id="1673" w:author="Furl, Nicholas" w:date="2024-10-01T12:04:00Z" w16du:dateUtc="2024-10-01T11:04:00Z">
        <w:r>
          <w:rPr>
            <w:rFonts w:ascii="Arial" w:eastAsia="Times New Roman" w:hAnsi="Arial" w:cs="Arial"/>
            <w:color w:val="000000" w:themeColor="text1"/>
            <w:lang w:eastAsia="en-GB"/>
          </w:rPr>
          <w:t xml:space="preserve"> Ramsay, J.E. &amp; </w:t>
        </w:r>
        <w:proofErr w:type="spellStart"/>
        <w:r>
          <w:rPr>
            <w:rFonts w:ascii="Arial" w:eastAsia="Times New Roman" w:hAnsi="Arial" w:cs="Arial"/>
            <w:color w:val="000000" w:themeColor="text1"/>
            <w:lang w:eastAsia="en-GB"/>
          </w:rPr>
          <w:t>Bulbulia</w:t>
        </w:r>
        <w:proofErr w:type="spellEnd"/>
        <w:r>
          <w:rPr>
            <w:rFonts w:ascii="Arial" w:eastAsia="Times New Roman" w:hAnsi="Arial" w:cs="Arial"/>
            <w:color w:val="000000" w:themeColor="text1"/>
            <w:lang w:eastAsia="en-GB"/>
          </w:rPr>
          <w:t xml:space="preserve">, J. (2017). </w:t>
        </w:r>
        <w:r w:rsidRPr="00CE79AD">
          <w:rPr>
            <w:rFonts w:ascii="Arial" w:eastAsia="Times New Roman" w:hAnsi="Arial" w:cs="Arial"/>
            <w:color w:val="000000" w:themeColor="text1"/>
            <w:lang w:eastAsia="en-GB"/>
          </w:rPr>
          <w:t>Global evidence of extreme intuitive moral prejudice against atheists</w:t>
        </w:r>
        <w:r>
          <w:rPr>
            <w:rFonts w:ascii="Arial" w:eastAsia="Times New Roman" w:hAnsi="Arial" w:cs="Arial"/>
            <w:color w:val="000000" w:themeColor="text1"/>
            <w:lang w:eastAsia="en-GB"/>
          </w:rPr>
          <w:t xml:space="preserve">. </w:t>
        </w:r>
        <w:r w:rsidRPr="00CE79AD">
          <w:rPr>
            <w:rFonts w:ascii="Arial" w:eastAsia="Times New Roman" w:hAnsi="Arial" w:cs="Arial"/>
            <w:i/>
            <w:iCs/>
            <w:color w:val="000000" w:themeColor="text1"/>
            <w:lang w:eastAsia="en-GB"/>
            <w:rPrChange w:id="1674" w:author="Furl, Nicholas" w:date="2024-10-01T12:05:00Z" w16du:dateUtc="2024-10-01T11:05:00Z">
              <w:rPr>
                <w:rFonts w:ascii="Arial" w:eastAsia="Times New Roman" w:hAnsi="Arial" w:cs="Arial"/>
                <w:color w:val="000000" w:themeColor="text1"/>
                <w:lang w:eastAsia="en-GB"/>
              </w:rPr>
            </w:rPrChange>
          </w:rPr>
          <w:t>Nature Human Behaviour, 1,</w:t>
        </w:r>
        <w:r>
          <w:rPr>
            <w:rFonts w:ascii="Arial" w:eastAsia="Times New Roman" w:hAnsi="Arial" w:cs="Arial"/>
            <w:color w:val="000000" w:themeColor="text1"/>
            <w:lang w:eastAsia="en-GB"/>
          </w:rPr>
          <w:t xml:space="preserve"> </w:t>
        </w:r>
      </w:ins>
      <w:ins w:id="1675" w:author="Furl, Nicholas" w:date="2024-10-01T12:05:00Z" w16du:dateUtc="2024-10-01T11:05:00Z">
        <w:r>
          <w:rPr>
            <w:rFonts w:ascii="Arial" w:eastAsia="Times New Roman" w:hAnsi="Arial" w:cs="Arial"/>
            <w:color w:val="000000" w:themeColor="text1"/>
            <w:lang w:eastAsia="en-GB"/>
          </w:rPr>
          <w:t xml:space="preserve">0151. </w:t>
        </w:r>
        <w:r w:rsidR="00547DB4">
          <w:rPr>
            <w:rFonts w:ascii="Arial" w:eastAsia="Times New Roman" w:hAnsi="Arial" w:cs="Arial"/>
            <w:color w:val="000000" w:themeColor="text1"/>
            <w:lang w:eastAsia="en-GB"/>
          </w:rPr>
          <w:fldChar w:fldCharType="begin"/>
        </w:r>
        <w:r w:rsidR="00547DB4">
          <w:rPr>
            <w:rFonts w:ascii="Arial" w:eastAsia="Times New Roman" w:hAnsi="Arial" w:cs="Arial"/>
            <w:color w:val="000000" w:themeColor="text1"/>
            <w:lang w:eastAsia="en-GB"/>
          </w:rPr>
          <w:instrText>HYPERLINK "</w:instrText>
        </w:r>
        <w:r w:rsidR="00547DB4" w:rsidRPr="00547DB4">
          <w:rPr>
            <w:rFonts w:ascii="Arial" w:eastAsia="Times New Roman" w:hAnsi="Arial" w:cs="Arial"/>
            <w:color w:val="000000" w:themeColor="text1"/>
            <w:lang w:eastAsia="en-GB"/>
          </w:rPr>
          <w:instrText>https://doi.org/10.1038/s41562-017-0151</w:instrText>
        </w:r>
        <w:r w:rsidR="00547DB4">
          <w:rPr>
            <w:rFonts w:ascii="Arial" w:eastAsia="Times New Roman" w:hAnsi="Arial" w:cs="Arial"/>
            <w:color w:val="000000" w:themeColor="text1"/>
            <w:lang w:eastAsia="en-GB"/>
          </w:rPr>
          <w:instrText>"</w:instrText>
        </w:r>
        <w:r w:rsidR="00547DB4">
          <w:rPr>
            <w:rFonts w:ascii="Arial" w:eastAsia="Times New Roman" w:hAnsi="Arial" w:cs="Arial"/>
            <w:color w:val="000000" w:themeColor="text1"/>
            <w:lang w:eastAsia="en-GB"/>
          </w:rPr>
          <w:fldChar w:fldCharType="separate"/>
        </w:r>
        <w:r w:rsidR="00547DB4" w:rsidRPr="00361D26">
          <w:rPr>
            <w:rStyle w:val="Hyperlink"/>
            <w:rFonts w:ascii="Arial" w:eastAsia="Times New Roman" w:hAnsi="Arial" w:cs="Arial"/>
            <w:lang w:eastAsia="en-GB"/>
          </w:rPr>
          <w:t>https://doi.org/10.1038/s41562-017-0151</w:t>
        </w:r>
        <w:r w:rsidR="00547DB4">
          <w:rPr>
            <w:rFonts w:ascii="Arial" w:eastAsia="Times New Roman" w:hAnsi="Arial" w:cs="Arial"/>
            <w:color w:val="000000" w:themeColor="text1"/>
            <w:lang w:eastAsia="en-GB"/>
          </w:rPr>
          <w:fldChar w:fldCharType="end"/>
        </w:r>
      </w:ins>
    </w:p>
    <w:p w14:paraId="736551E2" w14:textId="00A5F387" w:rsidR="00DF0C73" w:rsidRPr="00D61CE1" w:rsidRDefault="00DF0C73" w:rsidP="004F268C">
      <w:pPr>
        <w:spacing w:before="100" w:after="0" w:line="480" w:lineRule="auto"/>
        <w:ind w:firstLine="720"/>
        <w:rPr>
          <w:rFonts w:ascii="Arial" w:eastAsia="Times New Roman" w:hAnsi="Arial" w:cs="Arial"/>
          <w:color w:val="000000" w:themeColor="text1"/>
          <w:lang w:eastAsia="en-GB"/>
        </w:rPr>
      </w:pPr>
      <w:proofErr w:type="spellStart"/>
      <w:r w:rsidRPr="00D61CE1">
        <w:rPr>
          <w:rFonts w:ascii="Arial" w:eastAsia="Times New Roman" w:hAnsi="Arial" w:cs="Arial"/>
          <w:color w:val="000000" w:themeColor="text1"/>
          <w:lang w:eastAsia="en-GB"/>
        </w:rPr>
        <w:t>Globig</w:t>
      </w:r>
      <w:proofErr w:type="spellEnd"/>
      <w:r w:rsidRPr="00D61CE1">
        <w:rPr>
          <w:rFonts w:ascii="Arial" w:eastAsia="Times New Roman" w:hAnsi="Arial" w:cs="Arial"/>
          <w:color w:val="000000" w:themeColor="text1"/>
          <w:lang w:eastAsia="en-GB"/>
        </w:rPr>
        <w:t xml:space="preserve">, L.K., White, K., Feng, G. &amp; Sharot, T. (2021). Under Threat, Weaker Evidence Is Required to Reach Undesirable Conclusions. Journal of Neuroscience, 41, 6502-6510. </w:t>
      </w:r>
      <w:hyperlink r:id="rId52" w:history="1">
        <w:r w:rsidR="00107E0D" w:rsidRPr="00D61CE1">
          <w:rPr>
            <w:rStyle w:val="Hyperlink"/>
            <w:rFonts w:ascii="Arial" w:eastAsia="Times New Roman" w:hAnsi="Arial" w:cs="Arial"/>
            <w:lang w:eastAsia="en-GB"/>
          </w:rPr>
          <w:t>https://doi.org/10.1523/JNEUROSCI.3194-20.2021</w:t>
        </w:r>
      </w:hyperlink>
    </w:p>
    <w:p w14:paraId="76323E15" w14:textId="6BFA10D9"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Hauser, T.U., Moutoussis, M., NSPN Consortium, Dayan, P. &amp; Dolan, R.J. (2017). Increased decision thresholds trigger extended information gathering across the compulsivity spectrum. </w:t>
      </w:r>
      <w:r w:rsidRPr="00D61CE1">
        <w:rPr>
          <w:rFonts w:ascii="Arial" w:eastAsia="Times New Roman" w:hAnsi="Arial" w:cs="Arial"/>
          <w:i/>
          <w:iCs/>
          <w:color w:val="000000" w:themeColor="text1"/>
          <w:lang w:eastAsia="en-GB"/>
        </w:rPr>
        <w:t>Translational Psychiatry, 7,</w:t>
      </w:r>
      <w:r w:rsidRPr="00D61CE1">
        <w:rPr>
          <w:rFonts w:ascii="Arial" w:eastAsia="Times New Roman" w:hAnsi="Arial" w:cs="Arial"/>
          <w:color w:val="000000" w:themeColor="text1"/>
          <w:lang w:eastAsia="en-GB"/>
        </w:rPr>
        <w:t xml:space="preserve"> 1296. </w:t>
      </w:r>
      <w:hyperlink r:id="rId53" w:history="1">
        <w:r w:rsidRPr="00D61CE1">
          <w:rPr>
            <w:rFonts w:ascii="Arial" w:eastAsia="Times New Roman" w:hAnsi="Arial" w:cs="Arial"/>
            <w:color w:val="000000" w:themeColor="text1"/>
            <w:u w:val="single"/>
            <w:lang w:eastAsia="en-GB"/>
          </w:rPr>
          <w:t>https://doi.org/10.1038/s41398-017-0040-3</w:t>
        </w:r>
      </w:hyperlink>
    </w:p>
    <w:p w14:paraId="00849EA6" w14:textId="77777777"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Hauser, T.U., Moutoussis, M., </w:t>
      </w:r>
      <w:proofErr w:type="spellStart"/>
      <w:r w:rsidRPr="00D61CE1">
        <w:rPr>
          <w:rFonts w:ascii="Arial" w:eastAsia="Times New Roman" w:hAnsi="Arial" w:cs="Arial"/>
          <w:color w:val="000000" w:themeColor="text1"/>
          <w:lang w:eastAsia="en-GB"/>
        </w:rPr>
        <w:t>Purg</w:t>
      </w:r>
      <w:proofErr w:type="spellEnd"/>
      <w:r w:rsidRPr="00D61CE1">
        <w:rPr>
          <w:rFonts w:ascii="Arial" w:eastAsia="Times New Roman" w:hAnsi="Arial" w:cs="Arial"/>
          <w:color w:val="000000" w:themeColor="text1"/>
          <w:lang w:eastAsia="en-GB"/>
        </w:rPr>
        <w:t xml:space="preserve">, N., Dayan, P. &amp; Dolan R. (2018). Beta-blocker propranolol modulates urgency during sequential information gathering. </w:t>
      </w:r>
      <w:r w:rsidRPr="00D61CE1">
        <w:rPr>
          <w:rFonts w:ascii="Arial" w:eastAsia="Times New Roman" w:hAnsi="Arial" w:cs="Arial"/>
          <w:i/>
          <w:color w:val="000000" w:themeColor="text1"/>
          <w:lang w:eastAsia="en-GB"/>
        </w:rPr>
        <w:t>Journal of Neuroscience, 38,</w:t>
      </w:r>
      <w:r w:rsidRPr="00D61CE1">
        <w:rPr>
          <w:rFonts w:ascii="Arial" w:eastAsia="Times New Roman" w:hAnsi="Arial" w:cs="Arial"/>
          <w:color w:val="000000" w:themeColor="text1"/>
          <w:lang w:eastAsia="en-GB"/>
        </w:rPr>
        <w:t xml:space="preserve"> 7170-7178. </w:t>
      </w:r>
      <w:hyperlink r:id="rId54" w:history="1">
        <w:r w:rsidRPr="00D61CE1">
          <w:rPr>
            <w:rFonts w:ascii="Arial" w:eastAsia="Times New Roman" w:hAnsi="Arial" w:cs="Arial"/>
            <w:color w:val="000000" w:themeColor="text1"/>
            <w:u w:val="single"/>
            <w:lang w:eastAsia="en-GB"/>
          </w:rPr>
          <w:t>https://doi.org/10.1523/JNEUROSCI.0192-18.2018</w:t>
        </w:r>
      </w:hyperlink>
    </w:p>
    <w:p w14:paraId="7AC6F2E2" w14:textId="77777777" w:rsidR="00AB1CE1" w:rsidRPr="00D61CE1" w:rsidRDefault="00AB1CE1" w:rsidP="004F268C">
      <w:pPr>
        <w:spacing w:before="100" w:after="0" w:line="480" w:lineRule="auto"/>
        <w:ind w:firstLine="720"/>
        <w:rPr>
          <w:rFonts w:ascii="Arial" w:eastAsia="Times New Roman" w:hAnsi="Arial" w:cs="Arial"/>
          <w:color w:val="000000" w:themeColor="text1"/>
          <w:lang w:eastAsia="en-GB"/>
        </w:rPr>
      </w:pPr>
      <w:proofErr w:type="spellStart"/>
      <w:r w:rsidRPr="00D61CE1">
        <w:rPr>
          <w:rFonts w:ascii="Arial" w:eastAsia="Times New Roman" w:hAnsi="Arial" w:cs="Arial"/>
          <w:color w:val="000000" w:themeColor="text1"/>
          <w:lang w:eastAsia="en-GB"/>
        </w:rPr>
        <w:t>Henquet</w:t>
      </w:r>
      <w:proofErr w:type="spellEnd"/>
      <w:r w:rsidRPr="00D61CE1">
        <w:rPr>
          <w:rFonts w:ascii="Arial" w:eastAsia="Times New Roman" w:hAnsi="Arial" w:cs="Arial"/>
          <w:color w:val="000000" w:themeColor="text1"/>
          <w:lang w:eastAsia="en-GB"/>
        </w:rPr>
        <w:t xml:space="preserve">, C. et al. (2020). A replication study of JTC bias, genetic liability for psychosis and delusional ideation. </w:t>
      </w:r>
      <w:r w:rsidRPr="00D61CE1">
        <w:rPr>
          <w:rFonts w:ascii="Arial" w:eastAsia="Times New Roman" w:hAnsi="Arial" w:cs="Arial"/>
          <w:i/>
          <w:color w:val="000000" w:themeColor="text1"/>
          <w:lang w:eastAsia="en-GB"/>
        </w:rPr>
        <w:t>Psychological Medicine</w:t>
      </w:r>
      <w:r w:rsidRPr="00D61CE1">
        <w:rPr>
          <w:rFonts w:ascii="Arial" w:eastAsia="Times New Roman" w:hAnsi="Arial" w:cs="Arial"/>
          <w:color w:val="000000" w:themeColor="text1"/>
          <w:lang w:eastAsia="en-GB"/>
        </w:rPr>
        <w:t xml:space="preserve"> 1–7. </w:t>
      </w:r>
      <w:hyperlink r:id="rId55" w:history="1">
        <w:r w:rsidRPr="00D61CE1">
          <w:rPr>
            <w:rStyle w:val="Hyperlink"/>
            <w:rFonts w:ascii="Arial" w:eastAsia="Times New Roman" w:hAnsi="Arial" w:cs="Arial"/>
            <w:lang w:eastAsia="en-GB"/>
          </w:rPr>
          <w:t>https://doi.org/10.1017/S0033291720003578</w:t>
        </w:r>
      </w:hyperlink>
    </w:p>
    <w:p w14:paraId="6DF0668D" w14:textId="7054C30A" w:rsidR="002C3FF0" w:rsidRPr="00D61CE1" w:rsidRDefault="002C3FF0"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Howe, J., Ross, R., McKay, R. &amp; Balzan, R.P. (2018). How do delusion-prone individuals respond to disconfirmatory evidence? Improving comprehension of the beads task may help. </w:t>
      </w:r>
      <w:proofErr w:type="spellStart"/>
      <w:r w:rsidRPr="00D61CE1">
        <w:rPr>
          <w:rFonts w:ascii="Arial" w:eastAsia="Times New Roman" w:hAnsi="Arial" w:cs="Arial"/>
          <w:i/>
          <w:color w:val="000000" w:themeColor="text1"/>
          <w:lang w:eastAsia="en-GB"/>
        </w:rPr>
        <w:t>Zeitschrift</w:t>
      </w:r>
      <w:proofErr w:type="spellEnd"/>
      <w:r w:rsidRPr="00D61CE1">
        <w:rPr>
          <w:rFonts w:ascii="Arial" w:eastAsia="Times New Roman" w:hAnsi="Arial" w:cs="Arial"/>
          <w:i/>
          <w:color w:val="000000" w:themeColor="text1"/>
          <w:lang w:eastAsia="en-GB"/>
        </w:rPr>
        <w:t xml:space="preserve"> für </w:t>
      </w:r>
      <w:proofErr w:type="spellStart"/>
      <w:r w:rsidRPr="00D61CE1">
        <w:rPr>
          <w:rFonts w:ascii="Arial" w:eastAsia="Times New Roman" w:hAnsi="Arial" w:cs="Arial"/>
          <w:i/>
          <w:color w:val="000000" w:themeColor="text1"/>
          <w:lang w:eastAsia="en-GB"/>
        </w:rPr>
        <w:t>Psychologie</w:t>
      </w:r>
      <w:proofErr w:type="spellEnd"/>
      <w:r w:rsidRPr="00D61CE1">
        <w:rPr>
          <w:rFonts w:ascii="Arial" w:eastAsia="Times New Roman" w:hAnsi="Arial" w:cs="Arial"/>
          <w:i/>
          <w:color w:val="000000" w:themeColor="text1"/>
          <w:lang w:eastAsia="en-GB"/>
        </w:rPr>
        <w:t>, 226,</w:t>
      </w:r>
      <w:r w:rsidRPr="00D61CE1">
        <w:rPr>
          <w:rFonts w:ascii="Arial" w:eastAsia="Times New Roman" w:hAnsi="Arial" w:cs="Arial"/>
          <w:color w:val="000000" w:themeColor="text1"/>
          <w:lang w:eastAsia="en-GB"/>
        </w:rPr>
        <w:t xml:space="preserve"> 182-190. </w:t>
      </w:r>
      <w:hyperlink r:id="rId56" w:history="1">
        <w:r w:rsidRPr="00D61CE1">
          <w:rPr>
            <w:rStyle w:val="Hyperlink"/>
            <w:rFonts w:ascii="Arial" w:eastAsia="Times New Roman" w:hAnsi="Arial" w:cs="Arial"/>
            <w:lang w:eastAsia="en-GB"/>
          </w:rPr>
          <w:t>https://doi.org/10.1027/2151-2604/a000333</w:t>
        </w:r>
      </w:hyperlink>
    </w:p>
    <w:p w14:paraId="3D60CB3A" w14:textId="52A70ED2"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Huq, S.F., </w:t>
      </w:r>
      <w:proofErr w:type="spellStart"/>
      <w:r w:rsidRPr="00D61CE1">
        <w:rPr>
          <w:rFonts w:ascii="Arial" w:eastAsia="Times New Roman" w:hAnsi="Arial" w:cs="Arial"/>
          <w:color w:val="000000" w:themeColor="text1"/>
          <w:lang w:eastAsia="en-GB"/>
        </w:rPr>
        <w:t>Garety</w:t>
      </w:r>
      <w:proofErr w:type="spellEnd"/>
      <w:r w:rsidRPr="00D61CE1">
        <w:rPr>
          <w:rFonts w:ascii="Arial" w:eastAsia="Times New Roman" w:hAnsi="Arial" w:cs="Arial"/>
          <w:color w:val="000000" w:themeColor="text1"/>
          <w:lang w:eastAsia="en-GB"/>
        </w:rPr>
        <w:t xml:space="preserve">, P.A. &amp; Hemsley, D.R. (1988). Probabilistic judgements in deluded and non-deluded subjects. </w:t>
      </w:r>
      <w:r w:rsidRPr="00D61CE1">
        <w:rPr>
          <w:rFonts w:ascii="Arial" w:eastAsia="Times New Roman" w:hAnsi="Arial" w:cs="Arial"/>
          <w:i/>
          <w:iCs/>
          <w:color w:val="000000" w:themeColor="text1"/>
          <w:lang w:eastAsia="en-GB"/>
        </w:rPr>
        <w:t>Quarterly Journal of Experimental Psychology A, 40,</w:t>
      </w:r>
      <w:r w:rsidRPr="00D61CE1">
        <w:rPr>
          <w:rFonts w:ascii="Arial" w:eastAsia="Times New Roman" w:hAnsi="Arial" w:cs="Arial"/>
          <w:color w:val="000000" w:themeColor="text1"/>
          <w:lang w:eastAsia="en-GB"/>
        </w:rPr>
        <w:t xml:space="preserve"> 801. </w:t>
      </w:r>
      <w:hyperlink r:id="rId57" w:history="1">
        <w:r w:rsidRPr="00D61CE1">
          <w:rPr>
            <w:rFonts w:ascii="Arial" w:eastAsia="Times New Roman" w:hAnsi="Arial" w:cs="Arial"/>
            <w:color w:val="000000" w:themeColor="text1"/>
            <w:u w:val="single"/>
            <w:lang w:eastAsia="en-GB"/>
          </w:rPr>
          <w:t>https://doi.org/10.1080/14640748808402300</w:t>
        </w:r>
      </w:hyperlink>
    </w:p>
    <w:p w14:paraId="69F7993B" w14:textId="0EDBA211" w:rsidR="004827C3" w:rsidRPr="00D61CE1" w:rsidRDefault="004827C3"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 xml:space="preserve">Kapur, S. (2003). Psychosis as a state of aberrant salience: a framework linking biology, phenomenology, and pharmacology in schizophrenia. American Journal of Psychiatry, 160, 13-23. </w:t>
      </w:r>
      <w:hyperlink r:id="rId58" w:history="1">
        <w:r w:rsidRPr="00D61CE1">
          <w:rPr>
            <w:rStyle w:val="Hyperlink"/>
            <w:rFonts w:ascii="Arial" w:eastAsia="Times New Roman" w:hAnsi="Arial" w:cs="Arial"/>
            <w:lang w:eastAsia="en-GB"/>
          </w:rPr>
          <w:t>https://doi.org/10.1176/appi.ajp.160.1.13</w:t>
        </w:r>
      </w:hyperlink>
    </w:p>
    <w:p w14:paraId="3D10122F" w14:textId="156240AB" w:rsidR="00860E8B" w:rsidRPr="00D61CE1" w:rsidRDefault="00860E8B" w:rsidP="004F268C">
      <w:pPr>
        <w:spacing w:before="100" w:after="0" w:line="480" w:lineRule="auto"/>
        <w:ind w:firstLine="720"/>
        <w:rPr>
          <w:rFonts w:ascii="Arial" w:eastAsia="Times New Roman" w:hAnsi="Arial" w:cs="Arial"/>
          <w:color w:val="000000" w:themeColor="text1"/>
          <w:lang w:eastAsia="en-GB"/>
        </w:rPr>
      </w:pPr>
      <w:proofErr w:type="spellStart"/>
      <w:r w:rsidRPr="00D61CE1">
        <w:rPr>
          <w:rFonts w:ascii="Arial" w:eastAsia="Times New Roman" w:hAnsi="Arial" w:cs="Arial"/>
          <w:color w:val="000000" w:themeColor="text1"/>
          <w:lang w:eastAsia="en-GB"/>
        </w:rPr>
        <w:t>Katthagen</w:t>
      </w:r>
      <w:proofErr w:type="spellEnd"/>
      <w:r w:rsidRPr="00D61CE1">
        <w:rPr>
          <w:rFonts w:ascii="Arial" w:eastAsia="Times New Roman" w:hAnsi="Arial" w:cs="Arial"/>
          <w:color w:val="000000" w:themeColor="text1"/>
          <w:lang w:eastAsia="en-GB"/>
        </w:rPr>
        <w:t xml:space="preserve">, T., et al. (2018). </w:t>
      </w:r>
      <w:proofErr w:type="spellStart"/>
      <w:r w:rsidRPr="00D61CE1">
        <w:rPr>
          <w:rFonts w:ascii="Arial" w:eastAsia="Times New Roman" w:hAnsi="Arial" w:cs="Arial"/>
          <w:color w:val="000000" w:themeColor="text1"/>
          <w:lang w:eastAsia="en-GB"/>
        </w:rPr>
        <w:t>Modeling</w:t>
      </w:r>
      <w:proofErr w:type="spellEnd"/>
      <w:r w:rsidRPr="00D61CE1">
        <w:rPr>
          <w:rFonts w:ascii="Arial" w:eastAsia="Times New Roman" w:hAnsi="Arial" w:cs="Arial"/>
          <w:color w:val="000000" w:themeColor="text1"/>
          <w:lang w:eastAsia="en-GB"/>
        </w:rPr>
        <w:t xml:space="preserve"> subjective relevance in schizophrenia and its relation to aberrant salience. </w:t>
      </w:r>
      <w:proofErr w:type="spellStart"/>
      <w:r w:rsidRPr="00D61CE1">
        <w:rPr>
          <w:rFonts w:ascii="Arial" w:eastAsia="Times New Roman" w:hAnsi="Arial" w:cs="Arial"/>
          <w:color w:val="000000" w:themeColor="text1"/>
          <w:lang w:eastAsia="en-GB"/>
        </w:rPr>
        <w:t>PLoS</w:t>
      </w:r>
      <w:proofErr w:type="spellEnd"/>
      <w:r w:rsidRPr="00D61CE1">
        <w:rPr>
          <w:rFonts w:ascii="Arial" w:eastAsia="Times New Roman" w:hAnsi="Arial" w:cs="Arial"/>
          <w:color w:val="000000" w:themeColor="text1"/>
          <w:lang w:eastAsia="en-GB"/>
        </w:rPr>
        <w:t xml:space="preserve"> Computational Biology, 14, e1006319.</w:t>
      </w:r>
      <w:r w:rsidRPr="00D61CE1">
        <w:t xml:space="preserve"> </w:t>
      </w:r>
      <w:hyperlink r:id="rId59" w:history="1">
        <w:r w:rsidRPr="00D61CE1">
          <w:rPr>
            <w:rStyle w:val="Hyperlink"/>
            <w:rFonts w:ascii="Arial" w:eastAsia="Times New Roman" w:hAnsi="Arial" w:cs="Arial"/>
            <w:lang w:eastAsia="en-GB"/>
          </w:rPr>
          <w:t>https://doi.org/10.1371/journal.pcbi.1006319</w:t>
        </w:r>
      </w:hyperlink>
    </w:p>
    <w:p w14:paraId="3FEF5771" w14:textId="57F0699A" w:rsidR="00860C2E" w:rsidRPr="00D61CE1" w:rsidRDefault="00860C2E"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Langdon, R., Ward, P.B. &amp; Coltheart, M. (2010). Reasoning anomalies associated with delusions in schizophrenia. </w:t>
      </w:r>
      <w:r w:rsidRPr="00D61CE1">
        <w:rPr>
          <w:rFonts w:ascii="Arial" w:eastAsia="Times New Roman" w:hAnsi="Arial" w:cs="Arial"/>
          <w:i/>
          <w:color w:val="000000" w:themeColor="text1"/>
          <w:lang w:eastAsia="en-GB"/>
        </w:rPr>
        <w:t>Schizophrenia Bulletin, 36,</w:t>
      </w:r>
      <w:r w:rsidRPr="00D61CE1">
        <w:rPr>
          <w:rFonts w:ascii="Arial" w:eastAsia="Times New Roman" w:hAnsi="Arial" w:cs="Arial"/>
          <w:color w:val="000000" w:themeColor="text1"/>
          <w:lang w:eastAsia="en-GB"/>
        </w:rPr>
        <w:t xml:space="preserve"> 321–330. </w:t>
      </w:r>
      <w:hyperlink r:id="rId60" w:history="1">
        <w:r w:rsidRPr="00D61CE1">
          <w:rPr>
            <w:rStyle w:val="Hyperlink"/>
            <w:rFonts w:ascii="Arial" w:eastAsia="Times New Roman" w:hAnsi="Arial" w:cs="Arial"/>
            <w:lang w:eastAsia="en-GB"/>
          </w:rPr>
          <w:t>https://doi.org/10.1093/schbul/sbn069</w:t>
        </w:r>
      </w:hyperlink>
    </w:p>
    <w:p w14:paraId="45615081" w14:textId="664353B6" w:rsidR="00FC3AA5" w:rsidRPr="00D61CE1" w:rsidRDefault="00FC3AA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Lincoln, T., Salzmann, S., Ziegler M. &amp; Westermann S. (2011). When does jumping-to-conclusions reach its peak? The interaction of vulnerability and situation-characteristics in social reasoning. </w:t>
      </w:r>
      <w:r w:rsidRPr="00D61CE1">
        <w:rPr>
          <w:rFonts w:ascii="Arial" w:eastAsia="Times New Roman" w:hAnsi="Arial" w:cs="Arial"/>
          <w:i/>
          <w:color w:val="000000" w:themeColor="text1"/>
          <w:lang w:eastAsia="en-GB"/>
        </w:rPr>
        <w:t>Journal of Behavior Therapy and Experimental Psychiatry, 42,</w:t>
      </w:r>
      <w:r w:rsidRPr="00D61CE1">
        <w:rPr>
          <w:rFonts w:ascii="Arial" w:eastAsia="Times New Roman" w:hAnsi="Arial" w:cs="Arial"/>
          <w:color w:val="000000" w:themeColor="text1"/>
          <w:lang w:eastAsia="en-GB"/>
        </w:rPr>
        <w:t xml:space="preserve"> 185-191.</w:t>
      </w:r>
      <w:r w:rsidRPr="00D61CE1">
        <w:t xml:space="preserve"> </w:t>
      </w:r>
      <w:hyperlink r:id="rId61" w:tgtFrame="_blank" w:tooltip="Persistent link using digital object identifier" w:history="1">
        <w:r w:rsidRPr="00D61CE1">
          <w:rPr>
            <w:rStyle w:val="Hyperlink"/>
            <w:rFonts w:ascii="Arial" w:eastAsia="Times New Roman" w:hAnsi="Arial" w:cs="Arial"/>
            <w:lang w:eastAsia="en-GB"/>
          </w:rPr>
          <w:t>https://doi.org/10.1016/j.jbtep.2010.09.005</w:t>
        </w:r>
      </w:hyperlink>
    </w:p>
    <w:p w14:paraId="11BB89B7" w14:textId="77777777" w:rsidR="00EA35F5" w:rsidRPr="00D61CE1" w:rsidRDefault="00EA35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Lindholm, T., &amp; </w:t>
      </w:r>
      <w:proofErr w:type="spellStart"/>
      <w:r w:rsidRPr="00D61CE1">
        <w:rPr>
          <w:rFonts w:ascii="Arial" w:eastAsia="Times New Roman" w:hAnsi="Arial" w:cs="Arial"/>
          <w:color w:val="000000" w:themeColor="text1"/>
          <w:lang w:eastAsia="en-GB"/>
        </w:rPr>
        <w:t>Cederwall</w:t>
      </w:r>
      <w:proofErr w:type="spellEnd"/>
      <w:r w:rsidRPr="00D61CE1">
        <w:rPr>
          <w:rFonts w:ascii="Arial" w:eastAsia="Times New Roman" w:hAnsi="Arial" w:cs="Arial"/>
          <w:color w:val="000000" w:themeColor="text1"/>
          <w:lang w:eastAsia="en-GB"/>
        </w:rPr>
        <w:t xml:space="preserve">, J. Y. (2010). Ethnicity and gender biases in the courtroom. In P. A. Granhag (Ed.), </w:t>
      </w:r>
      <w:r w:rsidRPr="00D61CE1">
        <w:rPr>
          <w:rFonts w:ascii="Arial" w:eastAsia="Times New Roman" w:hAnsi="Arial" w:cs="Arial"/>
          <w:i/>
          <w:color w:val="000000" w:themeColor="text1"/>
          <w:lang w:eastAsia="en-GB"/>
        </w:rPr>
        <w:t>Forensic psychology in context: Nordic and international approaches</w:t>
      </w:r>
      <w:r w:rsidRPr="00D61CE1">
        <w:rPr>
          <w:rFonts w:ascii="Arial" w:eastAsia="Times New Roman" w:hAnsi="Arial" w:cs="Arial"/>
          <w:color w:val="000000" w:themeColor="text1"/>
          <w:lang w:eastAsia="en-GB"/>
        </w:rPr>
        <w:t xml:space="preserve"> (pp. 228–246). Willan Publishing.</w:t>
      </w:r>
    </w:p>
    <w:p w14:paraId="415A35F0" w14:textId="76B4D0CF"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Lundqvist, D., Flykt, A. </w:t>
      </w:r>
      <w:proofErr w:type="gramStart"/>
      <w:r w:rsidRPr="00D61CE1">
        <w:rPr>
          <w:rFonts w:ascii="Arial" w:eastAsia="Times New Roman" w:hAnsi="Arial" w:cs="Arial"/>
          <w:color w:val="000000" w:themeColor="text1"/>
          <w:lang w:eastAsia="en-GB"/>
        </w:rPr>
        <w:t>&amp;  Öhman</w:t>
      </w:r>
      <w:proofErr w:type="gramEnd"/>
      <w:r w:rsidRPr="00D61CE1">
        <w:rPr>
          <w:rFonts w:ascii="Arial" w:eastAsia="Times New Roman" w:hAnsi="Arial" w:cs="Arial"/>
          <w:color w:val="000000" w:themeColor="text1"/>
          <w:lang w:eastAsia="en-GB"/>
        </w:rPr>
        <w:t>, A. (1998).</w:t>
      </w:r>
      <w:r w:rsidRPr="00D61CE1">
        <w:rPr>
          <w:rFonts w:ascii="Arial" w:eastAsia="Times New Roman" w:hAnsi="Arial" w:cs="Arial"/>
          <w:i/>
          <w:iCs/>
          <w:color w:val="000000" w:themeColor="text1"/>
          <w:lang w:eastAsia="en-GB"/>
        </w:rPr>
        <w:t xml:space="preserve"> The Karolinska Directed Emotional Faces - KDEF</w:t>
      </w:r>
      <w:r w:rsidRPr="00D61CE1">
        <w:rPr>
          <w:rFonts w:ascii="Arial" w:eastAsia="Times New Roman" w:hAnsi="Arial" w:cs="Arial"/>
          <w:color w:val="000000" w:themeColor="text1"/>
          <w:lang w:eastAsia="en-GB"/>
        </w:rPr>
        <w:t xml:space="preserve">, CD ROM from Department of Clinical Neuroscience, Psychology section, Karolinska </w:t>
      </w:r>
      <w:proofErr w:type="spellStart"/>
      <w:r w:rsidRPr="00D61CE1">
        <w:rPr>
          <w:rFonts w:ascii="Arial" w:eastAsia="Times New Roman" w:hAnsi="Arial" w:cs="Arial"/>
          <w:color w:val="000000" w:themeColor="text1"/>
          <w:lang w:eastAsia="en-GB"/>
        </w:rPr>
        <w:t>Institutet</w:t>
      </w:r>
      <w:proofErr w:type="spellEnd"/>
      <w:r w:rsidRPr="00D61CE1">
        <w:rPr>
          <w:rFonts w:ascii="Arial" w:eastAsia="Times New Roman" w:hAnsi="Arial" w:cs="Arial"/>
          <w:color w:val="000000" w:themeColor="text1"/>
          <w:lang w:eastAsia="en-GB"/>
        </w:rPr>
        <w:t xml:space="preserve">. Retrieved from </w:t>
      </w:r>
      <w:hyperlink r:id="rId62" w:history="1">
        <w:r w:rsidRPr="00D61CE1">
          <w:rPr>
            <w:rFonts w:ascii="Arial" w:eastAsia="Times New Roman" w:hAnsi="Arial" w:cs="Arial"/>
            <w:color w:val="000000" w:themeColor="text1"/>
            <w:u w:val="single"/>
            <w:lang w:eastAsia="en-GB"/>
          </w:rPr>
          <w:t>https://kdef.se/</w:t>
        </w:r>
      </w:hyperlink>
      <w:r w:rsidRPr="00D61CE1">
        <w:rPr>
          <w:rFonts w:ascii="Arial" w:eastAsia="Times New Roman" w:hAnsi="Arial" w:cs="Arial"/>
          <w:color w:val="000000" w:themeColor="text1"/>
          <w:lang w:eastAsia="en-GB"/>
        </w:rPr>
        <w:t>.</w:t>
      </w:r>
    </w:p>
    <w:p w14:paraId="558FB9D1" w14:textId="6032EF4E" w:rsidR="001F3FE0" w:rsidRPr="00D61CE1" w:rsidRDefault="001F3FE0"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Malhotra, G., Leslie, D.S., Ludwig, </w:t>
      </w:r>
      <w:proofErr w:type="gramStart"/>
      <w:r w:rsidRPr="00D61CE1">
        <w:rPr>
          <w:rFonts w:ascii="Arial" w:eastAsia="Times New Roman" w:hAnsi="Arial" w:cs="Arial"/>
          <w:color w:val="000000" w:themeColor="text1"/>
          <w:lang w:eastAsia="en-GB"/>
        </w:rPr>
        <w:t>C,J</w:t>
      </w:r>
      <w:proofErr w:type="gramEnd"/>
      <w:r w:rsidRPr="00D61CE1">
        <w:rPr>
          <w:rFonts w:ascii="Arial" w:eastAsia="Times New Roman" w:hAnsi="Arial" w:cs="Arial"/>
          <w:color w:val="000000" w:themeColor="text1"/>
          <w:lang w:eastAsia="en-GB"/>
        </w:rPr>
        <w:t xml:space="preserve">,H. &amp; Bogacz, R. (2017). Overcoming indecision by changing the decision boundary. </w:t>
      </w:r>
      <w:r w:rsidRPr="00D61CE1">
        <w:rPr>
          <w:rFonts w:ascii="Arial" w:eastAsia="Times New Roman" w:hAnsi="Arial" w:cs="Arial"/>
          <w:i/>
          <w:color w:val="000000" w:themeColor="text1"/>
          <w:lang w:eastAsia="en-GB"/>
        </w:rPr>
        <w:t>Journal of Experimental Psychology: General, 140,</w:t>
      </w:r>
      <w:r w:rsidRPr="00D61CE1">
        <w:rPr>
          <w:rFonts w:ascii="Arial" w:eastAsia="Times New Roman" w:hAnsi="Arial" w:cs="Arial"/>
          <w:color w:val="000000" w:themeColor="text1"/>
          <w:lang w:eastAsia="en-GB"/>
        </w:rPr>
        <w:t xml:space="preserve"> 776-803.</w:t>
      </w:r>
      <w:r w:rsidR="00E63DC8" w:rsidRPr="00D61CE1">
        <w:rPr>
          <w:rFonts w:ascii="Arial" w:eastAsia="Times New Roman" w:hAnsi="Arial" w:cs="Arial"/>
          <w:color w:val="000000" w:themeColor="text1"/>
          <w:lang w:eastAsia="en-GB"/>
        </w:rPr>
        <w:t xml:space="preserve"> </w:t>
      </w:r>
      <w:hyperlink r:id="rId63" w:history="1">
        <w:r w:rsidR="00E63DC8" w:rsidRPr="00D61CE1">
          <w:rPr>
            <w:rStyle w:val="Hyperlink"/>
            <w:rFonts w:ascii="Arial" w:eastAsia="Times New Roman" w:hAnsi="Arial" w:cs="Arial"/>
            <w:lang w:eastAsia="en-GB"/>
          </w:rPr>
          <w:t>http://dx.doi.org/10.1037/xge0000286</w:t>
        </w:r>
      </w:hyperlink>
    </w:p>
    <w:p w14:paraId="3CD40032" w14:textId="2255EDC7" w:rsidR="00E471DB" w:rsidRPr="00D61CE1" w:rsidRDefault="00E471DB"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McKay, R., Langdon, R., &amp; Coltheart, M. (2006). Need for closure, jumping to conclusions, and decisiveness in delusion-prone individuals. </w:t>
      </w:r>
      <w:r w:rsidRPr="00D61CE1">
        <w:rPr>
          <w:rFonts w:ascii="Arial" w:eastAsia="Times New Roman" w:hAnsi="Arial" w:cs="Arial"/>
          <w:i/>
          <w:color w:val="000000" w:themeColor="text1"/>
          <w:lang w:eastAsia="en-GB"/>
        </w:rPr>
        <w:t>Journal of Nervous and Mental Disease, 194,</w:t>
      </w:r>
      <w:r w:rsidRPr="00D61CE1">
        <w:rPr>
          <w:rFonts w:ascii="Arial" w:eastAsia="Times New Roman" w:hAnsi="Arial" w:cs="Arial"/>
          <w:color w:val="000000" w:themeColor="text1"/>
          <w:lang w:eastAsia="en-GB"/>
        </w:rPr>
        <w:t xml:space="preserve"> 422–426. </w:t>
      </w:r>
      <w:hyperlink r:id="rId64" w:history="1">
        <w:r w:rsidRPr="00D61CE1">
          <w:rPr>
            <w:rStyle w:val="Hyperlink"/>
            <w:rFonts w:ascii="Arial" w:eastAsia="Times New Roman" w:hAnsi="Arial" w:cs="Arial"/>
            <w:lang w:eastAsia="en-GB"/>
          </w:rPr>
          <w:t>https://doi.org/10.1097/01.nmd.0000221353.44132.25</w:t>
        </w:r>
      </w:hyperlink>
    </w:p>
    <w:p w14:paraId="2C1846FF" w14:textId="694A910B" w:rsidR="00285574" w:rsidRPr="00D61CE1" w:rsidRDefault="00285574"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 xml:space="preserve">McLean, B.F., </w:t>
      </w:r>
      <w:proofErr w:type="spellStart"/>
      <w:r w:rsidRPr="00D61CE1">
        <w:rPr>
          <w:rFonts w:ascii="Arial" w:eastAsia="Times New Roman" w:hAnsi="Arial" w:cs="Arial"/>
          <w:color w:val="000000" w:themeColor="text1"/>
          <w:lang w:eastAsia="en-GB"/>
        </w:rPr>
        <w:t>Mattiske</w:t>
      </w:r>
      <w:proofErr w:type="spellEnd"/>
      <w:r w:rsidRPr="00D61CE1">
        <w:rPr>
          <w:rFonts w:ascii="Arial" w:eastAsia="Times New Roman" w:hAnsi="Arial" w:cs="Arial"/>
          <w:color w:val="000000" w:themeColor="text1"/>
          <w:lang w:eastAsia="en-GB"/>
        </w:rPr>
        <w:t xml:space="preserve">, J.K. &amp; Balzan, R.P. (2017). Association of the Jumping to Conclusions and Evidence Integration Biases </w:t>
      </w:r>
      <w:proofErr w:type="gramStart"/>
      <w:r w:rsidRPr="00D61CE1">
        <w:rPr>
          <w:rFonts w:ascii="Arial" w:eastAsia="Times New Roman" w:hAnsi="Arial" w:cs="Arial"/>
          <w:color w:val="000000" w:themeColor="text1"/>
          <w:lang w:eastAsia="en-GB"/>
        </w:rPr>
        <w:t>With</w:t>
      </w:r>
      <w:proofErr w:type="gramEnd"/>
      <w:r w:rsidRPr="00D61CE1">
        <w:rPr>
          <w:rFonts w:ascii="Arial" w:eastAsia="Times New Roman" w:hAnsi="Arial" w:cs="Arial"/>
          <w:color w:val="000000" w:themeColor="text1"/>
          <w:lang w:eastAsia="en-GB"/>
        </w:rPr>
        <w:t xml:space="preserve"> Delusions in Psychosis: A Detailed Meta-analysis. </w:t>
      </w:r>
      <w:r w:rsidRPr="00D61CE1">
        <w:rPr>
          <w:rFonts w:ascii="Arial" w:eastAsia="Times New Roman" w:hAnsi="Arial" w:cs="Arial"/>
          <w:i/>
          <w:color w:val="000000" w:themeColor="text1"/>
          <w:lang w:eastAsia="en-GB"/>
        </w:rPr>
        <w:t>Schizophrenia Bulletin, 43,</w:t>
      </w:r>
      <w:r w:rsidRPr="00D61CE1">
        <w:rPr>
          <w:rFonts w:ascii="Arial" w:eastAsia="Times New Roman" w:hAnsi="Arial" w:cs="Arial"/>
          <w:color w:val="000000" w:themeColor="text1"/>
          <w:lang w:eastAsia="en-GB"/>
        </w:rPr>
        <w:t xml:space="preserve"> 344-354.</w:t>
      </w:r>
      <w:r w:rsidR="00107E0D" w:rsidRPr="00D61CE1">
        <w:t xml:space="preserve"> </w:t>
      </w:r>
      <w:hyperlink r:id="rId65" w:history="1">
        <w:r w:rsidR="00107E0D" w:rsidRPr="00D61CE1">
          <w:rPr>
            <w:rStyle w:val="Hyperlink"/>
            <w:rFonts w:ascii="Arial" w:eastAsia="Times New Roman" w:hAnsi="Arial" w:cs="Arial"/>
            <w:lang w:eastAsia="en-GB"/>
          </w:rPr>
          <w:t>https://doi.org/10.1093/schbul/sbw056</w:t>
        </w:r>
      </w:hyperlink>
    </w:p>
    <w:p w14:paraId="09E56B88" w14:textId="10E03E85" w:rsidR="00A63525" w:rsidRPr="00D61CE1" w:rsidRDefault="00A6352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Menon, M., </w:t>
      </w:r>
      <w:proofErr w:type="spellStart"/>
      <w:r w:rsidRPr="00D61CE1">
        <w:rPr>
          <w:rFonts w:ascii="Arial" w:eastAsia="Times New Roman" w:hAnsi="Arial" w:cs="Arial"/>
          <w:color w:val="000000" w:themeColor="text1"/>
          <w:lang w:eastAsia="en-GB"/>
        </w:rPr>
        <w:t>Pomarol</w:t>
      </w:r>
      <w:r w:rsidRPr="00D61CE1">
        <w:rPr>
          <w:rFonts w:ascii="Cambria Math" w:eastAsia="Times New Roman" w:hAnsi="Cambria Math" w:cs="Cambria Math"/>
          <w:color w:val="000000" w:themeColor="text1"/>
          <w:lang w:eastAsia="en-GB"/>
        </w:rPr>
        <w:t>‐</w:t>
      </w:r>
      <w:r w:rsidRPr="00D61CE1">
        <w:rPr>
          <w:rFonts w:ascii="Arial" w:eastAsia="Times New Roman" w:hAnsi="Arial" w:cs="Arial"/>
          <w:color w:val="000000" w:themeColor="text1"/>
          <w:lang w:eastAsia="en-GB"/>
        </w:rPr>
        <w:t>Clotet</w:t>
      </w:r>
      <w:proofErr w:type="spellEnd"/>
      <w:r w:rsidRPr="00D61CE1">
        <w:rPr>
          <w:rFonts w:ascii="Arial" w:eastAsia="Times New Roman" w:hAnsi="Arial" w:cs="Arial"/>
          <w:color w:val="000000" w:themeColor="text1"/>
          <w:lang w:eastAsia="en-GB"/>
        </w:rPr>
        <w:t xml:space="preserve">, E., McKenna, P. J., &amp; McCarthy, R. A. (2006). Probabilistic reasoning in schizophrenia: a comparison of the performance of deluded and </w:t>
      </w:r>
      <w:proofErr w:type="spellStart"/>
      <w:r w:rsidRPr="00D61CE1">
        <w:rPr>
          <w:rFonts w:ascii="Arial" w:eastAsia="Times New Roman" w:hAnsi="Arial" w:cs="Arial"/>
          <w:color w:val="000000" w:themeColor="text1"/>
          <w:lang w:eastAsia="en-GB"/>
        </w:rPr>
        <w:t>nondeluded</w:t>
      </w:r>
      <w:proofErr w:type="spellEnd"/>
      <w:r w:rsidRPr="00D61CE1">
        <w:rPr>
          <w:rFonts w:ascii="Arial" w:eastAsia="Times New Roman" w:hAnsi="Arial" w:cs="Arial"/>
          <w:color w:val="000000" w:themeColor="text1"/>
          <w:lang w:eastAsia="en-GB"/>
        </w:rPr>
        <w:t xml:space="preserve"> schizophrenic patients and exploration of possible cognitive underpinnings. </w:t>
      </w:r>
      <w:r w:rsidRPr="00D61CE1">
        <w:rPr>
          <w:rFonts w:ascii="Arial" w:eastAsia="Times New Roman" w:hAnsi="Arial" w:cs="Arial"/>
          <w:i/>
          <w:color w:val="000000" w:themeColor="text1"/>
          <w:lang w:eastAsia="en-GB"/>
        </w:rPr>
        <w:t>Cognitive Neuropsychiatry, 11,</w:t>
      </w:r>
      <w:r w:rsidRPr="00D61CE1">
        <w:rPr>
          <w:rFonts w:ascii="Arial" w:eastAsia="Times New Roman" w:hAnsi="Arial" w:cs="Arial"/>
          <w:color w:val="000000" w:themeColor="text1"/>
          <w:lang w:eastAsia="en-GB"/>
        </w:rPr>
        <w:t xml:space="preserve"> 521-536. </w:t>
      </w:r>
      <w:hyperlink r:id="rId66" w:history="1">
        <w:r w:rsidRPr="00D61CE1">
          <w:rPr>
            <w:rStyle w:val="Hyperlink"/>
            <w:rFonts w:ascii="Arial" w:eastAsia="Times New Roman" w:hAnsi="Arial" w:cs="Arial"/>
            <w:lang w:eastAsia="en-GB"/>
          </w:rPr>
          <w:t>https://doi.org/10.1080/13546800544000046</w:t>
        </w:r>
      </w:hyperlink>
    </w:p>
    <w:p w14:paraId="57E99081" w14:textId="3B4494AC" w:rsidR="000848F0" w:rsidRPr="00D61CE1" w:rsidRDefault="000848F0"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Moritz, S., Van </w:t>
      </w:r>
      <w:proofErr w:type="spellStart"/>
      <w:r w:rsidRPr="00D61CE1">
        <w:rPr>
          <w:rFonts w:ascii="Arial" w:eastAsia="Times New Roman" w:hAnsi="Arial" w:cs="Arial"/>
          <w:color w:val="000000" w:themeColor="text1"/>
          <w:lang w:eastAsia="en-GB"/>
        </w:rPr>
        <w:t>Quaquebeke</w:t>
      </w:r>
      <w:proofErr w:type="spellEnd"/>
      <w:r w:rsidRPr="00D61CE1">
        <w:rPr>
          <w:rFonts w:ascii="Arial" w:eastAsia="Times New Roman" w:hAnsi="Arial" w:cs="Arial"/>
          <w:color w:val="000000" w:themeColor="text1"/>
          <w:lang w:eastAsia="en-GB"/>
        </w:rPr>
        <w:t xml:space="preserve">, N., Lincoln, T. (2012). Jumping to conclusions is associated with paranoia but not general suspiciousness: A comparison of two versions of the probabilistic reasoning paradigm. </w:t>
      </w:r>
      <w:r w:rsidRPr="00D61CE1">
        <w:rPr>
          <w:rFonts w:ascii="Arial" w:eastAsia="Times New Roman" w:hAnsi="Arial" w:cs="Arial"/>
          <w:i/>
          <w:color w:val="000000" w:themeColor="text1"/>
          <w:lang w:eastAsia="en-GB"/>
        </w:rPr>
        <w:t>Schizophrenia Research and Treatment.</w:t>
      </w:r>
      <w:r w:rsidRPr="00D61CE1">
        <w:rPr>
          <w:rFonts w:ascii="Arial" w:eastAsia="Times New Roman" w:hAnsi="Arial" w:cs="Arial"/>
          <w:color w:val="000000" w:themeColor="text1"/>
          <w:lang w:eastAsia="en-GB"/>
        </w:rPr>
        <w:t xml:space="preserve"> 384039 </w:t>
      </w:r>
      <w:hyperlink r:id="rId67" w:history="1">
        <w:r w:rsidRPr="00D61CE1">
          <w:rPr>
            <w:rStyle w:val="Hyperlink"/>
            <w:rFonts w:ascii="Arial" w:eastAsia="Times New Roman" w:hAnsi="Arial" w:cs="Arial"/>
            <w:lang w:eastAsia="en-GB"/>
          </w:rPr>
          <w:t>https://doi.org/10.1155/2012/384039</w:t>
        </w:r>
      </w:hyperlink>
    </w:p>
    <w:p w14:paraId="3A1301A2" w14:textId="0E43BE56" w:rsidR="003C7883" w:rsidRPr="00D61CE1" w:rsidRDefault="003C7883"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Moritz, S., Pfuhl, G., Ludtke, T., Menon, M., Balzan, R.P., &amp; Andreou, C. (2017). A two-stage cognitive theory of the positive symptoms of psychosis. Highlighting the role of lowered decision thresholds. </w:t>
      </w:r>
      <w:r w:rsidRPr="00D61CE1">
        <w:rPr>
          <w:rFonts w:ascii="Arial" w:eastAsia="Times New Roman" w:hAnsi="Arial" w:cs="Arial"/>
          <w:i/>
          <w:color w:val="000000" w:themeColor="text1"/>
          <w:lang w:eastAsia="en-GB"/>
        </w:rPr>
        <w:t>Journal of Behavior Therapy and Experimental Psychiatry, 56,</w:t>
      </w:r>
      <w:r w:rsidRPr="00D61CE1">
        <w:rPr>
          <w:rFonts w:ascii="Arial" w:eastAsia="Times New Roman" w:hAnsi="Arial" w:cs="Arial"/>
          <w:color w:val="000000" w:themeColor="text1"/>
          <w:lang w:eastAsia="en-GB"/>
        </w:rPr>
        <w:t xml:space="preserve"> 12–20. </w:t>
      </w:r>
      <w:hyperlink r:id="rId68" w:history="1">
        <w:r w:rsidR="00932FFA" w:rsidRPr="00D61CE1">
          <w:rPr>
            <w:rStyle w:val="Hyperlink"/>
            <w:rFonts w:ascii="Arial" w:eastAsia="Times New Roman" w:hAnsi="Arial" w:cs="Arial"/>
            <w:lang w:eastAsia="en-GB"/>
          </w:rPr>
          <w:t>https://doi.org/10.1016/j.jbtep.2016.07.004</w:t>
        </w:r>
      </w:hyperlink>
    </w:p>
    <w:p w14:paraId="3A686D65" w14:textId="05CF1636" w:rsidR="004E09F5" w:rsidRPr="00D61CE1" w:rsidRDefault="004E09F5" w:rsidP="004F268C">
      <w:pPr>
        <w:spacing w:before="100" w:after="0" w:line="480" w:lineRule="auto"/>
        <w:ind w:firstLine="720"/>
        <w:rPr>
          <w:rFonts w:ascii="Arial" w:eastAsia="Times New Roman" w:hAnsi="Arial" w:cs="Arial"/>
          <w:color w:val="000000" w:themeColor="text1"/>
          <w:u w:val="single"/>
          <w:lang w:eastAsia="en-GB"/>
        </w:rPr>
      </w:pPr>
      <w:r w:rsidRPr="00D61CE1">
        <w:rPr>
          <w:rFonts w:ascii="Arial" w:eastAsia="Times New Roman" w:hAnsi="Arial" w:cs="Arial"/>
          <w:color w:val="000000" w:themeColor="text1"/>
          <w:lang w:eastAsia="en-GB"/>
        </w:rPr>
        <w:t xml:space="preserve">Moritz, S. &amp; Woodward, T.S. (2005). Jumping to conclusions in delusional and non-delusional schizophrenic patients. </w:t>
      </w:r>
      <w:r w:rsidRPr="00D61CE1">
        <w:rPr>
          <w:rFonts w:ascii="Arial" w:eastAsia="Times New Roman" w:hAnsi="Arial" w:cs="Arial"/>
          <w:i/>
          <w:iCs/>
          <w:color w:val="000000" w:themeColor="text1"/>
          <w:lang w:eastAsia="en-GB"/>
        </w:rPr>
        <w:t>British Journal of Clinical Psychology, 44,</w:t>
      </w:r>
      <w:r w:rsidRPr="00D61CE1">
        <w:rPr>
          <w:rFonts w:ascii="Arial" w:eastAsia="Times New Roman" w:hAnsi="Arial" w:cs="Arial"/>
          <w:color w:val="000000" w:themeColor="text1"/>
          <w:lang w:eastAsia="en-GB"/>
        </w:rPr>
        <w:t xml:space="preserve"> 193-207. </w:t>
      </w:r>
      <w:hyperlink r:id="rId69" w:history="1">
        <w:r w:rsidRPr="00D61CE1">
          <w:rPr>
            <w:rFonts w:ascii="Arial" w:eastAsia="Times New Roman" w:hAnsi="Arial" w:cs="Arial"/>
            <w:color w:val="000000" w:themeColor="text1"/>
            <w:u w:val="single"/>
            <w:lang w:eastAsia="en-GB"/>
          </w:rPr>
          <w:t>https://doi.org/10.1348/014466505X35678</w:t>
        </w:r>
      </w:hyperlink>
    </w:p>
    <w:p w14:paraId="7493BC17" w14:textId="6E081E5C" w:rsidR="004563CF" w:rsidRPr="00D61CE1" w:rsidRDefault="004563CF"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Moritz, S., Woodward, T.S. &amp; Lambert, M. (2007). Under what circumstances do patients with schizophrenia jump to conclusions? A liberal acceptance account. </w:t>
      </w:r>
      <w:r w:rsidRPr="00D61CE1">
        <w:rPr>
          <w:rFonts w:ascii="Arial" w:eastAsia="Times New Roman" w:hAnsi="Arial" w:cs="Arial"/>
          <w:i/>
          <w:color w:val="000000" w:themeColor="text1"/>
          <w:lang w:eastAsia="en-GB"/>
        </w:rPr>
        <w:t>British Journal of Clinical Psychology, 46(Pt 2),</w:t>
      </w:r>
      <w:r w:rsidRPr="00D61CE1">
        <w:rPr>
          <w:rFonts w:ascii="Arial" w:eastAsia="Times New Roman" w:hAnsi="Arial" w:cs="Arial"/>
          <w:color w:val="000000" w:themeColor="text1"/>
          <w:lang w:eastAsia="en-GB"/>
        </w:rPr>
        <w:t xml:space="preserve"> 127-37. </w:t>
      </w:r>
      <w:hyperlink r:id="rId70" w:history="1">
        <w:r w:rsidRPr="00D61CE1">
          <w:rPr>
            <w:rStyle w:val="Hyperlink"/>
            <w:rFonts w:ascii="Arial" w:eastAsia="Times New Roman" w:hAnsi="Arial" w:cs="Arial"/>
            <w:lang w:eastAsia="en-GB"/>
          </w:rPr>
          <w:t>https://doi.org/10.1348/014466506X129862</w:t>
        </w:r>
      </w:hyperlink>
    </w:p>
    <w:p w14:paraId="28DD0052" w14:textId="2C297A67" w:rsidR="008C137D" w:rsidRPr="00D61CE1" w:rsidRDefault="008C137D"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Moutoussis, M., Bentall, R.P., El-</w:t>
      </w:r>
      <w:proofErr w:type="spellStart"/>
      <w:r w:rsidRPr="00D61CE1">
        <w:rPr>
          <w:rFonts w:ascii="Arial" w:eastAsia="Times New Roman" w:hAnsi="Arial" w:cs="Arial"/>
          <w:color w:val="000000" w:themeColor="text1"/>
          <w:lang w:eastAsia="en-GB"/>
        </w:rPr>
        <w:t>Deredy</w:t>
      </w:r>
      <w:proofErr w:type="spellEnd"/>
      <w:r w:rsidRPr="00D61CE1">
        <w:rPr>
          <w:rFonts w:ascii="Arial" w:eastAsia="Times New Roman" w:hAnsi="Arial" w:cs="Arial"/>
          <w:color w:val="000000" w:themeColor="text1"/>
          <w:lang w:eastAsia="en-GB"/>
        </w:rPr>
        <w:t xml:space="preserve">, W &amp; Dolan, R. (2011). Bayesian modelling of Jumping-to-Conclusions bias in delusional patients. </w:t>
      </w:r>
      <w:r w:rsidRPr="00D61CE1">
        <w:rPr>
          <w:rFonts w:ascii="Arial" w:eastAsia="Times New Roman" w:hAnsi="Arial" w:cs="Arial"/>
          <w:i/>
          <w:color w:val="000000" w:themeColor="text1"/>
          <w:lang w:eastAsia="en-GB"/>
        </w:rPr>
        <w:t>Cognitive Neuropsychiatry, 16,</w:t>
      </w:r>
      <w:r w:rsidRPr="00D61CE1">
        <w:rPr>
          <w:rFonts w:ascii="Arial" w:eastAsia="Times New Roman" w:hAnsi="Arial" w:cs="Arial"/>
          <w:color w:val="000000" w:themeColor="text1"/>
          <w:lang w:eastAsia="en-GB"/>
        </w:rPr>
        <w:t xml:space="preserve"> 422-447. </w:t>
      </w:r>
      <w:hyperlink r:id="rId71" w:history="1">
        <w:r w:rsidRPr="00D61CE1">
          <w:rPr>
            <w:rStyle w:val="Hyperlink"/>
            <w:rFonts w:ascii="Arial" w:eastAsia="Times New Roman" w:hAnsi="Arial" w:cs="Arial"/>
            <w:lang w:eastAsia="en-GB"/>
          </w:rPr>
          <w:t>https://doi.org/10.1080/13546805.2010.548678</w:t>
        </w:r>
      </w:hyperlink>
    </w:p>
    <w:p w14:paraId="755791A0" w14:textId="50344BED" w:rsidR="00EA35F5" w:rsidRPr="00D61CE1" w:rsidRDefault="00EA35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 xml:space="preserve">Norton, M. I., Sommers, S. R., </w:t>
      </w:r>
      <w:proofErr w:type="spellStart"/>
      <w:r w:rsidRPr="00D61CE1">
        <w:rPr>
          <w:rFonts w:ascii="Arial" w:eastAsia="Times New Roman" w:hAnsi="Arial" w:cs="Arial"/>
          <w:color w:val="000000" w:themeColor="text1"/>
          <w:lang w:eastAsia="en-GB"/>
        </w:rPr>
        <w:t>Vandello</w:t>
      </w:r>
      <w:proofErr w:type="spellEnd"/>
      <w:r w:rsidRPr="00D61CE1">
        <w:rPr>
          <w:rFonts w:ascii="Arial" w:eastAsia="Times New Roman" w:hAnsi="Arial" w:cs="Arial"/>
          <w:color w:val="000000" w:themeColor="text1"/>
          <w:lang w:eastAsia="en-GB"/>
        </w:rPr>
        <w:t xml:space="preserve">, J. A., &amp; Darley, J. M. (2006). Mixed motives and racial bias: The impact of legitimate and illegitimate criteria on decision making. </w:t>
      </w:r>
      <w:r w:rsidRPr="00D61CE1">
        <w:rPr>
          <w:rFonts w:ascii="Arial" w:eastAsia="Times New Roman" w:hAnsi="Arial" w:cs="Arial"/>
          <w:i/>
          <w:color w:val="000000" w:themeColor="text1"/>
          <w:lang w:eastAsia="en-GB"/>
        </w:rPr>
        <w:t>Psycholog</w:t>
      </w:r>
      <w:r w:rsidR="00997A6E" w:rsidRPr="00D61CE1">
        <w:rPr>
          <w:rFonts w:ascii="Arial" w:eastAsia="Times New Roman" w:hAnsi="Arial" w:cs="Arial"/>
          <w:i/>
          <w:color w:val="000000" w:themeColor="text1"/>
          <w:lang w:eastAsia="en-GB"/>
        </w:rPr>
        <w:t>y, Public Policy, and Law, 12</w:t>
      </w:r>
      <w:r w:rsidRPr="00D61CE1">
        <w:rPr>
          <w:rFonts w:ascii="Arial" w:eastAsia="Times New Roman" w:hAnsi="Arial" w:cs="Arial"/>
          <w:i/>
          <w:color w:val="000000" w:themeColor="text1"/>
          <w:lang w:eastAsia="en-GB"/>
        </w:rPr>
        <w:t>,</w:t>
      </w:r>
      <w:r w:rsidRPr="00D61CE1">
        <w:rPr>
          <w:rFonts w:ascii="Arial" w:eastAsia="Times New Roman" w:hAnsi="Arial" w:cs="Arial"/>
          <w:color w:val="000000" w:themeColor="text1"/>
          <w:lang w:eastAsia="en-GB"/>
        </w:rPr>
        <w:t xml:space="preserve"> 36–55. </w:t>
      </w:r>
      <w:hyperlink r:id="rId72" w:history="1">
        <w:r w:rsidRPr="00D61CE1">
          <w:rPr>
            <w:rStyle w:val="Hyperlink"/>
            <w:rFonts w:ascii="Arial" w:eastAsia="Times New Roman" w:hAnsi="Arial" w:cs="Arial"/>
            <w:lang w:eastAsia="en-GB"/>
          </w:rPr>
          <w:t>https://doi.org/10.1037/1076-8971.12.1.36</w:t>
        </w:r>
      </w:hyperlink>
    </w:p>
    <w:p w14:paraId="20B3D83E" w14:textId="793C6C60" w:rsidR="00997A6E" w:rsidRPr="00D61CE1" w:rsidRDefault="00997A6E"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O'Connell, R.G. &amp; Kelly, S.P. (2021). Neurophysiology of human perceptual decision-making. </w:t>
      </w:r>
      <w:r w:rsidRPr="00D61CE1">
        <w:rPr>
          <w:rFonts w:ascii="Arial" w:eastAsia="Times New Roman" w:hAnsi="Arial" w:cs="Arial"/>
          <w:i/>
          <w:color w:val="000000" w:themeColor="text1"/>
          <w:lang w:eastAsia="en-GB"/>
        </w:rPr>
        <w:t>Annual Review of Neuroscience, 44,</w:t>
      </w:r>
      <w:r w:rsidRPr="00D61CE1">
        <w:rPr>
          <w:rFonts w:ascii="Arial" w:eastAsia="Times New Roman" w:hAnsi="Arial" w:cs="Arial"/>
          <w:color w:val="000000" w:themeColor="text1"/>
          <w:lang w:eastAsia="en-GB"/>
        </w:rPr>
        <w:t xml:space="preserve"> 495-516. </w:t>
      </w:r>
      <w:hyperlink r:id="rId73" w:history="1">
        <w:r w:rsidR="00107E0D" w:rsidRPr="00D61CE1">
          <w:rPr>
            <w:rStyle w:val="Hyperlink"/>
            <w:rFonts w:ascii="Arial" w:eastAsia="Times New Roman" w:hAnsi="Arial" w:cs="Arial"/>
            <w:lang w:eastAsia="en-GB"/>
          </w:rPr>
          <w:t>https://doi.org/10.1146/annurev-neuro-092019-100200</w:t>
        </w:r>
      </w:hyperlink>
    </w:p>
    <w:p w14:paraId="53397D7A" w14:textId="59189FB5" w:rsidR="004E09F5" w:rsidRPr="00D61CE1" w:rsidRDefault="004E09F5" w:rsidP="004F268C">
      <w:pPr>
        <w:spacing w:before="100" w:after="0" w:line="480" w:lineRule="auto"/>
        <w:ind w:firstLine="720"/>
        <w:rPr>
          <w:rFonts w:ascii="Arial" w:eastAsia="Times New Roman" w:hAnsi="Arial" w:cs="Arial"/>
          <w:color w:val="000000" w:themeColor="text1"/>
          <w:u w:val="single"/>
          <w:lang w:eastAsia="en-GB"/>
        </w:rPr>
      </w:pPr>
      <w:r w:rsidRPr="00D61CE1">
        <w:rPr>
          <w:rFonts w:ascii="Arial" w:eastAsia="Times New Roman" w:hAnsi="Arial" w:cs="Arial"/>
          <w:color w:val="000000" w:themeColor="text1"/>
          <w:lang w:eastAsia="en-GB"/>
        </w:rPr>
        <w:t xml:space="preserve">Peters, E., Joseph, S., Day, S. &amp; </w:t>
      </w:r>
      <w:proofErr w:type="spellStart"/>
      <w:r w:rsidRPr="00D61CE1">
        <w:rPr>
          <w:rFonts w:ascii="Arial" w:eastAsia="Times New Roman" w:hAnsi="Arial" w:cs="Arial"/>
          <w:color w:val="000000" w:themeColor="text1"/>
          <w:lang w:eastAsia="en-GB"/>
        </w:rPr>
        <w:t>Garety</w:t>
      </w:r>
      <w:proofErr w:type="spellEnd"/>
      <w:r w:rsidRPr="00D61CE1">
        <w:rPr>
          <w:rFonts w:ascii="Arial" w:eastAsia="Times New Roman" w:hAnsi="Arial" w:cs="Arial"/>
          <w:color w:val="000000" w:themeColor="text1"/>
          <w:lang w:eastAsia="en-GB"/>
        </w:rPr>
        <w:t xml:space="preserve">, P. (2004). Measuring delusional ideation: the 21-item Peters et al. Delusions Inventory (PDI). </w:t>
      </w:r>
      <w:r w:rsidRPr="00D61CE1">
        <w:rPr>
          <w:rFonts w:ascii="Arial" w:eastAsia="Times New Roman" w:hAnsi="Arial" w:cs="Arial"/>
          <w:i/>
          <w:iCs/>
          <w:color w:val="000000" w:themeColor="text1"/>
          <w:lang w:eastAsia="en-GB"/>
        </w:rPr>
        <w:t xml:space="preserve">Schizophrenia Bulletin, 30, </w:t>
      </w:r>
      <w:r w:rsidRPr="00D61CE1">
        <w:rPr>
          <w:rFonts w:ascii="Arial" w:eastAsia="Times New Roman" w:hAnsi="Arial" w:cs="Arial"/>
          <w:color w:val="000000" w:themeColor="text1"/>
          <w:lang w:eastAsia="en-GB"/>
        </w:rPr>
        <w:t xml:space="preserve">1005-1022. </w:t>
      </w:r>
      <w:hyperlink r:id="rId74" w:history="1">
        <w:r w:rsidRPr="00D61CE1">
          <w:rPr>
            <w:rFonts w:ascii="Arial" w:eastAsia="Times New Roman" w:hAnsi="Arial" w:cs="Arial"/>
            <w:color w:val="000000" w:themeColor="text1"/>
            <w:u w:val="single"/>
            <w:lang w:eastAsia="en-GB"/>
          </w:rPr>
          <w:t>https://doi.org/10.1093/oxfordjournals.schbul.a007116</w:t>
        </w:r>
      </w:hyperlink>
    </w:p>
    <w:p w14:paraId="5F8F9D97" w14:textId="471907B5" w:rsidR="00957C5D" w:rsidRPr="00D61CE1" w:rsidRDefault="00957C5D"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Phillips, L. D., &amp; Edwards, W. (1966). Conservatism in a simple probability inference task. </w:t>
      </w:r>
      <w:r w:rsidRPr="00D61CE1">
        <w:rPr>
          <w:rFonts w:ascii="Arial" w:eastAsia="Times New Roman" w:hAnsi="Arial" w:cs="Arial"/>
          <w:i/>
          <w:color w:val="000000" w:themeColor="text1"/>
          <w:lang w:eastAsia="en-GB"/>
        </w:rPr>
        <w:t>Journal o</w:t>
      </w:r>
      <w:r w:rsidR="00997A6E" w:rsidRPr="00D61CE1">
        <w:rPr>
          <w:rFonts w:ascii="Arial" w:eastAsia="Times New Roman" w:hAnsi="Arial" w:cs="Arial"/>
          <w:i/>
          <w:color w:val="000000" w:themeColor="text1"/>
          <w:lang w:eastAsia="en-GB"/>
        </w:rPr>
        <w:t>f Experimental Psychology, 72</w:t>
      </w:r>
      <w:r w:rsidRPr="00D61CE1">
        <w:rPr>
          <w:rFonts w:ascii="Arial" w:eastAsia="Times New Roman" w:hAnsi="Arial" w:cs="Arial"/>
          <w:i/>
          <w:color w:val="000000" w:themeColor="text1"/>
          <w:lang w:eastAsia="en-GB"/>
        </w:rPr>
        <w:t>,</w:t>
      </w:r>
      <w:r w:rsidRPr="00D61CE1">
        <w:rPr>
          <w:rFonts w:ascii="Arial" w:eastAsia="Times New Roman" w:hAnsi="Arial" w:cs="Arial"/>
          <w:color w:val="000000" w:themeColor="text1"/>
          <w:lang w:eastAsia="en-GB"/>
        </w:rPr>
        <w:t xml:space="preserve"> 346–354. </w:t>
      </w:r>
      <w:hyperlink r:id="rId75" w:history="1">
        <w:r w:rsidRPr="00D61CE1">
          <w:rPr>
            <w:rStyle w:val="Hyperlink"/>
            <w:rFonts w:ascii="Arial" w:eastAsia="Times New Roman" w:hAnsi="Arial" w:cs="Arial"/>
            <w:color w:val="000000" w:themeColor="text1"/>
            <w:lang w:eastAsia="en-GB"/>
          </w:rPr>
          <w:t>https://doi.org/10.1037/h0023653</w:t>
        </w:r>
      </w:hyperlink>
    </w:p>
    <w:p w14:paraId="239D95C1" w14:textId="77777777" w:rsidR="004E09F5" w:rsidRPr="00D61CE1" w:rsidRDefault="004E09F5" w:rsidP="004F268C">
      <w:pPr>
        <w:spacing w:before="100" w:after="0" w:line="480" w:lineRule="auto"/>
        <w:ind w:firstLine="720"/>
        <w:rPr>
          <w:rFonts w:ascii="Arial" w:eastAsia="Times New Roman" w:hAnsi="Arial" w:cs="Arial"/>
          <w:color w:val="000000" w:themeColor="text1"/>
          <w:lang w:eastAsia="en-GB"/>
        </w:rPr>
      </w:pPr>
      <w:proofErr w:type="spellStart"/>
      <w:r w:rsidRPr="00D61CE1">
        <w:rPr>
          <w:rFonts w:ascii="Arial" w:eastAsia="Times New Roman" w:hAnsi="Arial" w:cs="Arial"/>
          <w:color w:val="000000" w:themeColor="text1"/>
          <w:lang w:eastAsia="en-GB"/>
        </w:rPr>
        <w:t>Plesak</w:t>
      </w:r>
      <w:proofErr w:type="spellEnd"/>
      <w:r w:rsidRPr="00D61CE1">
        <w:rPr>
          <w:rFonts w:ascii="Arial" w:eastAsia="Times New Roman" w:hAnsi="Arial" w:cs="Arial"/>
          <w:color w:val="000000" w:themeColor="text1"/>
          <w:lang w:eastAsia="en-GB"/>
        </w:rPr>
        <w:t xml:space="preserve">, T.J., Cesario, J. &amp; Johnson, D.J. (2018). How race affects evidence accumulation during the decision to shoot. </w:t>
      </w:r>
      <w:r w:rsidRPr="00D61CE1">
        <w:rPr>
          <w:rFonts w:ascii="Arial" w:eastAsia="Times New Roman" w:hAnsi="Arial" w:cs="Arial"/>
          <w:i/>
          <w:iCs/>
          <w:color w:val="000000" w:themeColor="text1"/>
          <w:lang w:eastAsia="en-GB"/>
        </w:rPr>
        <w:t xml:space="preserve">Psychonomic Bulletin and Review, 25, </w:t>
      </w:r>
      <w:r w:rsidRPr="00D61CE1">
        <w:rPr>
          <w:rFonts w:ascii="Arial" w:eastAsia="Times New Roman" w:hAnsi="Arial" w:cs="Arial"/>
          <w:color w:val="000000" w:themeColor="text1"/>
          <w:lang w:eastAsia="en-GB"/>
        </w:rPr>
        <w:t xml:space="preserve">1301-1330. </w:t>
      </w:r>
      <w:hyperlink r:id="rId76" w:history="1">
        <w:r w:rsidRPr="00D61CE1">
          <w:rPr>
            <w:rFonts w:ascii="Arial" w:eastAsia="Times New Roman" w:hAnsi="Arial" w:cs="Arial"/>
            <w:color w:val="000000" w:themeColor="text1"/>
            <w:u w:val="single"/>
            <w:lang w:eastAsia="en-GB"/>
          </w:rPr>
          <w:t>https://doi.org/10.3758/s13423-017-1369-6</w:t>
        </w:r>
      </w:hyperlink>
    </w:p>
    <w:p w14:paraId="6F86D62A" w14:textId="77777777" w:rsidR="00CF080C" w:rsidRPr="00D61CE1" w:rsidRDefault="00CF080C"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Pytlik, N., Soll, D. &amp; Mehl, S. (2021). Thinking preferences and conspiracy belief: Intuitive thinking and the jumping to conclusions bias as a basis for the belief in conspiracy theories. </w:t>
      </w:r>
      <w:r w:rsidRPr="00D61CE1">
        <w:rPr>
          <w:rFonts w:ascii="Arial" w:eastAsia="Times New Roman" w:hAnsi="Arial" w:cs="Arial"/>
          <w:i/>
          <w:color w:val="000000" w:themeColor="text1"/>
          <w:lang w:eastAsia="en-GB"/>
        </w:rPr>
        <w:t>Frontiers in Psychiatry, 11,</w:t>
      </w:r>
      <w:r w:rsidRPr="00D61CE1">
        <w:rPr>
          <w:rFonts w:ascii="Arial" w:eastAsia="Times New Roman" w:hAnsi="Arial" w:cs="Arial"/>
          <w:color w:val="000000" w:themeColor="text1"/>
          <w:lang w:eastAsia="en-GB"/>
        </w:rPr>
        <w:t xml:space="preserve"> 568942.</w:t>
      </w:r>
      <w:r w:rsidRPr="00D61CE1">
        <w:t xml:space="preserve"> </w:t>
      </w:r>
      <w:hyperlink r:id="rId77" w:history="1">
        <w:r w:rsidRPr="00D61CE1">
          <w:rPr>
            <w:rStyle w:val="Hyperlink"/>
            <w:rFonts w:ascii="Arial" w:eastAsia="Times New Roman" w:hAnsi="Arial" w:cs="Arial"/>
            <w:lang w:eastAsia="en-GB"/>
          </w:rPr>
          <w:t>https://doi.org/10.3389/fpsyt.2020.568942</w:t>
        </w:r>
      </w:hyperlink>
    </w:p>
    <w:p w14:paraId="390A22E2" w14:textId="20DBF747" w:rsidR="00B76343" w:rsidRPr="00D61CE1" w:rsidRDefault="00B76343"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Ratcliff</w:t>
      </w:r>
      <w:r w:rsidR="00147B8D"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R</w:t>
      </w:r>
      <w:r w:rsidR="00147B8D"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Smith</w:t>
      </w:r>
      <w:r w:rsidR="00147B8D"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P</w:t>
      </w:r>
      <w:r w:rsidR="00147B8D"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L</w:t>
      </w:r>
      <w:r w:rsidR="00147B8D" w:rsidRPr="00D61CE1">
        <w:rPr>
          <w:rFonts w:ascii="Arial" w:eastAsia="Times New Roman" w:hAnsi="Arial" w:cs="Arial"/>
          <w:color w:val="000000" w:themeColor="text1"/>
          <w:lang w:eastAsia="en-GB"/>
        </w:rPr>
        <w:t>. &amp;</w:t>
      </w:r>
      <w:r w:rsidRPr="00D61CE1">
        <w:rPr>
          <w:rFonts w:ascii="Arial" w:eastAsia="Times New Roman" w:hAnsi="Arial" w:cs="Arial"/>
          <w:color w:val="000000" w:themeColor="text1"/>
          <w:lang w:eastAsia="en-GB"/>
        </w:rPr>
        <w:t xml:space="preserve"> McKoon</w:t>
      </w:r>
      <w:r w:rsidR="00147B8D" w:rsidRPr="00D61CE1">
        <w:rPr>
          <w:rFonts w:ascii="Arial" w:eastAsia="Times New Roman" w:hAnsi="Arial" w:cs="Arial"/>
          <w:color w:val="000000" w:themeColor="text1"/>
          <w:lang w:eastAsia="en-GB"/>
        </w:rPr>
        <w:t>,</w:t>
      </w:r>
      <w:r w:rsidRPr="00D61CE1">
        <w:rPr>
          <w:rFonts w:ascii="Arial" w:eastAsia="Times New Roman" w:hAnsi="Arial" w:cs="Arial"/>
          <w:color w:val="000000" w:themeColor="text1"/>
          <w:lang w:eastAsia="en-GB"/>
        </w:rPr>
        <w:t xml:space="preserve"> G. (2015). </w:t>
      </w:r>
      <w:proofErr w:type="spellStart"/>
      <w:r w:rsidRPr="00D61CE1">
        <w:rPr>
          <w:rFonts w:ascii="Arial" w:eastAsia="Times New Roman" w:hAnsi="Arial" w:cs="Arial"/>
          <w:color w:val="000000" w:themeColor="text1"/>
          <w:lang w:eastAsia="en-GB"/>
        </w:rPr>
        <w:t>Modeling</w:t>
      </w:r>
      <w:proofErr w:type="spellEnd"/>
      <w:r w:rsidRPr="00D61CE1">
        <w:rPr>
          <w:rFonts w:ascii="Arial" w:eastAsia="Times New Roman" w:hAnsi="Arial" w:cs="Arial"/>
          <w:color w:val="000000" w:themeColor="text1"/>
          <w:lang w:eastAsia="en-GB"/>
        </w:rPr>
        <w:t xml:space="preserve"> regularities in response time and accuracy data with the diffusion model. </w:t>
      </w:r>
      <w:r w:rsidRPr="00D61CE1">
        <w:rPr>
          <w:rFonts w:ascii="Arial" w:eastAsia="Times New Roman" w:hAnsi="Arial" w:cs="Arial"/>
          <w:i/>
          <w:color w:val="000000" w:themeColor="text1"/>
          <w:lang w:eastAsia="en-GB"/>
        </w:rPr>
        <w:t xml:space="preserve">Current Directions in Psychological Science, 24, </w:t>
      </w:r>
      <w:r w:rsidRPr="00D61CE1">
        <w:rPr>
          <w:rFonts w:ascii="Arial" w:eastAsia="Times New Roman" w:hAnsi="Arial" w:cs="Arial"/>
          <w:color w:val="000000" w:themeColor="text1"/>
          <w:lang w:eastAsia="en-GB"/>
        </w:rPr>
        <w:t xml:space="preserve">458-470. </w:t>
      </w:r>
      <w:hyperlink r:id="rId78" w:history="1">
        <w:r w:rsidRPr="00D61CE1">
          <w:rPr>
            <w:rStyle w:val="Hyperlink"/>
            <w:rFonts w:ascii="Arial" w:eastAsia="Times New Roman" w:hAnsi="Arial" w:cs="Arial"/>
            <w:lang w:eastAsia="en-GB"/>
          </w:rPr>
          <w:t>https://doi.org/10.1177/0963721415596228</w:t>
        </w:r>
      </w:hyperlink>
    </w:p>
    <w:p w14:paraId="600849C5" w14:textId="2D51DFF9" w:rsidR="00EA35F5" w:rsidRPr="00D61CE1" w:rsidRDefault="00EA35F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Rogers, P &amp; Davies, M. (2007). Perceptions of victims and perpetrators in a depicted child sexual abuse case: gender and age factors. </w:t>
      </w:r>
      <w:r w:rsidRPr="00D61CE1">
        <w:rPr>
          <w:rFonts w:ascii="Arial" w:eastAsia="Times New Roman" w:hAnsi="Arial" w:cs="Arial"/>
          <w:i/>
          <w:color w:val="000000" w:themeColor="text1"/>
          <w:lang w:eastAsia="en-GB"/>
        </w:rPr>
        <w:t xml:space="preserve">Journal of Interpersonal Violence, 22, </w:t>
      </w:r>
      <w:r w:rsidRPr="00D61CE1">
        <w:rPr>
          <w:rFonts w:ascii="Arial" w:eastAsia="Times New Roman" w:hAnsi="Arial" w:cs="Arial"/>
          <w:color w:val="000000" w:themeColor="text1"/>
          <w:lang w:eastAsia="en-GB"/>
        </w:rPr>
        <w:t xml:space="preserve">566-584. </w:t>
      </w:r>
      <w:hyperlink r:id="rId79" w:history="1">
        <w:r w:rsidRPr="00D61CE1">
          <w:rPr>
            <w:rStyle w:val="Hyperlink"/>
            <w:rFonts w:ascii="Arial" w:eastAsia="Times New Roman" w:hAnsi="Arial" w:cs="Arial"/>
            <w:lang w:eastAsia="en-GB"/>
          </w:rPr>
          <w:t>https://doi.org/10.1177/0886260506298827</w:t>
        </w:r>
      </w:hyperlink>
    </w:p>
    <w:p w14:paraId="5F05A079" w14:textId="721D1DB9" w:rsidR="00D743DC" w:rsidRDefault="00D743DC" w:rsidP="004F268C">
      <w:pPr>
        <w:spacing w:before="100" w:after="0" w:line="480" w:lineRule="auto"/>
        <w:ind w:firstLine="720"/>
        <w:rPr>
          <w:ins w:id="1676" w:author="Furl, Nicholas" w:date="2024-10-06T13:06:00Z" w16du:dateUtc="2024-10-06T12:06:00Z"/>
          <w:rFonts w:ascii="Arial" w:eastAsia="Times New Roman" w:hAnsi="Arial" w:cs="Arial"/>
          <w:color w:val="000000" w:themeColor="text1"/>
          <w:lang w:eastAsia="en-GB"/>
        </w:rPr>
      </w:pPr>
      <w:ins w:id="1677" w:author="Furl, Nicholas" w:date="2024-10-06T12:59:00Z" w16du:dateUtc="2024-10-06T11:59:00Z">
        <w:r>
          <w:rPr>
            <w:rFonts w:ascii="Arial" w:eastAsia="Times New Roman" w:hAnsi="Arial" w:cs="Arial"/>
            <w:color w:val="000000" w:themeColor="text1"/>
            <w:lang w:eastAsia="en-GB"/>
          </w:rPr>
          <w:t>Rom</w:t>
        </w:r>
      </w:ins>
      <w:ins w:id="1678" w:author="Furl, Nicholas" w:date="2024-10-06T13:00:00Z" w16du:dateUtc="2024-10-06T12:00:00Z">
        <w:r>
          <w:rPr>
            <w:rFonts w:ascii="Arial" w:eastAsia="Times New Roman" w:hAnsi="Arial" w:cs="Arial"/>
            <w:color w:val="000000" w:themeColor="text1"/>
            <w:lang w:eastAsia="en-GB"/>
          </w:rPr>
          <w:t xml:space="preserve">ero-Ferreiro, V., </w:t>
        </w:r>
      </w:ins>
      <w:ins w:id="1679" w:author="Furl, Nicholas" w:date="2024-10-06T13:01:00Z" w16du:dateUtc="2024-10-06T12:01:00Z">
        <w:r>
          <w:rPr>
            <w:rFonts w:ascii="Arial" w:eastAsia="Times New Roman" w:hAnsi="Arial" w:cs="Arial"/>
            <w:color w:val="000000" w:themeColor="text1"/>
            <w:lang w:eastAsia="en-GB"/>
          </w:rPr>
          <w:t>Susi, R., S</w:t>
        </w:r>
      </w:ins>
      <w:ins w:id="1680" w:author="Furl, Nicholas" w:date="2024-10-06T13:02:00Z" w16du:dateUtc="2024-10-06T12:02:00Z">
        <w:r>
          <w:rPr>
            <w:rFonts w:ascii="Arial" w:eastAsia="Times New Roman" w:hAnsi="Arial" w:cs="Arial"/>
            <w:color w:val="000000" w:themeColor="text1"/>
            <w:lang w:eastAsia="en-GB"/>
          </w:rPr>
          <w:t>á</w:t>
        </w:r>
      </w:ins>
      <w:ins w:id="1681" w:author="Furl, Nicholas" w:date="2024-10-06T13:03:00Z" w16du:dateUtc="2024-10-06T12:03:00Z">
        <w:r>
          <w:rPr>
            <w:rFonts w:ascii="Arial" w:eastAsia="Times New Roman" w:hAnsi="Arial" w:cs="Arial"/>
            <w:color w:val="000000" w:themeColor="text1"/>
            <w:lang w:eastAsia="en-GB"/>
          </w:rPr>
          <w:t>nchez-Morla, E.M., Marí-Beffa, P., Rodrí</w:t>
        </w:r>
      </w:ins>
      <w:ins w:id="1682" w:author="Furl, Nicholas" w:date="2024-10-06T13:04:00Z" w16du:dateUtc="2024-10-06T12:04:00Z">
        <w:r>
          <w:rPr>
            <w:rFonts w:ascii="Arial" w:eastAsia="Times New Roman" w:hAnsi="Arial" w:cs="Arial"/>
            <w:color w:val="000000" w:themeColor="text1"/>
            <w:lang w:eastAsia="en-GB"/>
          </w:rPr>
          <w:t>guez-Gómez, P., Amador, J., Moreno, E.M., Romero, C., Martínez</w:t>
        </w:r>
      </w:ins>
      <w:ins w:id="1683" w:author="Furl, Nicholas" w:date="2024-10-06T13:05:00Z" w16du:dateUtc="2024-10-06T12:05:00Z">
        <w:r>
          <w:rPr>
            <w:rFonts w:ascii="Arial" w:eastAsia="Times New Roman" w:hAnsi="Arial" w:cs="Arial"/>
            <w:color w:val="000000" w:themeColor="text1"/>
            <w:lang w:eastAsia="en-GB"/>
          </w:rPr>
          <w:t xml:space="preserve">-García, N. &amp; </w:t>
        </w:r>
        <w:r>
          <w:rPr>
            <w:rFonts w:ascii="Arial" w:eastAsia="Times New Roman" w:hAnsi="Arial" w:cs="Arial"/>
            <w:color w:val="000000" w:themeColor="text1"/>
            <w:lang w:eastAsia="en-GB"/>
          </w:rPr>
          <w:t>Rodríguez-</w:t>
        </w:r>
        <w:r>
          <w:rPr>
            <w:rFonts w:ascii="Arial" w:eastAsia="Times New Roman" w:hAnsi="Arial" w:cs="Arial"/>
            <w:color w:val="000000" w:themeColor="text1"/>
            <w:lang w:eastAsia="en-GB"/>
          </w:rPr>
          <w:t xml:space="preserve">Jimenez, R. (2022). </w:t>
        </w:r>
        <w:r w:rsidRPr="00D743DC">
          <w:rPr>
            <w:rFonts w:ascii="Arial" w:eastAsia="Times New Roman" w:hAnsi="Arial" w:cs="Arial"/>
            <w:color w:val="000000" w:themeColor="text1"/>
            <w:lang w:eastAsia="en-GB"/>
          </w:rPr>
          <w:t xml:space="preserve">Bayesian reasoning with emotional material in patients with </w:t>
        </w:r>
        <w:r w:rsidRPr="00D743DC">
          <w:rPr>
            <w:rFonts w:ascii="Arial" w:eastAsia="Times New Roman" w:hAnsi="Arial" w:cs="Arial"/>
            <w:color w:val="000000" w:themeColor="text1"/>
            <w:lang w:eastAsia="en-GB"/>
          </w:rPr>
          <w:lastRenderedPageBreak/>
          <w:t>schizophrenia</w:t>
        </w:r>
        <w:r>
          <w:rPr>
            <w:rFonts w:ascii="Arial" w:eastAsia="Times New Roman" w:hAnsi="Arial" w:cs="Arial"/>
            <w:color w:val="000000" w:themeColor="text1"/>
            <w:lang w:eastAsia="en-GB"/>
          </w:rPr>
          <w:t xml:space="preserve">. </w:t>
        </w:r>
        <w:r w:rsidRPr="00D743DC">
          <w:rPr>
            <w:rFonts w:ascii="Arial" w:eastAsia="Times New Roman" w:hAnsi="Arial" w:cs="Arial"/>
            <w:i/>
            <w:iCs/>
            <w:color w:val="000000" w:themeColor="text1"/>
            <w:lang w:eastAsia="en-GB"/>
            <w:rPrChange w:id="1684" w:author="Furl, Nicholas" w:date="2024-10-06T13:06:00Z" w16du:dateUtc="2024-10-06T12:06:00Z">
              <w:rPr>
                <w:rFonts w:ascii="Arial" w:eastAsia="Times New Roman" w:hAnsi="Arial" w:cs="Arial"/>
                <w:color w:val="000000" w:themeColor="text1"/>
                <w:lang w:eastAsia="en-GB"/>
              </w:rPr>
            </w:rPrChange>
          </w:rPr>
          <w:t>Frontiers in</w:t>
        </w:r>
      </w:ins>
      <w:ins w:id="1685" w:author="Furl, Nicholas" w:date="2024-10-06T13:06:00Z" w16du:dateUtc="2024-10-06T12:06:00Z">
        <w:r w:rsidRPr="00D743DC">
          <w:rPr>
            <w:rFonts w:ascii="Arial" w:eastAsia="Times New Roman" w:hAnsi="Arial" w:cs="Arial"/>
            <w:i/>
            <w:iCs/>
            <w:color w:val="000000" w:themeColor="text1"/>
            <w:lang w:eastAsia="en-GB"/>
            <w:rPrChange w:id="1686" w:author="Furl, Nicholas" w:date="2024-10-06T13:06:00Z" w16du:dateUtc="2024-10-06T12:06:00Z">
              <w:rPr>
                <w:rFonts w:ascii="Arial" w:eastAsia="Times New Roman" w:hAnsi="Arial" w:cs="Arial"/>
                <w:color w:val="000000" w:themeColor="text1"/>
                <w:lang w:eastAsia="en-GB"/>
              </w:rPr>
            </w:rPrChange>
          </w:rPr>
          <w:t xml:space="preserve"> Psychology, 13,</w:t>
        </w:r>
        <w:r>
          <w:rPr>
            <w:rFonts w:ascii="Arial" w:eastAsia="Times New Roman" w:hAnsi="Arial" w:cs="Arial"/>
            <w:color w:val="000000" w:themeColor="text1"/>
            <w:lang w:eastAsia="en-GB"/>
          </w:rPr>
          <w:t xml:space="preserve"> 827037. </w:t>
        </w:r>
        <w:r>
          <w:rPr>
            <w:rFonts w:ascii="Arial" w:eastAsia="Times New Roman" w:hAnsi="Arial" w:cs="Arial"/>
            <w:color w:val="000000" w:themeColor="text1"/>
            <w:lang w:eastAsia="en-GB"/>
          </w:rPr>
          <w:fldChar w:fldCharType="begin"/>
        </w:r>
        <w:r>
          <w:rPr>
            <w:rFonts w:ascii="Arial" w:eastAsia="Times New Roman" w:hAnsi="Arial" w:cs="Arial"/>
            <w:color w:val="000000" w:themeColor="text1"/>
            <w:lang w:eastAsia="en-GB"/>
          </w:rPr>
          <w:instrText>HYPERLINK "</w:instrText>
        </w:r>
        <w:r w:rsidRPr="00D743DC">
          <w:rPr>
            <w:rFonts w:ascii="Arial" w:eastAsia="Times New Roman" w:hAnsi="Arial" w:cs="Arial"/>
            <w:color w:val="000000" w:themeColor="text1"/>
            <w:lang w:eastAsia="en-GB"/>
          </w:rPr>
          <w:instrText>https://doi.org/10.3389/fpsyg.2022.827037</w:instrText>
        </w:r>
        <w:r>
          <w:rPr>
            <w:rFonts w:ascii="Arial" w:eastAsia="Times New Roman" w:hAnsi="Arial" w:cs="Arial"/>
            <w:color w:val="000000" w:themeColor="text1"/>
            <w:lang w:eastAsia="en-GB"/>
          </w:rPr>
          <w:instrText>"</w:instrText>
        </w:r>
        <w:r>
          <w:rPr>
            <w:rFonts w:ascii="Arial" w:eastAsia="Times New Roman" w:hAnsi="Arial" w:cs="Arial"/>
            <w:color w:val="000000" w:themeColor="text1"/>
            <w:lang w:eastAsia="en-GB"/>
          </w:rPr>
          <w:fldChar w:fldCharType="separate"/>
        </w:r>
        <w:r w:rsidRPr="00361D26">
          <w:rPr>
            <w:rStyle w:val="Hyperlink"/>
            <w:rFonts w:ascii="Arial" w:eastAsia="Times New Roman" w:hAnsi="Arial" w:cs="Arial"/>
            <w:lang w:eastAsia="en-GB"/>
          </w:rPr>
          <w:t>https://doi.org/10.3389/fpsyg.2022.827037</w:t>
        </w:r>
        <w:r>
          <w:rPr>
            <w:rFonts w:ascii="Arial" w:eastAsia="Times New Roman" w:hAnsi="Arial" w:cs="Arial"/>
            <w:color w:val="000000" w:themeColor="text1"/>
            <w:lang w:eastAsia="en-GB"/>
          </w:rPr>
          <w:fldChar w:fldCharType="end"/>
        </w:r>
      </w:ins>
    </w:p>
    <w:p w14:paraId="51F867FC" w14:textId="50015ACF" w:rsidR="00186BFA" w:rsidRPr="00D61CE1" w:rsidRDefault="00186BFA"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Ross, R.M., McKay, R., Coltheart, M. &amp; Langdon, R. (20</w:t>
      </w:r>
      <w:r w:rsidR="009B0C4B" w:rsidRPr="00D61CE1">
        <w:rPr>
          <w:rFonts w:ascii="Arial" w:eastAsia="Times New Roman" w:hAnsi="Arial" w:cs="Arial"/>
          <w:color w:val="000000" w:themeColor="text1"/>
          <w:lang w:eastAsia="en-GB"/>
        </w:rPr>
        <w:t>15).</w:t>
      </w:r>
      <w:r w:rsidRPr="00D61CE1">
        <w:rPr>
          <w:rFonts w:ascii="Arial" w:eastAsia="Times New Roman" w:hAnsi="Arial" w:cs="Arial"/>
          <w:color w:val="000000" w:themeColor="text1"/>
          <w:lang w:eastAsia="en-GB"/>
        </w:rPr>
        <w:t xml:space="preserve"> Jumping to conclusions about the beads task? A meta-analysis of delusional ideation and data-gathering. </w:t>
      </w:r>
      <w:r w:rsidRPr="00D61CE1">
        <w:rPr>
          <w:rFonts w:ascii="Arial" w:eastAsia="Times New Roman" w:hAnsi="Arial" w:cs="Arial"/>
          <w:i/>
          <w:color w:val="000000" w:themeColor="text1"/>
          <w:lang w:eastAsia="en-GB"/>
        </w:rPr>
        <w:t>Schizophr</w:t>
      </w:r>
      <w:r w:rsidR="009B0C4B" w:rsidRPr="00D61CE1">
        <w:rPr>
          <w:rFonts w:ascii="Arial" w:eastAsia="Times New Roman" w:hAnsi="Arial" w:cs="Arial"/>
          <w:i/>
          <w:color w:val="000000" w:themeColor="text1"/>
          <w:lang w:eastAsia="en-GB"/>
        </w:rPr>
        <w:t>enia</w:t>
      </w:r>
      <w:r w:rsidRPr="00D61CE1">
        <w:rPr>
          <w:rFonts w:ascii="Arial" w:eastAsia="Times New Roman" w:hAnsi="Arial" w:cs="Arial"/>
          <w:i/>
          <w:color w:val="000000" w:themeColor="text1"/>
          <w:lang w:eastAsia="en-GB"/>
        </w:rPr>
        <w:t xml:space="preserve"> Bull</w:t>
      </w:r>
      <w:r w:rsidR="009B0C4B" w:rsidRPr="00D61CE1">
        <w:rPr>
          <w:rFonts w:ascii="Arial" w:eastAsia="Times New Roman" w:hAnsi="Arial" w:cs="Arial"/>
          <w:i/>
          <w:color w:val="000000" w:themeColor="text1"/>
          <w:lang w:eastAsia="en-GB"/>
        </w:rPr>
        <w:t>etin, 41,</w:t>
      </w:r>
      <w:r w:rsidR="009B0C4B" w:rsidRPr="00D61CE1">
        <w:rPr>
          <w:rFonts w:ascii="Arial" w:eastAsia="Times New Roman" w:hAnsi="Arial" w:cs="Arial"/>
          <w:color w:val="000000" w:themeColor="text1"/>
          <w:lang w:eastAsia="en-GB"/>
        </w:rPr>
        <w:t xml:space="preserve"> 1183-1191.</w:t>
      </w:r>
      <w:r w:rsidRPr="00D61CE1">
        <w:rPr>
          <w:rFonts w:ascii="Arial" w:eastAsia="Times New Roman" w:hAnsi="Arial" w:cs="Arial"/>
          <w:color w:val="000000" w:themeColor="text1"/>
          <w:lang w:eastAsia="en-GB"/>
        </w:rPr>
        <w:t xml:space="preserve"> </w:t>
      </w:r>
      <w:hyperlink r:id="rId80" w:history="1">
        <w:r w:rsidR="009B0C4B" w:rsidRPr="00D61CE1">
          <w:rPr>
            <w:rStyle w:val="Hyperlink"/>
            <w:rFonts w:ascii="Arial" w:eastAsia="Times New Roman" w:hAnsi="Arial" w:cs="Arial"/>
            <w:lang w:eastAsia="en-GB"/>
          </w:rPr>
          <w:t>https://doi.org/10.1093/schbul/sbu187</w:t>
        </w:r>
      </w:hyperlink>
    </w:p>
    <w:p w14:paraId="22D30D49" w14:textId="5AE9AF56" w:rsidR="00917535" w:rsidRPr="00D61CE1" w:rsidRDefault="00917535"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Ross, R. M., Pennycook, G., McKay, R., Gervais, W. M., Langdon, R., &amp; Coltheart, M. (2016). Analytic cognitive style, not delusional ideation, predicts data gathering in a large beads task study. </w:t>
      </w:r>
      <w:r w:rsidRPr="00D61CE1">
        <w:rPr>
          <w:rFonts w:ascii="Arial" w:eastAsia="Times New Roman" w:hAnsi="Arial" w:cs="Arial"/>
          <w:i/>
          <w:color w:val="000000" w:themeColor="text1"/>
          <w:lang w:eastAsia="en-GB"/>
        </w:rPr>
        <w:t>Cognitive Neuropsychiatry, 21,</w:t>
      </w:r>
      <w:r w:rsidRPr="00D61CE1">
        <w:rPr>
          <w:rFonts w:ascii="Arial" w:eastAsia="Times New Roman" w:hAnsi="Arial" w:cs="Arial"/>
          <w:color w:val="000000" w:themeColor="text1"/>
          <w:lang w:eastAsia="en-GB"/>
        </w:rPr>
        <w:t xml:space="preserve"> 300–314.</w:t>
      </w:r>
      <w:r w:rsidRPr="00D61CE1">
        <w:t xml:space="preserve"> </w:t>
      </w:r>
      <w:hyperlink r:id="rId81" w:history="1">
        <w:r w:rsidRPr="00D61CE1">
          <w:rPr>
            <w:rStyle w:val="Hyperlink"/>
            <w:rFonts w:ascii="Arial" w:eastAsia="Times New Roman" w:hAnsi="Arial" w:cs="Arial"/>
            <w:lang w:eastAsia="en-GB"/>
          </w:rPr>
          <w:t>https://doi.org/10.1080/13546805.2016.1192025</w:t>
        </w:r>
      </w:hyperlink>
    </w:p>
    <w:p w14:paraId="15B15F19" w14:textId="77777777" w:rsidR="00A60DCB" w:rsidRPr="00D61CE1" w:rsidRDefault="00A60DCB"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Rubio, J.L., et al., (2011). Jumping to conclusions in psychosis: a faulty appraisal. </w:t>
      </w:r>
      <w:r w:rsidRPr="00D61CE1">
        <w:rPr>
          <w:rFonts w:ascii="Arial" w:eastAsia="Times New Roman" w:hAnsi="Arial" w:cs="Arial"/>
          <w:i/>
          <w:color w:val="000000" w:themeColor="text1"/>
          <w:lang w:eastAsia="en-GB"/>
        </w:rPr>
        <w:t>Schizophrenia Research,</w:t>
      </w:r>
      <w:r w:rsidRPr="00D61CE1">
        <w:rPr>
          <w:rFonts w:ascii="Arial" w:eastAsia="Times New Roman" w:hAnsi="Arial" w:cs="Arial"/>
          <w:color w:val="000000" w:themeColor="text1"/>
          <w:lang w:eastAsia="en-GB"/>
        </w:rPr>
        <w:t xml:space="preserve"> 133, 199–204. </w:t>
      </w:r>
      <w:hyperlink r:id="rId82" w:history="1">
        <w:r w:rsidR="00AE25CD" w:rsidRPr="00D61CE1">
          <w:rPr>
            <w:rStyle w:val="Hyperlink"/>
            <w:rFonts w:ascii="Arial" w:eastAsia="Times New Roman" w:hAnsi="Arial" w:cs="Arial"/>
            <w:lang w:eastAsia="en-GB"/>
          </w:rPr>
          <w:t>https://doi.org/10.1016/j.schres.2011.08.008</w:t>
        </w:r>
      </w:hyperlink>
    </w:p>
    <w:p w14:paraId="4606007C" w14:textId="686A7FD1" w:rsidR="006434D0" w:rsidRPr="00D61CE1" w:rsidRDefault="006434D0" w:rsidP="004F268C">
      <w:pPr>
        <w:spacing w:before="100" w:after="0" w:line="480" w:lineRule="auto"/>
        <w:ind w:firstLine="720"/>
        <w:rPr>
          <w:rFonts w:ascii="Arial" w:eastAsia="Times New Roman" w:hAnsi="Arial" w:cs="Arial"/>
          <w:color w:val="000000" w:themeColor="text1"/>
          <w:lang w:eastAsia="en-GB"/>
        </w:rPr>
      </w:pPr>
      <w:proofErr w:type="spellStart"/>
      <w:r w:rsidRPr="00D61CE1">
        <w:rPr>
          <w:rFonts w:ascii="Arial" w:eastAsia="Times New Roman" w:hAnsi="Arial" w:cs="Arial"/>
          <w:color w:val="000000" w:themeColor="text1"/>
          <w:lang w:eastAsia="en-GB"/>
        </w:rPr>
        <w:t>Shadlen</w:t>
      </w:r>
      <w:proofErr w:type="spellEnd"/>
      <w:r w:rsidRPr="00D61CE1">
        <w:rPr>
          <w:rFonts w:ascii="Arial" w:eastAsia="Times New Roman" w:hAnsi="Arial" w:cs="Arial"/>
          <w:color w:val="000000" w:themeColor="text1"/>
          <w:lang w:eastAsia="en-GB"/>
        </w:rPr>
        <w:t xml:space="preserve">, M.N. &amp; Kiani, R. (2013). Decision making as a window on cognition. </w:t>
      </w:r>
      <w:r w:rsidRPr="00D61CE1">
        <w:rPr>
          <w:rFonts w:ascii="Arial" w:eastAsia="Times New Roman" w:hAnsi="Arial" w:cs="Arial"/>
          <w:i/>
          <w:color w:val="000000" w:themeColor="text1"/>
          <w:lang w:eastAsia="en-GB"/>
        </w:rPr>
        <w:t>Neuron, 80,</w:t>
      </w:r>
      <w:r w:rsidRPr="00D61CE1">
        <w:rPr>
          <w:rFonts w:ascii="Arial" w:eastAsia="Times New Roman" w:hAnsi="Arial" w:cs="Arial"/>
          <w:color w:val="000000" w:themeColor="text1"/>
          <w:lang w:eastAsia="en-GB"/>
        </w:rPr>
        <w:t xml:space="preserve"> 791-806. </w:t>
      </w:r>
      <w:hyperlink r:id="rId83" w:history="1">
        <w:r w:rsidRPr="00D61CE1">
          <w:rPr>
            <w:rStyle w:val="Hyperlink"/>
            <w:rFonts w:ascii="Arial" w:eastAsia="Times New Roman" w:hAnsi="Arial" w:cs="Arial"/>
            <w:lang w:eastAsia="en-GB"/>
          </w:rPr>
          <w:t>https://doi.org/10.1016/j.neuron.2013.10.047</w:t>
        </w:r>
      </w:hyperlink>
    </w:p>
    <w:p w14:paraId="0B0E1689" w14:textId="58ED22A2" w:rsidR="009D293D" w:rsidRPr="00D61CE1" w:rsidRDefault="009D293D"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Speechley, W.J., Whitman, J.C. &amp; Woodward, T.S. (2010). The contribution of </w:t>
      </w:r>
      <w:proofErr w:type="spellStart"/>
      <w:r w:rsidRPr="00D61CE1">
        <w:rPr>
          <w:rFonts w:ascii="Arial" w:eastAsia="Times New Roman" w:hAnsi="Arial" w:cs="Arial"/>
          <w:color w:val="000000" w:themeColor="text1"/>
          <w:lang w:eastAsia="en-GB"/>
        </w:rPr>
        <w:t>hypersalience</w:t>
      </w:r>
      <w:proofErr w:type="spellEnd"/>
      <w:r w:rsidRPr="00D61CE1">
        <w:rPr>
          <w:rFonts w:ascii="Arial" w:eastAsia="Times New Roman" w:hAnsi="Arial" w:cs="Arial"/>
          <w:color w:val="000000" w:themeColor="text1"/>
          <w:lang w:eastAsia="en-GB"/>
        </w:rPr>
        <w:t xml:space="preserve"> to the “jumping to conclusions” bias associated with delusions in schizophrenia. </w:t>
      </w:r>
      <w:r w:rsidRPr="00D61CE1">
        <w:rPr>
          <w:rFonts w:ascii="Arial" w:eastAsia="Times New Roman" w:hAnsi="Arial" w:cs="Arial"/>
          <w:i/>
          <w:color w:val="000000" w:themeColor="text1"/>
          <w:lang w:eastAsia="en-GB"/>
        </w:rPr>
        <w:t>Journal of Psychiatry and Neuroscience, 35,</w:t>
      </w:r>
      <w:r w:rsidRPr="00D61CE1">
        <w:rPr>
          <w:rFonts w:ascii="Arial" w:eastAsia="Times New Roman" w:hAnsi="Arial" w:cs="Arial"/>
          <w:color w:val="000000" w:themeColor="text1"/>
          <w:lang w:eastAsia="en-GB"/>
        </w:rPr>
        <w:t xml:space="preserve"> 7–17. </w:t>
      </w:r>
      <w:hyperlink r:id="rId84" w:history="1">
        <w:r w:rsidR="006705CC" w:rsidRPr="00D61CE1">
          <w:rPr>
            <w:rStyle w:val="Hyperlink"/>
            <w:rFonts w:ascii="Arial" w:eastAsia="Times New Roman" w:hAnsi="Arial" w:cs="Arial"/>
            <w:lang w:eastAsia="en-GB"/>
          </w:rPr>
          <w:t>https://doi.org/10.1503/jpn.090025</w:t>
        </w:r>
      </w:hyperlink>
    </w:p>
    <w:p w14:paraId="55EF9614" w14:textId="1FF4DB94" w:rsidR="000B710F" w:rsidRPr="00D61CE1" w:rsidRDefault="000B710F"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Strube, W., et al. (2021).</w:t>
      </w:r>
      <w:r w:rsidRPr="00D61CE1">
        <w:t xml:space="preserve"> </w:t>
      </w:r>
      <w:r w:rsidRPr="00D61CE1">
        <w:rPr>
          <w:rFonts w:ascii="Arial" w:eastAsia="Times New Roman" w:hAnsi="Arial" w:cs="Arial"/>
          <w:color w:val="000000" w:themeColor="text1"/>
          <w:lang w:eastAsia="en-GB"/>
        </w:rPr>
        <w:t>Unstable belief formation and slowed decision-making: Evidence that the jumping-to-conclusions bias in schizophrenia is not linked to impulsive decision-making.</w:t>
      </w:r>
      <w:r w:rsidR="00997A6E" w:rsidRPr="00D61CE1">
        <w:rPr>
          <w:rFonts w:ascii="Arial" w:eastAsia="Times New Roman" w:hAnsi="Arial" w:cs="Arial"/>
          <w:color w:val="000000" w:themeColor="text1"/>
          <w:lang w:eastAsia="en-GB"/>
        </w:rPr>
        <w:t xml:space="preserve"> </w:t>
      </w:r>
      <w:r w:rsidR="00997A6E" w:rsidRPr="00D61CE1">
        <w:rPr>
          <w:rFonts w:ascii="Arial" w:eastAsia="Times New Roman" w:hAnsi="Arial" w:cs="Arial"/>
          <w:i/>
          <w:color w:val="000000" w:themeColor="text1"/>
          <w:lang w:eastAsia="en-GB"/>
        </w:rPr>
        <w:t>Schizophrenia Bulletin,</w:t>
      </w:r>
      <w:r w:rsidR="00997A6E" w:rsidRPr="00D61CE1">
        <w:rPr>
          <w:rFonts w:ascii="Arial" w:eastAsia="Times New Roman" w:hAnsi="Arial" w:cs="Arial"/>
          <w:color w:val="000000" w:themeColor="text1"/>
          <w:lang w:eastAsia="en-GB"/>
        </w:rPr>
        <w:t xml:space="preserve"> sbab108. </w:t>
      </w:r>
      <w:hyperlink r:id="rId85" w:history="1">
        <w:r w:rsidR="00997A6E" w:rsidRPr="00D61CE1">
          <w:rPr>
            <w:rStyle w:val="Hyperlink"/>
            <w:rFonts w:ascii="Arial" w:eastAsia="Times New Roman" w:hAnsi="Arial" w:cs="Arial"/>
            <w:lang w:eastAsia="en-GB"/>
          </w:rPr>
          <w:t>https://doi.org/10.1093/schbul/sbab108</w:t>
        </w:r>
      </w:hyperlink>
    </w:p>
    <w:p w14:paraId="3CB36907" w14:textId="4756545F" w:rsidR="00A01DF6" w:rsidRPr="00D61CE1" w:rsidRDefault="00A01DF6"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So, S.H. &amp; Kwok, N.T-k. (2015). Jumping to Conclusions Style along the Continuum of Delusions: Delusion-Prone Individuals Are Not Hastier in Decision Making than Healthy Individuals. </w:t>
      </w:r>
      <w:proofErr w:type="spellStart"/>
      <w:r w:rsidRPr="00D61CE1">
        <w:rPr>
          <w:rFonts w:ascii="Arial" w:eastAsia="Times New Roman" w:hAnsi="Arial" w:cs="Arial"/>
          <w:i/>
          <w:color w:val="000000" w:themeColor="text1"/>
          <w:lang w:eastAsia="en-GB"/>
        </w:rPr>
        <w:t>PLoS</w:t>
      </w:r>
      <w:proofErr w:type="spellEnd"/>
      <w:r w:rsidRPr="00D61CE1">
        <w:rPr>
          <w:rFonts w:ascii="Arial" w:eastAsia="Times New Roman" w:hAnsi="Arial" w:cs="Arial"/>
          <w:i/>
          <w:color w:val="000000" w:themeColor="text1"/>
          <w:lang w:eastAsia="en-GB"/>
        </w:rPr>
        <w:t xml:space="preserve"> One, 10,</w:t>
      </w:r>
      <w:r w:rsidRPr="00D61CE1">
        <w:rPr>
          <w:rFonts w:ascii="Arial" w:eastAsia="Times New Roman" w:hAnsi="Arial" w:cs="Arial"/>
          <w:color w:val="000000" w:themeColor="text1"/>
          <w:lang w:eastAsia="en-GB"/>
        </w:rPr>
        <w:t xml:space="preserve"> e0121347. </w:t>
      </w:r>
      <w:hyperlink r:id="rId86" w:history="1">
        <w:r w:rsidRPr="00D61CE1">
          <w:rPr>
            <w:rStyle w:val="Hyperlink"/>
            <w:rFonts w:ascii="Arial" w:eastAsia="Times New Roman" w:hAnsi="Arial" w:cs="Arial"/>
            <w:lang w:eastAsia="en-GB"/>
          </w:rPr>
          <w:t>https://doi.org/10.1371/journal.pone.0121347</w:t>
        </w:r>
      </w:hyperlink>
    </w:p>
    <w:p w14:paraId="49D10A42" w14:textId="77777777" w:rsidR="005348B3" w:rsidRPr="00D61CE1" w:rsidRDefault="005348B3"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So, S.H., Siu, N.Y., Wong, H.L., Chan, W. &amp; </w:t>
      </w:r>
      <w:proofErr w:type="spellStart"/>
      <w:r w:rsidRPr="00D61CE1">
        <w:rPr>
          <w:rFonts w:ascii="Arial" w:eastAsia="Times New Roman" w:hAnsi="Arial" w:cs="Arial"/>
          <w:color w:val="000000" w:themeColor="text1"/>
          <w:lang w:eastAsia="en-GB"/>
        </w:rPr>
        <w:t>Garety</w:t>
      </w:r>
      <w:proofErr w:type="spellEnd"/>
      <w:r w:rsidRPr="00D61CE1">
        <w:rPr>
          <w:rFonts w:ascii="Arial" w:eastAsia="Times New Roman" w:hAnsi="Arial" w:cs="Arial"/>
          <w:color w:val="000000" w:themeColor="text1"/>
          <w:lang w:eastAsia="en-GB"/>
        </w:rPr>
        <w:t>, P.A. (2016). ‘Jumping to conclusions’ data-gathering bias in psychosis and other psychiatric disorders—two meta-</w:t>
      </w:r>
      <w:r w:rsidRPr="00D61CE1">
        <w:rPr>
          <w:rFonts w:ascii="Arial" w:eastAsia="Times New Roman" w:hAnsi="Arial" w:cs="Arial"/>
          <w:color w:val="000000" w:themeColor="text1"/>
          <w:lang w:eastAsia="en-GB"/>
        </w:rPr>
        <w:lastRenderedPageBreak/>
        <w:t xml:space="preserve">analyses of comparisons between patients and healthy individuals. </w:t>
      </w:r>
      <w:r w:rsidRPr="00D61CE1">
        <w:rPr>
          <w:rFonts w:ascii="Arial" w:eastAsia="Times New Roman" w:hAnsi="Arial" w:cs="Arial"/>
          <w:i/>
          <w:color w:val="000000" w:themeColor="text1"/>
          <w:lang w:eastAsia="en-GB"/>
        </w:rPr>
        <w:t xml:space="preserve">Clinical Psychology Review, 46, </w:t>
      </w:r>
      <w:r w:rsidRPr="00D61CE1">
        <w:rPr>
          <w:rFonts w:ascii="Arial" w:eastAsia="Times New Roman" w:hAnsi="Arial" w:cs="Arial"/>
          <w:color w:val="000000" w:themeColor="text1"/>
          <w:lang w:eastAsia="en-GB"/>
        </w:rPr>
        <w:t>151–167.</w:t>
      </w:r>
      <w:r w:rsidRPr="00D61CE1">
        <w:t xml:space="preserve"> </w:t>
      </w:r>
      <w:hyperlink r:id="rId87" w:history="1">
        <w:r w:rsidRPr="00D61CE1">
          <w:rPr>
            <w:rStyle w:val="Hyperlink"/>
            <w:rFonts w:ascii="Arial" w:eastAsia="Times New Roman" w:hAnsi="Arial" w:cs="Arial"/>
            <w:lang w:eastAsia="en-GB"/>
          </w:rPr>
          <w:t>https://doi.org/10.1016/j.cpr.2016.05.001</w:t>
        </w:r>
      </w:hyperlink>
    </w:p>
    <w:p w14:paraId="00BACAD3" w14:textId="6C1D9F74" w:rsidR="00E16474" w:rsidRPr="00D61CE1" w:rsidRDefault="00E16474" w:rsidP="004F268C">
      <w:pPr>
        <w:spacing w:before="100" w:after="0" w:line="480" w:lineRule="auto"/>
        <w:ind w:firstLine="720"/>
        <w:rPr>
          <w:rFonts w:ascii="Arial" w:eastAsia="Times New Roman" w:hAnsi="Arial" w:cs="Arial"/>
          <w:color w:val="000000" w:themeColor="text1"/>
          <w:lang w:eastAsia="en-GB"/>
        </w:rPr>
      </w:pPr>
      <w:proofErr w:type="spellStart"/>
      <w:r w:rsidRPr="00D61CE1">
        <w:rPr>
          <w:rFonts w:ascii="Arial" w:eastAsia="Times New Roman" w:hAnsi="Arial" w:cs="Arial"/>
          <w:color w:val="000000" w:themeColor="text1"/>
          <w:lang w:eastAsia="en-GB"/>
        </w:rPr>
        <w:t>Sonnemans</w:t>
      </w:r>
      <w:proofErr w:type="spellEnd"/>
      <w:r w:rsidRPr="00D61CE1">
        <w:rPr>
          <w:rFonts w:ascii="Arial" w:eastAsia="Times New Roman" w:hAnsi="Arial" w:cs="Arial"/>
          <w:color w:val="000000" w:themeColor="text1"/>
          <w:lang w:eastAsia="en-GB"/>
        </w:rPr>
        <w:t xml:space="preserve">, J. &amp; van Dijk, F. (2012). Errors in judicial decisions: Experimental results. </w:t>
      </w:r>
      <w:r w:rsidRPr="00D61CE1">
        <w:rPr>
          <w:rFonts w:ascii="Arial" w:eastAsia="Times New Roman" w:hAnsi="Arial" w:cs="Arial"/>
          <w:i/>
          <w:color w:val="000000" w:themeColor="text1"/>
          <w:lang w:eastAsia="en-GB"/>
        </w:rPr>
        <w:t>The Journal of Law, Economics and Organization, 28,</w:t>
      </w:r>
      <w:r w:rsidRPr="00D61CE1">
        <w:rPr>
          <w:rFonts w:ascii="Arial" w:eastAsia="Times New Roman" w:hAnsi="Arial" w:cs="Arial"/>
          <w:color w:val="000000" w:themeColor="text1"/>
          <w:lang w:eastAsia="en-GB"/>
        </w:rPr>
        <w:t xml:space="preserve"> 687-716.</w:t>
      </w:r>
      <w:r w:rsidR="006705CC" w:rsidRPr="00D61CE1">
        <w:t xml:space="preserve"> </w:t>
      </w:r>
      <w:hyperlink r:id="rId88" w:history="1">
        <w:r w:rsidR="006705CC" w:rsidRPr="00D61CE1">
          <w:rPr>
            <w:rStyle w:val="Hyperlink"/>
            <w:rFonts w:ascii="Arial" w:eastAsia="Times New Roman" w:hAnsi="Arial" w:cs="Arial"/>
            <w:lang w:eastAsia="en-GB"/>
          </w:rPr>
          <w:t>https://doi.org/10.1093/jleo/ewq019</w:t>
        </w:r>
      </w:hyperlink>
    </w:p>
    <w:p w14:paraId="18A8BF8C" w14:textId="2C558F27" w:rsidR="006543EF" w:rsidRPr="00D61CE1" w:rsidRDefault="006543EF"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Tickle, H., </w:t>
      </w:r>
      <w:proofErr w:type="spellStart"/>
      <w:r w:rsidRPr="00D61CE1">
        <w:rPr>
          <w:rFonts w:ascii="Arial" w:eastAsia="Times New Roman" w:hAnsi="Arial" w:cs="Arial"/>
          <w:color w:val="000000" w:themeColor="text1"/>
          <w:lang w:eastAsia="en-GB"/>
        </w:rPr>
        <w:t>Tsetsos</w:t>
      </w:r>
      <w:proofErr w:type="spellEnd"/>
      <w:r w:rsidRPr="00D61CE1">
        <w:rPr>
          <w:rFonts w:ascii="Arial" w:eastAsia="Times New Roman" w:hAnsi="Arial" w:cs="Arial"/>
          <w:color w:val="000000" w:themeColor="text1"/>
          <w:lang w:eastAsia="en-GB"/>
        </w:rPr>
        <w:t xml:space="preserve">, K., </w:t>
      </w:r>
      <w:proofErr w:type="spellStart"/>
      <w:r w:rsidRPr="00D61CE1">
        <w:rPr>
          <w:rFonts w:ascii="Arial" w:eastAsia="Times New Roman" w:hAnsi="Arial" w:cs="Arial"/>
          <w:color w:val="000000" w:themeColor="text1"/>
          <w:lang w:eastAsia="en-GB"/>
        </w:rPr>
        <w:t>Speekenbrink</w:t>
      </w:r>
      <w:proofErr w:type="spellEnd"/>
      <w:r w:rsidRPr="00D61CE1">
        <w:rPr>
          <w:rFonts w:ascii="Arial" w:eastAsia="Times New Roman" w:hAnsi="Arial" w:cs="Arial"/>
          <w:color w:val="000000" w:themeColor="text1"/>
          <w:lang w:eastAsia="en-GB"/>
        </w:rPr>
        <w:t xml:space="preserve">, M. &amp; Summerfield, C. (2020). Human optional stopping in a heteroskedastic world. </w:t>
      </w:r>
      <w:proofErr w:type="spellStart"/>
      <w:r w:rsidRPr="00D61CE1">
        <w:rPr>
          <w:rFonts w:ascii="Arial" w:eastAsia="Times New Roman" w:hAnsi="Arial" w:cs="Arial"/>
          <w:i/>
          <w:color w:val="000000" w:themeColor="text1"/>
          <w:lang w:eastAsia="en-GB"/>
        </w:rPr>
        <w:t>PsyArxiv</w:t>
      </w:r>
      <w:proofErr w:type="spellEnd"/>
      <w:r w:rsidRPr="00D61CE1">
        <w:rPr>
          <w:rFonts w:ascii="Arial" w:eastAsia="Times New Roman" w:hAnsi="Arial" w:cs="Arial"/>
          <w:color w:val="000000" w:themeColor="text1"/>
          <w:lang w:eastAsia="en-GB"/>
        </w:rPr>
        <w:t xml:space="preserve">. </w:t>
      </w:r>
      <w:hyperlink r:id="rId89" w:history="1">
        <w:r w:rsidRPr="00D61CE1">
          <w:rPr>
            <w:rStyle w:val="Hyperlink"/>
            <w:rFonts w:ascii="Arial" w:eastAsia="Times New Roman" w:hAnsi="Arial" w:cs="Arial"/>
            <w:lang w:eastAsia="en-GB"/>
          </w:rPr>
          <w:t>https://doi.org/10.31234/osf.io/t7dn2</w:t>
        </w:r>
      </w:hyperlink>
    </w:p>
    <w:p w14:paraId="73836236" w14:textId="27B160C1" w:rsidR="0035382F" w:rsidRPr="00D61CE1" w:rsidRDefault="0035382F"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Tripoli G et al (2021). Jumping to conclusions, general intelligence, and psychosis liability: findings from the multi-centre EU-GEI case-control study. </w:t>
      </w:r>
      <w:r w:rsidRPr="00D61CE1">
        <w:rPr>
          <w:rFonts w:ascii="Arial" w:eastAsia="Times New Roman" w:hAnsi="Arial" w:cs="Arial"/>
          <w:i/>
          <w:color w:val="000000" w:themeColor="text1"/>
          <w:lang w:eastAsia="en-GB"/>
        </w:rPr>
        <w:t>Psychological Medicine 51,</w:t>
      </w:r>
      <w:r w:rsidRPr="00D61CE1">
        <w:rPr>
          <w:rFonts w:ascii="Arial" w:eastAsia="Times New Roman" w:hAnsi="Arial" w:cs="Arial"/>
          <w:color w:val="000000" w:themeColor="text1"/>
          <w:lang w:eastAsia="en-GB"/>
        </w:rPr>
        <w:t xml:space="preserve"> 623–633. </w:t>
      </w:r>
      <w:hyperlink r:id="rId90" w:history="1">
        <w:r w:rsidRPr="00D61CE1">
          <w:rPr>
            <w:rStyle w:val="Hyperlink"/>
            <w:rFonts w:ascii="Arial" w:eastAsia="Times New Roman" w:hAnsi="Arial" w:cs="Arial"/>
            <w:lang w:eastAsia="en-GB"/>
          </w:rPr>
          <w:t>https://doi.org/10.1017/S003329171900357X</w:t>
        </w:r>
      </w:hyperlink>
    </w:p>
    <w:p w14:paraId="125BA276" w14:textId="4A743EAA" w:rsidR="00297F10" w:rsidRPr="00D61CE1" w:rsidRDefault="00297F10"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Van Dael, F., </w:t>
      </w:r>
      <w:proofErr w:type="spellStart"/>
      <w:r w:rsidRPr="00D61CE1">
        <w:rPr>
          <w:rFonts w:ascii="Arial" w:eastAsia="Times New Roman" w:hAnsi="Arial" w:cs="Arial"/>
          <w:color w:val="000000" w:themeColor="text1"/>
          <w:lang w:eastAsia="en-GB"/>
        </w:rPr>
        <w:t>Versmissen</w:t>
      </w:r>
      <w:proofErr w:type="spellEnd"/>
      <w:r w:rsidRPr="00D61CE1">
        <w:rPr>
          <w:rFonts w:ascii="Arial" w:eastAsia="Times New Roman" w:hAnsi="Arial" w:cs="Arial"/>
          <w:color w:val="000000" w:themeColor="text1"/>
          <w:lang w:eastAsia="en-GB"/>
        </w:rPr>
        <w:t>, D., Janssen, I., Myin-</w:t>
      </w:r>
      <w:proofErr w:type="spellStart"/>
      <w:r w:rsidRPr="00D61CE1">
        <w:rPr>
          <w:rFonts w:ascii="Arial" w:eastAsia="Times New Roman" w:hAnsi="Arial" w:cs="Arial"/>
          <w:color w:val="000000" w:themeColor="text1"/>
          <w:lang w:eastAsia="en-GB"/>
        </w:rPr>
        <w:t>Germeys</w:t>
      </w:r>
      <w:proofErr w:type="spellEnd"/>
      <w:r w:rsidRPr="00D61CE1">
        <w:rPr>
          <w:rFonts w:ascii="Arial" w:eastAsia="Times New Roman" w:hAnsi="Arial" w:cs="Arial"/>
          <w:color w:val="000000" w:themeColor="text1"/>
          <w:lang w:eastAsia="en-GB"/>
        </w:rPr>
        <w:t xml:space="preserve">, I., van </w:t>
      </w:r>
      <w:proofErr w:type="spellStart"/>
      <w:r w:rsidRPr="00D61CE1">
        <w:rPr>
          <w:rFonts w:ascii="Arial" w:eastAsia="Times New Roman" w:hAnsi="Arial" w:cs="Arial"/>
          <w:color w:val="000000" w:themeColor="text1"/>
          <w:lang w:eastAsia="en-GB"/>
        </w:rPr>
        <w:t>Os</w:t>
      </w:r>
      <w:proofErr w:type="spellEnd"/>
      <w:r w:rsidRPr="00D61CE1">
        <w:rPr>
          <w:rFonts w:ascii="Arial" w:eastAsia="Times New Roman" w:hAnsi="Arial" w:cs="Arial"/>
          <w:color w:val="000000" w:themeColor="text1"/>
          <w:lang w:eastAsia="en-GB"/>
        </w:rPr>
        <w:t xml:space="preserve">, J. &amp; </w:t>
      </w:r>
      <w:proofErr w:type="spellStart"/>
      <w:r w:rsidRPr="00D61CE1">
        <w:rPr>
          <w:rFonts w:ascii="Arial" w:eastAsia="Times New Roman" w:hAnsi="Arial" w:cs="Arial"/>
          <w:color w:val="000000" w:themeColor="text1"/>
          <w:lang w:eastAsia="en-GB"/>
        </w:rPr>
        <w:t>Krabbendam</w:t>
      </w:r>
      <w:proofErr w:type="spellEnd"/>
      <w:r w:rsidRPr="00D61CE1">
        <w:rPr>
          <w:rFonts w:ascii="Arial" w:eastAsia="Times New Roman" w:hAnsi="Arial" w:cs="Arial"/>
          <w:color w:val="000000" w:themeColor="text1"/>
          <w:lang w:eastAsia="en-GB"/>
        </w:rPr>
        <w:t xml:space="preserve"> L. (2006). Data gathering: biased in psychosis? </w:t>
      </w:r>
      <w:r w:rsidRPr="00D61CE1">
        <w:rPr>
          <w:rFonts w:ascii="Arial" w:eastAsia="Times New Roman" w:hAnsi="Arial" w:cs="Arial"/>
          <w:i/>
          <w:color w:val="000000" w:themeColor="text1"/>
          <w:lang w:eastAsia="en-GB"/>
        </w:rPr>
        <w:t>Schizophrenia Bulletin, 32,</w:t>
      </w:r>
      <w:r w:rsidRPr="00D61CE1">
        <w:rPr>
          <w:rFonts w:ascii="Arial" w:eastAsia="Times New Roman" w:hAnsi="Arial" w:cs="Arial"/>
          <w:color w:val="000000" w:themeColor="text1"/>
          <w:lang w:eastAsia="en-GB"/>
        </w:rPr>
        <w:t xml:space="preserve"> 341–351.</w:t>
      </w:r>
      <w:r w:rsidR="00026A5E" w:rsidRPr="00D61CE1">
        <w:rPr>
          <w:rFonts w:ascii="Arial" w:eastAsia="Times New Roman" w:hAnsi="Arial" w:cs="Arial"/>
          <w:color w:val="000000" w:themeColor="text1"/>
          <w:lang w:eastAsia="en-GB"/>
        </w:rPr>
        <w:t xml:space="preserve"> </w:t>
      </w:r>
      <w:hyperlink r:id="rId91" w:history="1">
        <w:r w:rsidR="00026A5E" w:rsidRPr="00D61CE1">
          <w:rPr>
            <w:rStyle w:val="Hyperlink"/>
            <w:rFonts w:ascii="Arial" w:eastAsia="Times New Roman" w:hAnsi="Arial" w:cs="Arial"/>
            <w:lang w:eastAsia="en-GB"/>
          </w:rPr>
          <w:t>https://doi.org/10.1093/schbul/sbj021</w:t>
        </w:r>
      </w:hyperlink>
    </w:p>
    <w:p w14:paraId="0038641B" w14:textId="7BE308F6" w:rsidR="00960DDD" w:rsidRPr="00D61CE1" w:rsidRDefault="00960DDD"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van de Wouw, D.S., McKay, R.T., Averbeck, B.B. &amp; Furl, N. (2022). Explaining human sampling rates across different decision domains. Judgment and Decision Making, 17, 487-512. </w:t>
      </w:r>
    </w:p>
    <w:p w14:paraId="77F8EAE7" w14:textId="1E99755E" w:rsidR="00482521" w:rsidRPr="00D61CE1" w:rsidRDefault="00482521"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van der Leer, L. &amp; McKay, R. (2014). ‘Jumping to conclusions’ in delusion-prone participants: an experimental economics approach. </w:t>
      </w:r>
      <w:r w:rsidRPr="00D61CE1">
        <w:rPr>
          <w:rFonts w:ascii="Arial" w:eastAsia="Times New Roman" w:hAnsi="Arial" w:cs="Arial"/>
          <w:i/>
          <w:color w:val="000000" w:themeColor="text1"/>
          <w:lang w:eastAsia="en-GB"/>
        </w:rPr>
        <w:t>Cognitive Neuropsychiatry 19,</w:t>
      </w:r>
      <w:r w:rsidRPr="00D61CE1">
        <w:rPr>
          <w:rFonts w:ascii="Arial" w:eastAsia="Times New Roman" w:hAnsi="Arial" w:cs="Arial"/>
          <w:color w:val="000000" w:themeColor="text1"/>
          <w:lang w:eastAsia="en-GB"/>
        </w:rPr>
        <w:t xml:space="preserve"> 257–267. </w:t>
      </w:r>
      <w:hyperlink r:id="rId92" w:history="1">
        <w:r w:rsidR="00B7253C" w:rsidRPr="00D61CE1">
          <w:rPr>
            <w:rStyle w:val="Hyperlink"/>
            <w:rFonts w:ascii="Arial" w:eastAsia="Times New Roman" w:hAnsi="Arial" w:cs="Arial"/>
            <w:lang w:eastAsia="en-GB"/>
          </w:rPr>
          <w:t>https://doi.org/10.1080/13546805.2013.861350</w:t>
        </w:r>
      </w:hyperlink>
    </w:p>
    <w:p w14:paraId="6074519F" w14:textId="1C55564D" w:rsidR="004E09F5" w:rsidRPr="00D61CE1" w:rsidRDefault="004E09F5" w:rsidP="00B7253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van der Leer, L., Hartig, B., </w:t>
      </w:r>
      <w:proofErr w:type="spellStart"/>
      <w:r w:rsidRPr="00D61CE1">
        <w:rPr>
          <w:rFonts w:ascii="Arial" w:eastAsia="Times New Roman" w:hAnsi="Arial" w:cs="Arial"/>
          <w:color w:val="000000" w:themeColor="text1"/>
          <w:lang w:eastAsia="en-GB"/>
        </w:rPr>
        <w:t>Goldmanis</w:t>
      </w:r>
      <w:proofErr w:type="spellEnd"/>
      <w:r w:rsidRPr="00D61CE1">
        <w:rPr>
          <w:rFonts w:ascii="Arial" w:eastAsia="Times New Roman" w:hAnsi="Arial" w:cs="Arial"/>
          <w:color w:val="000000" w:themeColor="text1"/>
          <w:lang w:eastAsia="en-GB"/>
        </w:rPr>
        <w:t xml:space="preserve">, M. &amp; McKay, R. (2015). Delusion proneness and ‘jumping to conclusions’: relative and absolute effects. </w:t>
      </w:r>
      <w:r w:rsidRPr="00D61CE1">
        <w:rPr>
          <w:rFonts w:ascii="Arial" w:eastAsia="Times New Roman" w:hAnsi="Arial" w:cs="Arial"/>
          <w:i/>
          <w:color w:val="000000" w:themeColor="text1"/>
          <w:lang w:eastAsia="en-GB"/>
        </w:rPr>
        <w:t>Psychological Medicine, 45,</w:t>
      </w:r>
      <w:r w:rsidRPr="00D61CE1">
        <w:rPr>
          <w:rFonts w:ascii="Arial" w:eastAsia="Times New Roman" w:hAnsi="Arial" w:cs="Arial"/>
          <w:color w:val="000000" w:themeColor="text1"/>
          <w:lang w:eastAsia="en-GB"/>
        </w:rPr>
        <w:t xml:space="preserve"> 1253–1262.</w:t>
      </w:r>
      <w:r w:rsidR="005348B3" w:rsidRPr="00D61CE1">
        <w:t xml:space="preserve"> </w:t>
      </w:r>
      <w:hyperlink r:id="rId93" w:history="1">
        <w:r w:rsidR="005348B3" w:rsidRPr="00D61CE1">
          <w:rPr>
            <w:rStyle w:val="Hyperlink"/>
            <w:rFonts w:ascii="Arial" w:eastAsia="Times New Roman" w:hAnsi="Arial" w:cs="Arial"/>
            <w:lang w:eastAsia="en-GB"/>
          </w:rPr>
          <w:t>https://doi.org/10.1017/S0033291714002359</w:t>
        </w:r>
      </w:hyperlink>
    </w:p>
    <w:p w14:paraId="696C28E9" w14:textId="77777777" w:rsidR="00023C43" w:rsidRPr="00D61CE1" w:rsidRDefault="00023C43"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Warman, D. M., Lysaker, P. H., Martin, J. M., Davis, L., &amp; </w:t>
      </w:r>
      <w:proofErr w:type="spellStart"/>
      <w:r w:rsidRPr="00D61CE1">
        <w:rPr>
          <w:rFonts w:ascii="Arial" w:eastAsia="Times New Roman" w:hAnsi="Arial" w:cs="Arial"/>
          <w:color w:val="000000" w:themeColor="text1"/>
          <w:lang w:eastAsia="en-GB"/>
        </w:rPr>
        <w:t>Haudenschield</w:t>
      </w:r>
      <w:proofErr w:type="spellEnd"/>
      <w:r w:rsidRPr="00D61CE1">
        <w:rPr>
          <w:rFonts w:ascii="Arial" w:eastAsia="Times New Roman" w:hAnsi="Arial" w:cs="Arial"/>
          <w:color w:val="000000" w:themeColor="text1"/>
          <w:lang w:eastAsia="en-GB"/>
        </w:rPr>
        <w:t xml:space="preserve">, S. L. (2007). Jumping to conclusions and the continuum of delusional beliefs. </w:t>
      </w:r>
      <w:r w:rsidRPr="00D61CE1">
        <w:rPr>
          <w:rFonts w:ascii="Arial" w:eastAsia="Times New Roman" w:hAnsi="Arial" w:cs="Arial"/>
          <w:i/>
          <w:color w:val="000000" w:themeColor="text1"/>
          <w:lang w:eastAsia="en-GB"/>
        </w:rPr>
        <w:t>Behavior Research and Therapy, 45,</w:t>
      </w:r>
      <w:r w:rsidRPr="00D61CE1">
        <w:rPr>
          <w:rFonts w:ascii="Arial" w:eastAsia="Times New Roman" w:hAnsi="Arial" w:cs="Arial"/>
          <w:color w:val="000000" w:themeColor="text1"/>
          <w:lang w:eastAsia="en-GB"/>
        </w:rPr>
        <w:t xml:space="preserve"> 1255e1269.</w:t>
      </w:r>
      <w:r w:rsidRPr="00D61CE1">
        <w:t xml:space="preserve"> </w:t>
      </w:r>
      <w:hyperlink r:id="rId94" w:history="1">
        <w:r w:rsidRPr="00D61CE1">
          <w:rPr>
            <w:rStyle w:val="Hyperlink"/>
            <w:rFonts w:ascii="Arial" w:eastAsia="Times New Roman" w:hAnsi="Arial" w:cs="Arial"/>
            <w:lang w:eastAsia="en-GB"/>
          </w:rPr>
          <w:t>https://doi.org/10.1016/j.brat.2006.09.002</w:t>
        </w:r>
      </w:hyperlink>
    </w:p>
    <w:p w14:paraId="328ACB8A" w14:textId="297380AF" w:rsidR="0022417A" w:rsidRPr="00D61CE1" w:rsidRDefault="0022417A"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lastRenderedPageBreak/>
        <w:t xml:space="preserve">Warman, D. M., &amp; Martin, J. M. (2006). Jumping to conclusions and delusion proneness: The impact of emotionally salient stimuli. </w:t>
      </w:r>
      <w:r w:rsidRPr="00D61CE1">
        <w:rPr>
          <w:rFonts w:ascii="Arial" w:eastAsia="Times New Roman" w:hAnsi="Arial" w:cs="Arial"/>
          <w:i/>
          <w:color w:val="000000" w:themeColor="text1"/>
          <w:lang w:eastAsia="en-GB"/>
        </w:rPr>
        <w:t>The Journal of Nervous and Mental Disease, 194,</w:t>
      </w:r>
      <w:r w:rsidRPr="00D61CE1">
        <w:rPr>
          <w:rFonts w:ascii="Arial" w:eastAsia="Times New Roman" w:hAnsi="Arial" w:cs="Arial"/>
          <w:color w:val="000000" w:themeColor="text1"/>
          <w:lang w:eastAsia="en-GB"/>
        </w:rPr>
        <w:t xml:space="preserve"> 760. </w:t>
      </w:r>
      <w:hyperlink r:id="rId95" w:history="1">
        <w:r w:rsidRPr="00D61CE1">
          <w:rPr>
            <w:rStyle w:val="Hyperlink"/>
            <w:rFonts w:ascii="Arial" w:eastAsia="Times New Roman" w:hAnsi="Arial" w:cs="Arial"/>
            <w:lang w:eastAsia="en-GB"/>
          </w:rPr>
          <w:t>http://dx.doi.org/10.1097/01.nmd.0000239907.83668.aa</w:t>
        </w:r>
      </w:hyperlink>
    </w:p>
    <w:p w14:paraId="08FD4A61" w14:textId="1AE9C8F6" w:rsidR="00482521" w:rsidRPr="00D61CE1" w:rsidRDefault="00482521"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Westermann, S., Salzmann, S., Fuchs, X. &amp; Lincoln, T. (2012). Introducing a social beads task. </w:t>
      </w:r>
      <w:r w:rsidRPr="00D61CE1">
        <w:rPr>
          <w:rFonts w:ascii="Arial" w:eastAsia="Times New Roman" w:hAnsi="Arial" w:cs="Arial"/>
          <w:i/>
          <w:color w:val="000000" w:themeColor="text1"/>
          <w:lang w:eastAsia="en-GB"/>
        </w:rPr>
        <w:t>Journal of Experimental Psychopathology, 3,</w:t>
      </w:r>
      <w:r w:rsidRPr="00D61CE1">
        <w:rPr>
          <w:rFonts w:ascii="Arial" w:eastAsia="Times New Roman" w:hAnsi="Arial" w:cs="Arial"/>
          <w:color w:val="000000" w:themeColor="text1"/>
          <w:lang w:eastAsia="en-GB"/>
        </w:rPr>
        <w:t xml:space="preserve"> 594-611.</w:t>
      </w:r>
      <w:r w:rsidR="00FB76E3" w:rsidRPr="00D61CE1">
        <w:t xml:space="preserve"> </w:t>
      </w:r>
      <w:hyperlink r:id="rId96" w:history="1">
        <w:r w:rsidR="00FB76E3" w:rsidRPr="00D61CE1">
          <w:rPr>
            <w:rStyle w:val="Hyperlink"/>
            <w:rFonts w:ascii="Arial" w:eastAsia="Times New Roman" w:hAnsi="Arial" w:cs="Arial"/>
            <w:lang w:eastAsia="en-GB"/>
          </w:rPr>
          <w:t>https://doi.org/10.5127/jep.017111</w:t>
        </w:r>
      </w:hyperlink>
    </w:p>
    <w:p w14:paraId="313A77A5" w14:textId="6F3CCD02" w:rsidR="003A0418" w:rsidRPr="00D61CE1" w:rsidRDefault="003A0418"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Wilkinson, D.J. &amp; Caulfield, L.S. (2017). Delusional ideation, cognitive processes and crime-based reasoning. </w:t>
      </w:r>
      <w:r w:rsidRPr="00D61CE1">
        <w:rPr>
          <w:rFonts w:ascii="Arial" w:eastAsia="Times New Roman" w:hAnsi="Arial" w:cs="Arial"/>
          <w:i/>
          <w:color w:val="000000" w:themeColor="text1"/>
          <w:lang w:eastAsia="en-GB"/>
        </w:rPr>
        <w:t>European Journal of Psychology, 13,</w:t>
      </w:r>
      <w:r w:rsidRPr="00D61CE1">
        <w:rPr>
          <w:rFonts w:ascii="Arial" w:eastAsia="Times New Roman" w:hAnsi="Arial" w:cs="Arial"/>
          <w:color w:val="000000" w:themeColor="text1"/>
          <w:lang w:eastAsia="en-GB"/>
        </w:rPr>
        <w:t xml:space="preserve"> 503-518. </w:t>
      </w:r>
      <w:hyperlink r:id="rId97" w:history="1">
        <w:r w:rsidRPr="00D61CE1">
          <w:rPr>
            <w:rStyle w:val="Hyperlink"/>
            <w:rFonts w:ascii="Arial" w:eastAsia="Times New Roman" w:hAnsi="Arial" w:cs="Arial"/>
            <w:lang w:eastAsia="en-GB"/>
          </w:rPr>
          <w:t>https://doi.org/10.5964/ejop.v13i3.1181</w:t>
        </w:r>
      </w:hyperlink>
    </w:p>
    <w:p w14:paraId="422048CD" w14:textId="6200B196" w:rsidR="00393D99" w:rsidRPr="00D61CE1" w:rsidRDefault="00393D99"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White, L.O. &amp; Mansell, W. (2009). Failing to ponder? Delusion-prone individuals rush to conclusions. </w:t>
      </w:r>
      <w:r w:rsidRPr="00D61CE1">
        <w:rPr>
          <w:rFonts w:ascii="Arial" w:eastAsia="Times New Roman" w:hAnsi="Arial" w:cs="Arial"/>
          <w:i/>
          <w:color w:val="000000" w:themeColor="text1"/>
          <w:lang w:eastAsia="en-GB"/>
        </w:rPr>
        <w:t>Clinical Psychology and Psychotherapy, 16,</w:t>
      </w:r>
      <w:r w:rsidRPr="00D61CE1">
        <w:rPr>
          <w:rFonts w:ascii="Arial" w:eastAsia="Times New Roman" w:hAnsi="Arial" w:cs="Arial"/>
          <w:color w:val="000000" w:themeColor="text1"/>
          <w:lang w:eastAsia="en-GB"/>
        </w:rPr>
        <w:t xml:space="preserve"> 111–124. </w:t>
      </w:r>
      <w:hyperlink r:id="rId98" w:history="1">
        <w:r w:rsidR="00AC23D2" w:rsidRPr="00D61CE1">
          <w:rPr>
            <w:rStyle w:val="Hyperlink"/>
            <w:rFonts w:ascii="Arial" w:eastAsia="Times New Roman" w:hAnsi="Arial" w:cs="Arial"/>
            <w:lang w:eastAsia="en-GB"/>
          </w:rPr>
          <w:t>https://doi.org/10.1002/cpp.607</w:t>
        </w:r>
      </w:hyperlink>
    </w:p>
    <w:p w14:paraId="1448870D" w14:textId="37418854" w:rsidR="007F31E1" w:rsidRDefault="007F31E1" w:rsidP="004F268C">
      <w:pPr>
        <w:spacing w:before="100" w:after="0" w:line="480" w:lineRule="auto"/>
        <w:ind w:firstLine="720"/>
        <w:rPr>
          <w:ins w:id="1687" w:author="Furl, Nicholas" w:date="2024-10-06T17:21:00Z" w16du:dateUtc="2024-10-06T16:21:00Z"/>
          <w:rFonts w:ascii="Arial" w:eastAsia="Times New Roman" w:hAnsi="Arial" w:cs="Arial"/>
          <w:color w:val="000000" w:themeColor="text1"/>
          <w:lang w:eastAsia="en-GB"/>
        </w:rPr>
      </w:pPr>
      <w:ins w:id="1688" w:author="Furl, Nicholas" w:date="2024-10-06T17:19:00Z" w16du:dateUtc="2024-10-06T16:19:00Z">
        <w:r w:rsidRPr="007F31E1">
          <w:rPr>
            <w:rFonts w:ascii="Arial" w:eastAsia="Times New Roman" w:hAnsi="Arial" w:cs="Arial"/>
            <w:color w:val="000000" w:themeColor="text1"/>
            <w:lang w:eastAsia="en-GB"/>
          </w:rPr>
          <w:t xml:space="preserve">Woodward, T.S., Moritz, S., Cuttler, C. &amp; Whitman, J.C. (2006). The contribution of a cognitive bias against disconfirmatory evidence (BADE) to delusions in schizophrenia. </w:t>
        </w:r>
        <w:r w:rsidRPr="007F31E1">
          <w:rPr>
            <w:rFonts w:ascii="Arial" w:eastAsia="Times New Roman" w:hAnsi="Arial" w:cs="Arial"/>
            <w:i/>
            <w:iCs/>
            <w:color w:val="000000" w:themeColor="text1"/>
            <w:lang w:eastAsia="en-GB"/>
            <w:rPrChange w:id="1689" w:author="Furl, Nicholas" w:date="2024-10-06T17:19:00Z" w16du:dateUtc="2024-10-06T16:19:00Z">
              <w:rPr>
                <w:rFonts w:ascii="Arial" w:eastAsia="Times New Roman" w:hAnsi="Arial" w:cs="Arial"/>
                <w:color w:val="000000" w:themeColor="text1"/>
                <w:lang w:eastAsia="en-GB"/>
              </w:rPr>
            </w:rPrChange>
          </w:rPr>
          <w:t>Journal of Clinical and Experimental Neuropsychology, 28,</w:t>
        </w:r>
        <w:r w:rsidRPr="007F31E1">
          <w:rPr>
            <w:rFonts w:ascii="Arial" w:eastAsia="Times New Roman" w:hAnsi="Arial" w:cs="Arial"/>
            <w:color w:val="000000" w:themeColor="text1"/>
            <w:lang w:eastAsia="en-GB"/>
          </w:rPr>
          <w:t xml:space="preserve"> 605-617.</w:t>
        </w:r>
      </w:ins>
      <w:ins w:id="1690" w:author="Furl, Nicholas" w:date="2024-10-06T17:21:00Z" w16du:dateUtc="2024-10-06T16:21:00Z">
        <w:r>
          <w:rPr>
            <w:rFonts w:ascii="Arial" w:eastAsia="Times New Roman" w:hAnsi="Arial" w:cs="Arial"/>
            <w:color w:val="000000" w:themeColor="text1"/>
            <w:lang w:eastAsia="en-GB"/>
          </w:rPr>
          <w:t xml:space="preserve"> </w:t>
        </w:r>
        <w:r>
          <w:rPr>
            <w:rFonts w:ascii="Arial" w:eastAsia="Times New Roman" w:hAnsi="Arial" w:cs="Arial"/>
            <w:color w:val="000000" w:themeColor="text1"/>
            <w:lang w:eastAsia="en-GB"/>
          </w:rPr>
          <w:fldChar w:fldCharType="begin"/>
        </w:r>
        <w:r>
          <w:rPr>
            <w:rFonts w:ascii="Arial" w:eastAsia="Times New Roman" w:hAnsi="Arial" w:cs="Arial"/>
            <w:color w:val="000000" w:themeColor="text1"/>
            <w:lang w:eastAsia="en-GB"/>
          </w:rPr>
          <w:instrText>HYPERLINK "</w:instrText>
        </w:r>
        <w:r w:rsidRPr="007F31E1">
          <w:rPr>
            <w:rFonts w:ascii="Arial" w:eastAsia="Times New Roman" w:hAnsi="Arial" w:cs="Arial"/>
            <w:color w:val="000000" w:themeColor="text1"/>
            <w:lang w:eastAsia="en-GB"/>
          </w:rPr>
          <w:instrText>https://doi.org/10.1080/13803390590949511</w:instrText>
        </w:r>
        <w:r>
          <w:rPr>
            <w:rFonts w:ascii="Arial" w:eastAsia="Times New Roman" w:hAnsi="Arial" w:cs="Arial"/>
            <w:color w:val="000000" w:themeColor="text1"/>
            <w:lang w:eastAsia="en-GB"/>
          </w:rPr>
          <w:instrText>"</w:instrText>
        </w:r>
        <w:r>
          <w:rPr>
            <w:rFonts w:ascii="Arial" w:eastAsia="Times New Roman" w:hAnsi="Arial" w:cs="Arial"/>
            <w:color w:val="000000" w:themeColor="text1"/>
            <w:lang w:eastAsia="en-GB"/>
          </w:rPr>
          <w:fldChar w:fldCharType="separate"/>
        </w:r>
        <w:r w:rsidRPr="00361D26">
          <w:rPr>
            <w:rStyle w:val="Hyperlink"/>
            <w:rFonts w:ascii="Arial" w:eastAsia="Times New Roman" w:hAnsi="Arial" w:cs="Arial"/>
            <w:lang w:eastAsia="en-GB"/>
          </w:rPr>
          <w:t>https://doi.org/10.1080/13803390590949511</w:t>
        </w:r>
        <w:r>
          <w:rPr>
            <w:rFonts w:ascii="Arial" w:eastAsia="Times New Roman" w:hAnsi="Arial" w:cs="Arial"/>
            <w:color w:val="000000" w:themeColor="text1"/>
            <w:lang w:eastAsia="en-GB"/>
          </w:rPr>
          <w:fldChar w:fldCharType="end"/>
        </w:r>
      </w:ins>
    </w:p>
    <w:p w14:paraId="145A28DF" w14:textId="591BA2FC" w:rsidR="00A3481C" w:rsidRPr="00D61CE1" w:rsidRDefault="00A3481C" w:rsidP="004F268C">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 xml:space="preserve">Young, H. F., &amp; Bentall, R. P. (1997). Probabilistic reasoning in deluded, depressed and normal subjects: effects of task difficulty and meaningful versus non-meaningful material. </w:t>
      </w:r>
      <w:r w:rsidRPr="00D61CE1">
        <w:rPr>
          <w:rFonts w:ascii="Arial" w:eastAsia="Times New Roman" w:hAnsi="Arial" w:cs="Arial"/>
          <w:i/>
          <w:color w:val="000000" w:themeColor="text1"/>
          <w:lang w:eastAsia="en-GB"/>
        </w:rPr>
        <w:t>Psychological Medicine, 27,</w:t>
      </w:r>
      <w:r w:rsidRPr="00D61CE1">
        <w:rPr>
          <w:rFonts w:ascii="Arial" w:eastAsia="Times New Roman" w:hAnsi="Arial" w:cs="Arial"/>
          <w:color w:val="000000" w:themeColor="text1"/>
          <w:lang w:eastAsia="en-GB"/>
        </w:rPr>
        <w:t xml:space="preserve"> 455–465. </w:t>
      </w:r>
      <w:hyperlink r:id="rId99" w:history="1">
        <w:r w:rsidRPr="00D61CE1">
          <w:rPr>
            <w:rStyle w:val="Hyperlink"/>
            <w:rFonts w:ascii="Arial" w:eastAsia="Times New Roman" w:hAnsi="Arial" w:cs="Arial"/>
            <w:lang w:eastAsia="en-GB"/>
          </w:rPr>
          <w:t>https://doi.org/10.1017/S0033291796004540</w:t>
        </w:r>
      </w:hyperlink>
    </w:p>
    <w:p w14:paraId="63A6026D" w14:textId="4885E6EF" w:rsidR="00A67A03" w:rsidRPr="00D61CE1" w:rsidRDefault="00A67A03" w:rsidP="00860C2E">
      <w:pPr>
        <w:spacing w:before="100" w:after="0" w:line="480" w:lineRule="auto"/>
        <w:ind w:firstLine="720"/>
        <w:rPr>
          <w:rFonts w:ascii="Arial" w:eastAsia="Times New Roman" w:hAnsi="Arial" w:cs="Arial"/>
          <w:color w:val="000000" w:themeColor="text1"/>
          <w:lang w:eastAsia="en-GB"/>
        </w:rPr>
      </w:pPr>
      <w:proofErr w:type="spellStart"/>
      <w:proofErr w:type="gramStart"/>
      <w:r w:rsidRPr="00D61CE1">
        <w:rPr>
          <w:rFonts w:ascii="Arial" w:eastAsia="Times New Roman" w:hAnsi="Arial" w:cs="Arial"/>
          <w:color w:val="000000" w:themeColor="text1"/>
          <w:lang w:eastAsia="en-GB"/>
        </w:rPr>
        <w:t>Yourstone,J</w:t>
      </w:r>
      <w:proofErr w:type="spellEnd"/>
      <w:r w:rsidRPr="00D61CE1">
        <w:rPr>
          <w:rFonts w:ascii="Arial" w:eastAsia="Times New Roman" w:hAnsi="Arial" w:cs="Arial"/>
          <w:color w:val="000000" w:themeColor="text1"/>
          <w:lang w:eastAsia="en-GB"/>
        </w:rPr>
        <w:t>.</w:t>
      </w:r>
      <w:proofErr w:type="gramEnd"/>
      <w:r w:rsidRPr="00D61CE1">
        <w:rPr>
          <w:rFonts w:ascii="Arial" w:eastAsia="Times New Roman" w:hAnsi="Arial" w:cs="Arial"/>
          <w:color w:val="000000" w:themeColor="text1"/>
          <w:lang w:eastAsia="en-GB"/>
        </w:rPr>
        <w:t xml:space="preserve">, Lindholm, T., Grann, M. &amp; Svenson, O. (2008). Evidence of gender bias in legal insanity evaluations: a case vignette study of clinicians, judges and students. </w:t>
      </w:r>
      <w:r w:rsidRPr="00D61CE1">
        <w:rPr>
          <w:rFonts w:ascii="Arial" w:eastAsia="Times New Roman" w:hAnsi="Arial" w:cs="Arial"/>
          <w:i/>
          <w:color w:val="000000" w:themeColor="text1"/>
          <w:lang w:eastAsia="en-GB"/>
        </w:rPr>
        <w:t>Nordic Journal of Psychiatry, 62,</w:t>
      </w:r>
      <w:r w:rsidRPr="00D61CE1">
        <w:rPr>
          <w:rFonts w:ascii="Arial" w:eastAsia="Times New Roman" w:hAnsi="Arial" w:cs="Arial"/>
          <w:color w:val="000000" w:themeColor="text1"/>
          <w:lang w:eastAsia="en-GB"/>
        </w:rPr>
        <w:t xml:space="preserve"> 273-278.</w:t>
      </w:r>
      <w:r w:rsidRPr="00D61CE1">
        <w:t xml:space="preserve"> </w:t>
      </w:r>
      <w:hyperlink r:id="rId100" w:history="1">
        <w:r w:rsidRPr="00D61CE1">
          <w:rPr>
            <w:rStyle w:val="Hyperlink"/>
            <w:rFonts w:ascii="Arial" w:eastAsia="Times New Roman" w:hAnsi="Arial" w:cs="Arial"/>
            <w:lang w:eastAsia="en-GB"/>
          </w:rPr>
          <w:t>https://doi.org/10.1080/08039480801963135</w:t>
        </w:r>
      </w:hyperlink>
    </w:p>
    <w:p w14:paraId="74EFE755" w14:textId="3188AEC8" w:rsidR="004E09F5" w:rsidRPr="00D61CE1" w:rsidRDefault="00CF080C" w:rsidP="00860C2E">
      <w:pPr>
        <w:spacing w:before="100" w:after="0" w:line="480" w:lineRule="auto"/>
        <w:ind w:firstLine="720"/>
        <w:rPr>
          <w:rFonts w:ascii="Arial" w:eastAsia="Times New Roman" w:hAnsi="Arial" w:cs="Arial"/>
          <w:color w:val="000000" w:themeColor="text1"/>
          <w:lang w:eastAsia="en-GB"/>
        </w:rPr>
      </w:pPr>
      <w:r w:rsidRPr="00D61CE1">
        <w:rPr>
          <w:rFonts w:ascii="Arial" w:eastAsia="Times New Roman" w:hAnsi="Arial" w:cs="Arial"/>
          <w:color w:val="000000" w:themeColor="text1"/>
          <w:lang w:eastAsia="en-GB"/>
        </w:rPr>
        <w:t>Zawadzki, J. A., Woodward, T. S., Sokolowski, H. M., Boon, H. S., Wong, A. H. C., &amp; Menon, M. (2012). Cognitive factors associated with subclinical delusional ideation in the general population</w:t>
      </w:r>
      <w:r w:rsidRPr="00D61CE1">
        <w:rPr>
          <w:rFonts w:ascii="Arial" w:eastAsia="Times New Roman" w:hAnsi="Arial" w:cs="Arial"/>
          <w:i/>
          <w:color w:val="000000" w:themeColor="text1"/>
          <w:lang w:eastAsia="en-GB"/>
        </w:rPr>
        <w:t>. Psychiatry Research, 197,</w:t>
      </w:r>
      <w:r w:rsidRPr="00D61CE1">
        <w:rPr>
          <w:rFonts w:ascii="Arial" w:eastAsia="Times New Roman" w:hAnsi="Arial" w:cs="Arial"/>
          <w:color w:val="000000" w:themeColor="text1"/>
          <w:lang w:eastAsia="en-GB"/>
        </w:rPr>
        <w:t xml:space="preserve"> 345–349. </w:t>
      </w:r>
      <w:hyperlink r:id="rId101" w:history="1">
        <w:r w:rsidRPr="00D61CE1">
          <w:rPr>
            <w:rStyle w:val="Hyperlink"/>
            <w:rFonts w:ascii="Arial" w:eastAsia="Times New Roman" w:hAnsi="Arial" w:cs="Arial"/>
            <w:lang w:eastAsia="en-GB"/>
          </w:rPr>
          <w:t>https://doi.org/10.1016/j.psychres.2012.01.004</w:t>
        </w:r>
      </w:hyperlink>
    </w:p>
    <w:sectPr w:rsidR="004E09F5" w:rsidRPr="00D61CE1" w:rsidSect="00AC206D">
      <w:headerReference w:type="default" r:id="rId102"/>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62" w:author="Furl, Nicholas" w:date="2024-10-06T10:19:00Z" w:initials="NF">
    <w:p w14:paraId="53AECAE5" w14:textId="77777777" w:rsidR="005B720C" w:rsidRDefault="005B720C" w:rsidP="005B720C">
      <w:pPr>
        <w:pStyle w:val="CommentText"/>
      </w:pPr>
      <w:r>
        <w:rPr>
          <w:rStyle w:val="CommentReference"/>
        </w:rPr>
        <w:annotationRef/>
      </w:r>
      <w:r>
        <w:t>Need to add (for reviewers):</w:t>
      </w:r>
    </w:p>
    <w:p w14:paraId="73AAA561" w14:textId="77777777" w:rsidR="005B720C" w:rsidRDefault="005B720C" w:rsidP="005B720C">
      <w:pPr>
        <w:pStyle w:val="CommentText"/>
      </w:pPr>
      <w:r>
        <w:t>-Real world stats, such as real world priors</w:t>
      </w:r>
    </w:p>
    <w:p w14:paraId="7497738B" w14:textId="77777777" w:rsidR="005B720C" w:rsidRDefault="005B720C" w:rsidP="005B720C">
      <w:pPr>
        <w:pStyle w:val="CommentText"/>
      </w:pPr>
      <w:r>
        <w:t>-BADE versus beads</w:t>
      </w:r>
    </w:p>
    <w:p w14:paraId="6F0300AA" w14:textId="77777777" w:rsidR="005B720C" w:rsidRDefault="005B720C" w:rsidP="005B720C">
      <w:pPr>
        <w:pStyle w:val="CommentText"/>
      </w:pPr>
      <w:r>
        <w:t>-gratuitous citation of Dror’s 2020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F0300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0F3BDC3" w16cex:dateUtc="2024-10-06T09: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F0300AA" w16cid:durableId="60F3BD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C9D13F" w14:textId="77777777" w:rsidR="00DE47AA" w:rsidRDefault="00DE47AA" w:rsidP="00F53EE9">
      <w:pPr>
        <w:spacing w:after="0" w:line="240" w:lineRule="auto"/>
      </w:pPr>
      <w:r>
        <w:separator/>
      </w:r>
    </w:p>
  </w:endnote>
  <w:endnote w:type="continuationSeparator" w:id="0">
    <w:p w14:paraId="40FEFE47" w14:textId="77777777" w:rsidR="00DE47AA" w:rsidRDefault="00DE47AA" w:rsidP="00F53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58316A" w14:textId="77777777" w:rsidR="00DE47AA" w:rsidRDefault="00DE47AA" w:rsidP="00F53EE9">
      <w:pPr>
        <w:spacing w:after="0" w:line="240" w:lineRule="auto"/>
      </w:pPr>
      <w:r>
        <w:separator/>
      </w:r>
    </w:p>
  </w:footnote>
  <w:footnote w:type="continuationSeparator" w:id="0">
    <w:p w14:paraId="215243EA" w14:textId="77777777" w:rsidR="00DE47AA" w:rsidRDefault="00DE47AA" w:rsidP="00F53E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2377153"/>
      <w:docPartObj>
        <w:docPartGallery w:val="Page Numbers (Top of Page)"/>
        <w:docPartUnique/>
      </w:docPartObj>
    </w:sdtPr>
    <w:sdtEndPr>
      <w:rPr>
        <w:noProof/>
      </w:rPr>
    </w:sdtEndPr>
    <w:sdtContent>
      <w:p w14:paraId="79D2A67A" w14:textId="728E058F" w:rsidR="00B6487E" w:rsidRDefault="00B6487E">
        <w:pPr>
          <w:pStyle w:val="Header"/>
          <w:jc w:val="right"/>
        </w:pPr>
        <w:del w:id="1691" w:author="Furl, Nicholas" w:date="2024-10-04T17:35:00Z" w16du:dateUtc="2024-10-04T16:35:00Z">
          <w:r w:rsidRPr="00B45C65" w:rsidDel="00B45C65">
            <w:rPr>
              <w:rFonts w:ascii="Arial" w:hAnsi="Arial" w:cs="Arial"/>
              <w:caps/>
              <w:rPrChange w:id="1692" w:author="Furl, Nicholas" w:date="2024-10-04T17:36:00Z" w16du:dateUtc="2024-10-04T16:36:00Z">
                <w:rPr>
                  <w:caps/>
                </w:rPr>
              </w:rPrChange>
            </w:rPr>
            <w:delText>Biases in evidence-based beliefs</w:delText>
          </w:r>
        </w:del>
        <w:ins w:id="1693" w:author="Furl, Nicholas" w:date="2024-10-04T17:35:00Z" w16du:dateUtc="2024-10-04T16:35:00Z">
          <w:r w:rsidR="00B45C65" w:rsidRPr="00B45C65">
            <w:rPr>
              <w:rFonts w:ascii="Arial" w:hAnsi="Arial" w:cs="Arial"/>
              <w:caps/>
              <w:rPrChange w:id="1694" w:author="Furl, Nicholas" w:date="2024-10-04T17:36:00Z" w16du:dateUtc="2024-10-04T16:36:00Z">
                <w:rPr>
                  <w:caps/>
                </w:rPr>
              </w:rPrChange>
            </w:rPr>
            <w:t xml:space="preserve">BELIEF UPDATING IN FORENSIC </w:t>
          </w:r>
        </w:ins>
        <w:ins w:id="1695" w:author="Furl, Nicholas" w:date="2024-10-04T17:36:00Z" w16du:dateUtc="2024-10-04T16:36:00Z">
          <w:r w:rsidR="00B45C65" w:rsidRPr="00B45C65">
            <w:rPr>
              <w:rFonts w:ascii="Arial" w:hAnsi="Arial" w:cs="Arial"/>
              <w:caps/>
              <w:rPrChange w:id="1696" w:author="Furl, Nicholas" w:date="2024-10-04T17:36:00Z" w16du:dateUtc="2024-10-04T16:36:00Z">
                <w:rPr>
                  <w:caps/>
                </w:rPr>
              </w:rPrChange>
            </w:rPr>
            <w:t>SCENARIOS</w:t>
          </w:r>
        </w:ins>
        <w:del w:id="1697" w:author="Furl, Nicholas" w:date="2024-10-04T17:36:00Z" w16du:dateUtc="2024-10-04T16:36:00Z">
          <w:r w:rsidDel="00B45C65">
            <w:tab/>
          </w:r>
        </w:del>
        <w:r>
          <w:tab/>
        </w:r>
        <w:r w:rsidRPr="00B45C65">
          <w:rPr>
            <w:rFonts w:ascii="Arial" w:hAnsi="Arial" w:cs="Arial"/>
            <w:rPrChange w:id="1698" w:author="Furl, Nicholas" w:date="2024-10-04T17:37:00Z" w16du:dateUtc="2024-10-04T16:37:00Z">
              <w:rPr/>
            </w:rPrChange>
          </w:rPr>
          <w:fldChar w:fldCharType="begin"/>
        </w:r>
        <w:r w:rsidRPr="00B45C65">
          <w:rPr>
            <w:rFonts w:ascii="Arial" w:hAnsi="Arial" w:cs="Arial"/>
            <w:rPrChange w:id="1699" w:author="Furl, Nicholas" w:date="2024-10-04T17:37:00Z" w16du:dateUtc="2024-10-04T16:37:00Z">
              <w:rPr/>
            </w:rPrChange>
          </w:rPr>
          <w:instrText xml:space="preserve"> PAGE   \* MERGEFORMAT </w:instrText>
        </w:r>
        <w:r w:rsidRPr="00B45C65">
          <w:rPr>
            <w:rFonts w:ascii="Arial" w:hAnsi="Arial" w:cs="Arial"/>
            <w:rPrChange w:id="1700" w:author="Furl, Nicholas" w:date="2024-10-04T17:37:00Z" w16du:dateUtc="2024-10-04T16:37:00Z">
              <w:rPr/>
            </w:rPrChange>
          </w:rPr>
          <w:fldChar w:fldCharType="separate"/>
        </w:r>
        <w:r w:rsidR="00227484" w:rsidRPr="00B45C65">
          <w:rPr>
            <w:rFonts w:ascii="Arial" w:hAnsi="Arial" w:cs="Arial"/>
            <w:noProof/>
            <w:rPrChange w:id="1701" w:author="Furl, Nicholas" w:date="2024-10-04T17:37:00Z" w16du:dateUtc="2024-10-04T16:37:00Z">
              <w:rPr>
                <w:noProof/>
              </w:rPr>
            </w:rPrChange>
          </w:rPr>
          <w:t>40</w:t>
        </w:r>
        <w:r w:rsidRPr="00B45C65">
          <w:rPr>
            <w:rFonts w:ascii="Arial" w:hAnsi="Arial" w:cs="Arial"/>
            <w:noProof/>
            <w:rPrChange w:id="1702" w:author="Furl, Nicholas" w:date="2024-10-04T17:37:00Z" w16du:dateUtc="2024-10-04T16:37:00Z">
              <w:rPr>
                <w:noProof/>
              </w:rPr>
            </w:rPrChange>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02F9B"/>
    <w:multiLevelType w:val="multilevel"/>
    <w:tmpl w:val="11AC7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11925"/>
    <w:multiLevelType w:val="multilevel"/>
    <w:tmpl w:val="9F483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B7FC4"/>
    <w:multiLevelType w:val="hybridMultilevel"/>
    <w:tmpl w:val="5CA80F10"/>
    <w:lvl w:ilvl="0" w:tplc="000F0409">
      <w:start w:val="1"/>
      <w:numFmt w:val="decimal"/>
      <w:lvlText w:val="%1."/>
      <w:lvlJc w:val="left"/>
      <w:pPr>
        <w:tabs>
          <w:tab w:val="num" w:pos="720"/>
        </w:tabs>
        <w:ind w:left="720" w:hanging="360"/>
      </w:pPr>
      <w:rPr>
        <w:rFonts w:hint="default"/>
        <w:i w:val="0"/>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 w15:restartNumberingAfterBreak="0">
    <w:nsid w:val="0E0F04E8"/>
    <w:multiLevelType w:val="multilevel"/>
    <w:tmpl w:val="E77AB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B8111D"/>
    <w:multiLevelType w:val="multilevel"/>
    <w:tmpl w:val="838AC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4354B"/>
    <w:multiLevelType w:val="multilevel"/>
    <w:tmpl w:val="8B22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0F6D4F"/>
    <w:multiLevelType w:val="multilevel"/>
    <w:tmpl w:val="5B22A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10C68"/>
    <w:multiLevelType w:val="multilevel"/>
    <w:tmpl w:val="370A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384BC8"/>
    <w:multiLevelType w:val="multilevel"/>
    <w:tmpl w:val="F920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A2135D"/>
    <w:multiLevelType w:val="multilevel"/>
    <w:tmpl w:val="31D6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466DC9"/>
    <w:multiLevelType w:val="multilevel"/>
    <w:tmpl w:val="F982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2143CC"/>
    <w:multiLevelType w:val="multilevel"/>
    <w:tmpl w:val="4E6E31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3F63BD"/>
    <w:multiLevelType w:val="multilevel"/>
    <w:tmpl w:val="39A4DB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05722D"/>
    <w:multiLevelType w:val="multilevel"/>
    <w:tmpl w:val="E514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2A1B52"/>
    <w:multiLevelType w:val="multilevel"/>
    <w:tmpl w:val="B95C9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91798E"/>
    <w:multiLevelType w:val="multilevel"/>
    <w:tmpl w:val="0EB4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B66D17"/>
    <w:multiLevelType w:val="multilevel"/>
    <w:tmpl w:val="DA3CC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175120"/>
    <w:multiLevelType w:val="multilevel"/>
    <w:tmpl w:val="E4CA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9E7C64"/>
    <w:multiLevelType w:val="multilevel"/>
    <w:tmpl w:val="DA603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D80D54"/>
    <w:multiLevelType w:val="multilevel"/>
    <w:tmpl w:val="069A84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7637643">
    <w:abstractNumId w:val="3"/>
  </w:num>
  <w:num w:numId="2" w16cid:durableId="1854612199">
    <w:abstractNumId w:val="11"/>
    <w:lvlOverride w:ilvl="0">
      <w:lvl w:ilvl="0">
        <w:numFmt w:val="decimal"/>
        <w:lvlText w:val="%1."/>
        <w:lvlJc w:val="left"/>
      </w:lvl>
    </w:lvlOverride>
  </w:num>
  <w:num w:numId="3" w16cid:durableId="1536582315">
    <w:abstractNumId w:val="12"/>
    <w:lvlOverride w:ilvl="0">
      <w:lvl w:ilvl="0">
        <w:numFmt w:val="decimal"/>
        <w:lvlText w:val="%1."/>
        <w:lvlJc w:val="left"/>
      </w:lvl>
    </w:lvlOverride>
  </w:num>
  <w:num w:numId="4" w16cid:durableId="1702316798">
    <w:abstractNumId w:val="19"/>
    <w:lvlOverride w:ilvl="0">
      <w:lvl w:ilvl="0">
        <w:numFmt w:val="decimal"/>
        <w:lvlText w:val="%1."/>
        <w:lvlJc w:val="left"/>
      </w:lvl>
    </w:lvlOverride>
  </w:num>
  <w:num w:numId="5" w16cid:durableId="1040862198">
    <w:abstractNumId w:val="15"/>
  </w:num>
  <w:num w:numId="6" w16cid:durableId="1366446862">
    <w:abstractNumId w:val="0"/>
  </w:num>
  <w:num w:numId="7" w16cid:durableId="1014065452">
    <w:abstractNumId w:val="1"/>
  </w:num>
  <w:num w:numId="8" w16cid:durableId="564411543">
    <w:abstractNumId w:val="8"/>
  </w:num>
  <w:num w:numId="9" w16cid:durableId="209731901">
    <w:abstractNumId w:val="18"/>
  </w:num>
  <w:num w:numId="10" w16cid:durableId="1289311126">
    <w:abstractNumId w:val="17"/>
  </w:num>
  <w:num w:numId="11" w16cid:durableId="1376541122">
    <w:abstractNumId w:val="5"/>
  </w:num>
  <w:num w:numId="12" w16cid:durableId="1434858415">
    <w:abstractNumId w:val="14"/>
  </w:num>
  <w:num w:numId="13" w16cid:durableId="1784955567">
    <w:abstractNumId w:val="10"/>
  </w:num>
  <w:num w:numId="14" w16cid:durableId="235169267">
    <w:abstractNumId w:val="13"/>
  </w:num>
  <w:num w:numId="15" w16cid:durableId="857356140">
    <w:abstractNumId w:val="4"/>
  </w:num>
  <w:num w:numId="16" w16cid:durableId="1269851748">
    <w:abstractNumId w:val="16"/>
  </w:num>
  <w:num w:numId="17" w16cid:durableId="520514724">
    <w:abstractNumId w:val="9"/>
  </w:num>
  <w:num w:numId="18" w16cid:durableId="1850632547">
    <w:abstractNumId w:val="6"/>
  </w:num>
  <w:num w:numId="19" w16cid:durableId="315259112">
    <w:abstractNumId w:val="7"/>
  </w:num>
  <w:num w:numId="20" w16cid:durableId="12847895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Furl, Nicholas">
    <w15:presenceInfo w15:providerId="AD" w15:userId="S::Nicholas.Furl@rhul.ac.uk::3f859149-b986-4a60-8dbc-55f9cbdb1b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2FF"/>
    <w:rsid w:val="00001B6D"/>
    <w:rsid w:val="00002248"/>
    <w:rsid w:val="00002872"/>
    <w:rsid w:val="00003345"/>
    <w:rsid w:val="0000367D"/>
    <w:rsid w:val="000100D1"/>
    <w:rsid w:val="00010F62"/>
    <w:rsid w:val="00011CD4"/>
    <w:rsid w:val="0001211B"/>
    <w:rsid w:val="000123A6"/>
    <w:rsid w:val="00013AC8"/>
    <w:rsid w:val="0001433F"/>
    <w:rsid w:val="00015EE5"/>
    <w:rsid w:val="00021924"/>
    <w:rsid w:val="000224F5"/>
    <w:rsid w:val="00023C43"/>
    <w:rsid w:val="000253B0"/>
    <w:rsid w:val="00025CC8"/>
    <w:rsid w:val="00026A5E"/>
    <w:rsid w:val="00027212"/>
    <w:rsid w:val="00030544"/>
    <w:rsid w:val="000327CA"/>
    <w:rsid w:val="000328F7"/>
    <w:rsid w:val="000331EE"/>
    <w:rsid w:val="000344E4"/>
    <w:rsid w:val="000348EB"/>
    <w:rsid w:val="0003700D"/>
    <w:rsid w:val="00037D51"/>
    <w:rsid w:val="00040587"/>
    <w:rsid w:val="00042326"/>
    <w:rsid w:val="00043646"/>
    <w:rsid w:val="000440A6"/>
    <w:rsid w:val="00044758"/>
    <w:rsid w:val="000448E0"/>
    <w:rsid w:val="00047006"/>
    <w:rsid w:val="00052159"/>
    <w:rsid w:val="000521F8"/>
    <w:rsid w:val="00052DE2"/>
    <w:rsid w:val="00053C1C"/>
    <w:rsid w:val="00053DC3"/>
    <w:rsid w:val="000576BC"/>
    <w:rsid w:val="00057A18"/>
    <w:rsid w:val="0006034D"/>
    <w:rsid w:val="0006183A"/>
    <w:rsid w:val="000622AF"/>
    <w:rsid w:val="00063141"/>
    <w:rsid w:val="0006321D"/>
    <w:rsid w:val="00064656"/>
    <w:rsid w:val="00065623"/>
    <w:rsid w:val="00065804"/>
    <w:rsid w:val="00065FB1"/>
    <w:rsid w:val="00066599"/>
    <w:rsid w:val="000672F7"/>
    <w:rsid w:val="000678D4"/>
    <w:rsid w:val="00067AC5"/>
    <w:rsid w:val="0007125D"/>
    <w:rsid w:val="000721F3"/>
    <w:rsid w:val="00072677"/>
    <w:rsid w:val="00077327"/>
    <w:rsid w:val="000803C9"/>
    <w:rsid w:val="000808DB"/>
    <w:rsid w:val="00080C31"/>
    <w:rsid w:val="00080E85"/>
    <w:rsid w:val="00082A5C"/>
    <w:rsid w:val="000848F0"/>
    <w:rsid w:val="00085F01"/>
    <w:rsid w:val="00086C7B"/>
    <w:rsid w:val="000871AE"/>
    <w:rsid w:val="00087578"/>
    <w:rsid w:val="00087940"/>
    <w:rsid w:val="00087C46"/>
    <w:rsid w:val="0009570F"/>
    <w:rsid w:val="0009779F"/>
    <w:rsid w:val="000978A6"/>
    <w:rsid w:val="000A0CDA"/>
    <w:rsid w:val="000A1C52"/>
    <w:rsid w:val="000A2F2A"/>
    <w:rsid w:val="000A3493"/>
    <w:rsid w:val="000A52CE"/>
    <w:rsid w:val="000A5FF5"/>
    <w:rsid w:val="000A7127"/>
    <w:rsid w:val="000A7538"/>
    <w:rsid w:val="000B0143"/>
    <w:rsid w:val="000B1ABD"/>
    <w:rsid w:val="000B33FD"/>
    <w:rsid w:val="000B3AEA"/>
    <w:rsid w:val="000B3F8B"/>
    <w:rsid w:val="000B4D65"/>
    <w:rsid w:val="000B5988"/>
    <w:rsid w:val="000B710F"/>
    <w:rsid w:val="000C030E"/>
    <w:rsid w:val="000C1DD9"/>
    <w:rsid w:val="000C2A4E"/>
    <w:rsid w:val="000C3D30"/>
    <w:rsid w:val="000C64C2"/>
    <w:rsid w:val="000C79DB"/>
    <w:rsid w:val="000D070E"/>
    <w:rsid w:val="000D088A"/>
    <w:rsid w:val="000D2CDA"/>
    <w:rsid w:val="000D4819"/>
    <w:rsid w:val="000D7C86"/>
    <w:rsid w:val="000D7F1A"/>
    <w:rsid w:val="000E2312"/>
    <w:rsid w:val="000E2D28"/>
    <w:rsid w:val="000E2F24"/>
    <w:rsid w:val="000E3707"/>
    <w:rsid w:val="000E416D"/>
    <w:rsid w:val="000E5D89"/>
    <w:rsid w:val="000F0690"/>
    <w:rsid w:val="000F1F8E"/>
    <w:rsid w:val="000F2DA3"/>
    <w:rsid w:val="000F2E55"/>
    <w:rsid w:val="000F4D3E"/>
    <w:rsid w:val="000F52AC"/>
    <w:rsid w:val="000F5D52"/>
    <w:rsid w:val="000F63AB"/>
    <w:rsid w:val="000F7F8D"/>
    <w:rsid w:val="0010032E"/>
    <w:rsid w:val="001019BE"/>
    <w:rsid w:val="00101FB3"/>
    <w:rsid w:val="00102BBF"/>
    <w:rsid w:val="001030CE"/>
    <w:rsid w:val="00103F37"/>
    <w:rsid w:val="00103FEE"/>
    <w:rsid w:val="00104139"/>
    <w:rsid w:val="0010472D"/>
    <w:rsid w:val="00107E0D"/>
    <w:rsid w:val="00110346"/>
    <w:rsid w:val="00110A9B"/>
    <w:rsid w:val="00110C3E"/>
    <w:rsid w:val="00110DD6"/>
    <w:rsid w:val="001132D9"/>
    <w:rsid w:val="001143C5"/>
    <w:rsid w:val="00114441"/>
    <w:rsid w:val="00114896"/>
    <w:rsid w:val="00116A82"/>
    <w:rsid w:val="00117823"/>
    <w:rsid w:val="001213AA"/>
    <w:rsid w:val="001248CF"/>
    <w:rsid w:val="00124BA9"/>
    <w:rsid w:val="00127A7C"/>
    <w:rsid w:val="001327AB"/>
    <w:rsid w:val="00134489"/>
    <w:rsid w:val="00134971"/>
    <w:rsid w:val="00135620"/>
    <w:rsid w:val="0013694E"/>
    <w:rsid w:val="00136E6B"/>
    <w:rsid w:val="00141268"/>
    <w:rsid w:val="001428CE"/>
    <w:rsid w:val="00144558"/>
    <w:rsid w:val="0014562F"/>
    <w:rsid w:val="00147B8D"/>
    <w:rsid w:val="00152493"/>
    <w:rsid w:val="00152533"/>
    <w:rsid w:val="0015353B"/>
    <w:rsid w:val="00154246"/>
    <w:rsid w:val="0016277D"/>
    <w:rsid w:val="0016347F"/>
    <w:rsid w:val="00163A6F"/>
    <w:rsid w:val="001700D8"/>
    <w:rsid w:val="00170904"/>
    <w:rsid w:val="00170ED7"/>
    <w:rsid w:val="001718FF"/>
    <w:rsid w:val="00172BE6"/>
    <w:rsid w:val="00173C8D"/>
    <w:rsid w:val="001744FC"/>
    <w:rsid w:val="0017533E"/>
    <w:rsid w:val="001758FB"/>
    <w:rsid w:val="00181AE0"/>
    <w:rsid w:val="00183727"/>
    <w:rsid w:val="001838FE"/>
    <w:rsid w:val="00183931"/>
    <w:rsid w:val="00186BFA"/>
    <w:rsid w:val="001906BB"/>
    <w:rsid w:val="00191439"/>
    <w:rsid w:val="00192552"/>
    <w:rsid w:val="00192BD0"/>
    <w:rsid w:val="00193DE1"/>
    <w:rsid w:val="00194036"/>
    <w:rsid w:val="00194212"/>
    <w:rsid w:val="00195278"/>
    <w:rsid w:val="00195C67"/>
    <w:rsid w:val="0019755D"/>
    <w:rsid w:val="0019782B"/>
    <w:rsid w:val="001A05BF"/>
    <w:rsid w:val="001A0EDD"/>
    <w:rsid w:val="001A48A8"/>
    <w:rsid w:val="001A5C95"/>
    <w:rsid w:val="001A6C4A"/>
    <w:rsid w:val="001A7C11"/>
    <w:rsid w:val="001A7EB6"/>
    <w:rsid w:val="001B6B8A"/>
    <w:rsid w:val="001B7968"/>
    <w:rsid w:val="001C00BC"/>
    <w:rsid w:val="001C058C"/>
    <w:rsid w:val="001C3968"/>
    <w:rsid w:val="001C4FF7"/>
    <w:rsid w:val="001D02E5"/>
    <w:rsid w:val="001D1537"/>
    <w:rsid w:val="001D2235"/>
    <w:rsid w:val="001D5009"/>
    <w:rsid w:val="001D5420"/>
    <w:rsid w:val="001D5910"/>
    <w:rsid w:val="001D73E2"/>
    <w:rsid w:val="001E091B"/>
    <w:rsid w:val="001E1C1D"/>
    <w:rsid w:val="001E2795"/>
    <w:rsid w:val="001E3E01"/>
    <w:rsid w:val="001E5163"/>
    <w:rsid w:val="001E5735"/>
    <w:rsid w:val="001E598B"/>
    <w:rsid w:val="001F0525"/>
    <w:rsid w:val="001F0B8B"/>
    <w:rsid w:val="001F3FE0"/>
    <w:rsid w:val="001F51D1"/>
    <w:rsid w:val="001F55D2"/>
    <w:rsid w:val="001F5D14"/>
    <w:rsid w:val="001F5E17"/>
    <w:rsid w:val="001F5F42"/>
    <w:rsid w:val="001F5FE9"/>
    <w:rsid w:val="001F7137"/>
    <w:rsid w:val="001F796C"/>
    <w:rsid w:val="001F7FB3"/>
    <w:rsid w:val="00202422"/>
    <w:rsid w:val="00202D41"/>
    <w:rsid w:val="00203AA3"/>
    <w:rsid w:val="002067EF"/>
    <w:rsid w:val="00211218"/>
    <w:rsid w:val="002122C8"/>
    <w:rsid w:val="00212B95"/>
    <w:rsid w:val="002132CE"/>
    <w:rsid w:val="002136AB"/>
    <w:rsid w:val="002142D0"/>
    <w:rsid w:val="00214880"/>
    <w:rsid w:val="00214E4C"/>
    <w:rsid w:val="00221611"/>
    <w:rsid w:val="00222745"/>
    <w:rsid w:val="0022279E"/>
    <w:rsid w:val="002236C7"/>
    <w:rsid w:val="00223DFD"/>
    <w:rsid w:val="0022417A"/>
    <w:rsid w:val="00225EE0"/>
    <w:rsid w:val="002264B3"/>
    <w:rsid w:val="00227484"/>
    <w:rsid w:val="002278E5"/>
    <w:rsid w:val="002279F5"/>
    <w:rsid w:val="002309E8"/>
    <w:rsid w:val="00231A0F"/>
    <w:rsid w:val="00232834"/>
    <w:rsid w:val="00232B7C"/>
    <w:rsid w:val="00234143"/>
    <w:rsid w:val="0023469B"/>
    <w:rsid w:val="002362C1"/>
    <w:rsid w:val="00240090"/>
    <w:rsid w:val="002408C8"/>
    <w:rsid w:val="0024147C"/>
    <w:rsid w:val="0024231C"/>
    <w:rsid w:val="00245772"/>
    <w:rsid w:val="00245B65"/>
    <w:rsid w:val="00256508"/>
    <w:rsid w:val="002570BF"/>
    <w:rsid w:val="0026049D"/>
    <w:rsid w:val="002626BF"/>
    <w:rsid w:val="002628B5"/>
    <w:rsid w:val="00264024"/>
    <w:rsid w:val="00264037"/>
    <w:rsid w:val="00264BF1"/>
    <w:rsid w:val="002666A3"/>
    <w:rsid w:val="00273E46"/>
    <w:rsid w:val="00274958"/>
    <w:rsid w:val="00276389"/>
    <w:rsid w:val="002771B6"/>
    <w:rsid w:val="00277588"/>
    <w:rsid w:val="00277FCD"/>
    <w:rsid w:val="00280A7C"/>
    <w:rsid w:val="00280D1E"/>
    <w:rsid w:val="00280D7D"/>
    <w:rsid w:val="002816A2"/>
    <w:rsid w:val="00281751"/>
    <w:rsid w:val="00285574"/>
    <w:rsid w:val="002919C3"/>
    <w:rsid w:val="00291A96"/>
    <w:rsid w:val="002924BD"/>
    <w:rsid w:val="002928B4"/>
    <w:rsid w:val="002937B1"/>
    <w:rsid w:val="0029386A"/>
    <w:rsid w:val="00294690"/>
    <w:rsid w:val="00296D29"/>
    <w:rsid w:val="00297F10"/>
    <w:rsid w:val="002A124C"/>
    <w:rsid w:val="002A16F2"/>
    <w:rsid w:val="002A2465"/>
    <w:rsid w:val="002A544D"/>
    <w:rsid w:val="002A6B61"/>
    <w:rsid w:val="002B19E3"/>
    <w:rsid w:val="002B6EE5"/>
    <w:rsid w:val="002C3FF0"/>
    <w:rsid w:val="002C602E"/>
    <w:rsid w:val="002C6BC2"/>
    <w:rsid w:val="002D0A1F"/>
    <w:rsid w:val="002D2670"/>
    <w:rsid w:val="002D2808"/>
    <w:rsid w:val="002D31A0"/>
    <w:rsid w:val="002D367E"/>
    <w:rsid w:val="002D3DA5"/>
    <w:rsid w:val="002D4E7C"/>
    <w:rsid w:val="002D7B5A"/>
    <w:rsid w:val="002E06E4"/>
    <w:rsid w:val="002E109A"/>
    <w:rsid w:val="002E1E21"/>
    <w:rsid w:val="002E61F4"/>
    <w:rsid w:val="002E6966"/>
    <w:rsid w:val="002F11AE"/>
    <w:rsid w:val="002F44F6"/>
    <w:rsid w:val="002F4B92"/>
    <w:rsid w:val="002F4E66"/>
    <w:rsid w:val="002F5F06"/>
    <w:rsid w:val="002F6E8D"/>
    <w:rsid w:val="002F710A"/>
    <w:rsid w:val="003000D9"/>
    <w:rsid w:val="00301659"/>
    <w:rsid w:val="0030265F"/>
    <w:rsid w:val="003030B4"/>
    <w:rsid w:val="00303895"/>
    <w:rsid w:val="0030447C"/>
    <w:rsid w:val="00304DF9"/>
    <w:rsid w:val="00305717"/>
    <w:rsid w:val="0030684B"/>
    <w:rsid w:val="003115BA"/>
    <w:rsid w:val="00311805"/>
    <w:rsid w:val="0031317B"/>
    <w:rsid w:val="00314841"/>
    <w:rsid w:val="0031536D"/>
    <w:rsid w:val="0031574D"/>
    <w:rsid w:val="00315E9F"/>
    <w:rsid w:val="003162D4"/>
    <w:rsid w:val="00316CAE"/>
    <w:rsid w:val="003201F4"/>
    <w:rsid w:val="00321FF6"/>
    <w:rsid w:val="00323FDC"/>
    <w:rsid w:val="00324B2C"/>
    <w:rsid w:val="0032501C"/>
    <w:rsid w:val="003254CE"/>
    <w:rsid w:val="00325C25"/>
    <w:rsid w:val="003267E7"/>
    <w:rsid w:val="00326EF2"/>
    <w:rsid w:val="00327D13"/>
    <w:rsid w:val="0033035F"/>
    <w:rsid w:val="003303E6"/>
    <w:rsid w:val="00330463"/>
    <w:rsid w:val="00331329"/>
    <w:rsid w:val="00331625"/>
    <w:rsid w:val="00333813"/>
    <w:rsid w:val="00334D1D"/>
    <w:rsid w:val="003354BC"/>
    <w:rsid w:val="00335E70"/>
    <w:rsid w:val="00336553"/>
    <w:rsid w:val="0033751E"/>
    <w:rsid w:val="00341822"/>
    <w:rsid w:val="00341A55"/>
    <w:rsid w:val="003446F6"/>
    <w:rsid w:val="003458FB"/>
    <w:rsid w:val="00351047"/>
    <w:rsid w:val="003518B5"/>
    <w:rsid w:val="0035382F"/>
    <w:rsid w:val="003540C6"/>
    <w:rsid w:val="00354B33"/>
    <w:rsid w:val="00356367"/>
    <w:rsid w:val="00356EEB"/>
    <w:rsid w:val="00360B17"/>
    <w:rsid w:val="003618B2"/>
    <w:rsid w:val="003618C6"/>
    <w:rsid w:val="00362DEA"/>
    <w:rsid w:val="00364782"/>
    <w:rsid w:val="003663E2"/>
    <w:rsid w:val="00366D7F"/>
    <w:rsid w:val="0036701F"/>
    <w:rsid w:val="003670E2"/>
    <w:rsid w:val="0036784A"/>
    <w:rsid w:val="00367C6D"/>
    <w:rsid w:val="00374557"/>
    <w:rsid w:val="003768BF"/>
    <w:rsid w:val="00376F6E"/>
    <w:rsid w:val="003771FA"/>
    <w:rsid w:val="00381A47"/>
    <w:rsid w:val="00381E65"/>
    <w:rsid w:val="00382D3F"/>
    <w:rsid w:val="00382DC1"/>
    <w:rsid w:val="00384283"/>
    <w:rsid w:val="0038437A"/>
    <w:rsid w:val="003854D1"/>
    <w:rsid w:val="00385679"/>
    <w:rsid w:val="003858A1"/>
    <w:rsid w:val="00385F31"/>
    <w:rsid w:val="00386392"/>
    <w:rsid w:val="003872D0"/>
    <w:rsid w:val="00387A3D"/>
    <w:rsid w:val="0039294F"/>
    <w:rsid w:val="0039360C"/>
    <w:rsid w:val="00393D99"/>
    <w:rsid w:val="003945C1"/>
    <w:rsid w:val="00394B33"/>
    <w:rsid w:val="00394DD5"/>
    <w:rsid w:val="0039734F"/>
    <w:rsid w:val="003A0418"/>
    <w:rsid w:val="003A3045"/>
    <w:rsid w:val="003A4BE7"/>
    <w:rsid w:val="003A5FDA"/>
    <w:rsid w:val="003A7463"/>
    <w:rsid w:val="003A773F"/>
    <w:rsid w:val="003B1507"/>
    <w:rsid w:val="003B1FE7"/>
    <w:rsid w:val="003B31DC"/>
    <w:rsid w:val="003B4FC3"/>
    <w:rsid w:val="003B5CA2"/>
    <w:rsid w:val="003B5E1D"/>
    <w:rsid w:val="003B639D"/>
    <w:rsid w:val="003C022C"/>
    <w:rsid w:val="003C42A3"/>
    <w:rsid w:val="003C7883"/>
    <w:rsid w:val="003D0429"/>
    <w:rsid w:val="003D11DF"/>
    <w:rsid w:val="003D125E"/>
    <w:rsid w:val="003D1C96"/>
    <w:rsid w:val="003D1E3D"/>
    <w:rsid w:val="003D2372"/>
    <w:rsid w:val="003D2E1D"/>
    <w:rsid w:val="003D3389"/>
    <w:rsid w:val="003D4880"/>
    <w:rsid w:val="003D4A8A"/>
    <w:rsid w:val="003D4D80"/>
    <w:rsid w:val="003D5FB9"/>
    <w:rsid w:val="003E12BF"/>
    <w:rsid w:val="003E1A7F"/>
    <w:rsid w:val="003E2B25"/>
    <w:rsid w:val="003E47E5"/>
    <w:rsid w:val="003E6AFD"/>
    <w:rsid w:val="003F01F9"/>
    <w:rsid w:val="003F101B"/>
    <w:rsid w:val="003F19DB"/>
    <w:rsid w:val="003F25C6"/>
    <w:rsid w:val="003F5A7D"/>
    <w:rsid w:val="003F660D"/>
    <w:rsid w:val="004001BC"/>
    <w:rsid w:val="004017B6"/>
    <w:rsid w:val="00401C48"/>
    <w:rsid w:val="00402BB6"/>
    <w:rsid w:val="004034D3"/>
    <w:rsid w:val="00403846"/>
    <w:rsid w:val="00404546"/>
    <w:rsid w:val="004056B3"/>
    <w:rsid w:val="00405AEE"/>
    <w:rsid w:val="00406A63"/>
    <w:rsid w:val="00407202"/>
    <w:rsid w:val="00407C0A"/>
    <w:rsid w:val="00412C1B"/>
    <w:rsid w:val="00412EC1"/>
    <w:rsid w:val="00413325"/>
    <w:rsid w:val="00413FAC"/>
    <w:rsid w:val="004148C8"/>
    <w:rsid w:val="00414C34"/>
    <w:rsid w:val="00414DDA"/>
    <w:rsid w:val="004157EC"/>
    <w:rsid w:val="00417147"/>
    <w:rsid w:val="0042006E"/>
    <w:rsid w:val="00420B86"/>
    <w:rsid w:val="00421759"/>
    <w:rsid w:val="00421C98"/>
    <w:rsid w:val="0042403B"/>
    <w:rsid w:val="004243D5"/>
    <w:rsid w:val="00424906"/>
    <w:rsid w:val="0042683E"/>
    <w:rsid w:val="004269A3"/>
    <w:rsid w:val="00427D7A"/>
    <w:rsid w:val="004301D2"/>
    <w:rsid w:val="004302E5"/>
    <w:rsid w:val="00431EFE"/>
    <w:rsid w:val="00432A05"/>
    <w:rsid w:val="00434333"/>
    <w:rsid w:val="0043468E"/>
    <w:rsid w:val="00435D0E"/>
    <w:rsid w:val="00436B25"/>
    <w:rsid w:val="00436DD7"/>
    <w:rsid w:val="00437213"/>
    <w:rsid w:val="004401D8"/>
    <w:rsid w:val="00442C44"/>
    <w:rsid w:val="00443988"/>
    <w:rsid w:val="00444034"/>
    <w:rsid w:val="00445E93"/>
    <w:rsid w:val="00447208"/>
    <w:rsid w:val="00450B74"/>
    <w:rsid w:val="004521E0"/>
    <w:rsid w:val="00452423"/>
    <w:rsid w:val="00452BC5"/>
    <w:rsid w:val="00454146"/>
    <w:rsid w:val="004563CF"/>
    <w:rsid w:val="00456D79"/>
    <w:rsid w:val="00457118"/>
    <w:rsid w:val="004633B4"/>
    <w:rsid w:val="00463E54"/>
    <w:rsid w:val="004656E2"/>
    <w:rsid w:val="0046640E"/>
    <w:rsid w:val="00466682"/>
    <w:rsid w:val="00466B08"/>
    <w:rsid w:val="0047084A"/>
    <w:rsid w:val="004727FB"/>
    <w:rsid w:val="00475E44"/>
    <w:rsid w:val="00475F9E"/>
    <w:rsid w:val="004768F0"/>
    <w:rsid w:val="0047783C"/>
    <w:rsid w:val="00482521"/>
    <w:rsid w:val="004827C3"/>
    <w:rsid w:val="0048320B"/>
    <w:rsid w:val="00483F14"/>
    <w:rsid w:val="00484596"/>
    <w:rsid w:val="00485C32"/>
    <w:rsid w:val="004869C7"/>
    <w:rsid w:val="0048705B"/>
    <w:rsid w:val="00487A5C"/>
    <w:rsid w:val="00487B39"/>
    <w:rsid w:val="00487C6B"/>
    <w:rsid w:val="004916B8"/>
    <w:rsid w:val="00491C70"/>
    <w:rsid w:val="004931C6"/>
    <w:rsid w:val="0049326C"/>
    <w:rsid w:val="00494116"/>
    <w:rsid w:val="00494343"/>
    <w:rsid w:val="004949D6"/>
    <w:rsid w:val="004958A1"/>
    <w:rsid w:val="00496AC5"/>
    <w:rsid w:val="00496FCB"/>
    <w:rsid w:val="0049720F"/>
    <w:rsid w:val="00497248"/>
    <w:rsid w:val="004A2A88"/>
    <w:rsid w:val="004A2F97"/>
    <w:rsid w:val="004A3C5E"/>
    <w:rsid w:val="004A52C8"/>
    <w:rsid w:val="004A757A"/>
    <w:rsid w:val="004A7909"/>
    <w:rsid w:val="004A79BF"/>
    <w:rsid w:val="004A7A71"/>
    <w:rsid w:val="004A7D6F"/>
    <w:rsid w:val="004B1888"/>
    <w:rsid w:val="004B3553"/>
    <w:rsid w:val="004B37C3"/>
    <w:rsid w:val="004B3A6A"/>
    <w:rsid w:val="004B51A7"/>
    <w:rsid w:val="004B5EFE"/>
    <w:rsid w:val="004B6EFE"/>
    <w:rsid w:val="004C0DC3"/>
    <w:rsid w:val="004C4A07"/>
    <w:rsid w:val="004C5167"/>
    <w:rsid w:val="004C5460"/>
    <w:rsid w:val="004C5EB1"/>
    <w:rsid w:val="004C6EBE"/>
    <w:rsid w:val="004C7607"/>
    <w:rsid w:val="004D0B6B"/>
    <w:rsid w:val="004D0DD1"/>
    <w:rsid w:val="004D1C6F"/>
    <w:rsid w:val="004D559F"/>
    <w:rsid w:val="004D60E3"/>
    <w:rsid w:val="004D61BD"/>
    <w:rsid w:val="004D644B"/>
    <w:rsid w:val="004E09F5"/>
    <w:rsid w:val="004E12FE"/>
    <w:rsid w:val="004E23A9"/>
    <w:rsid w:val="004E4B68"/>
    <w:rsid w:val="004E6286"/>
    <w:rsid w:val="004E6ED9"/>
    <w:rsid w:val="004E7443"/>
    <w:rsid w:val="004F18ED"/>
    <w:rsid w:val="004F1C9C"/>
    <w:rsid w:val="004F268C"/>
    <w:rsid w:val="004F2A64"/>
    <w:rsid w:val="004F2F92"/>
    <w:rsid w:val="004F479B"/>
    <w:rsid w:val="004F5B8A"/>
    <w:rsid w:val="004F5E44"/>
    <w:rsid w:val="00500152"/>
    <w:rsid w:val="00500371"/>
    <w:rsid w:val="00500BA2"/>
    <w:rsid w:val="0050157C"/>
    <w:rsid w:val="005016AF"/>
    <w:rsid w:val="00502330"/>
    <w:rsid w:val="00504FF8"/>
    <w:rsid w:val="00506A9D"/>
    <w:rsid w:val="00507734"/>
    <w:rsid w:val="0050798C"/>
    <w:rsid w:val="00510F77"/>
    <w:rsid w:val="0051160F"/>
    <w:rsid w:val="00513708"/>
    <w:rsid w:val="00514697"/>
    <w:rsid w:val="00514A17"/>
    <w:rsid w:val="00515B4F"/>
    <w:rsid w:val="00515DA6"/>
    <w:rsid w:val="0051658E"/>
    <w:rsid w:val="005167BF"/>
    <w:rsid w:val="00517403"/>
    <w:rsid w:val="00520650"/>
    <w:rsid w:val="00523A60"/>
    <w:rsid w:val="00525DF1"/>
    <w:rsid w:val="00526CC7"/>
    <w:rsid w:val="0053175A"/>
    <w:rsid w:val="00531A99"/>
    <w:rsid w:val="00533AFA"/>
    <w:rsid w:val="005348B3"/>
    <w:rsid w:val="00534C7B"/>
    <w:rsid w:val="00536809"/>
    <w:rsid w:val="005379A8"/>
    <w:rsid w:val="0054092B"/>
    <w:rsid w:val="00542984"/>
    <w:rsid w:val="00544444"/>
    <w:rsid w:val="005457E7"/>
    <w:rsid w:val="00545CE3"/>
    <w:rsid w:val="00546107"/>
    <w:rsid w:val="00546FB1"/>
    <w:rsid w:val="0054736D"/>
    <w:rsid w:val="00547DB4"/>
    <w:rsid w:val="00555557"/>
    <w:rsid w:val="005557CC"/>
    <w:rsid w:val="0055749D"/>
    <w:rsid w:val="0055775D"/>
    <w:rsid w:val="00557CC4"/>
    <w:rsid w:val="00562221"/>
    <w:rsid w:val="00562342"/>
    <w:rsid w:val="005629C6"/>
    <w:rsid w:val="0056311E"/>
    <w:rsid w:val="00563481"/>
    <w:rsid w:val="00566077"/>
    <w:rsid w:val="005669CC"/>
    <w:rsid w:val="00570639"/>
    <w:rsid w:val="0057452B"/>
    <w:rsid w:val="00577367"/>
    <w:rsid w:val="00585362"/>
    <w:rsid w:val="00586F16"/>
    <w:rsid w:val="0059000A"/>
    <w:rsid w:val="0059072A"/>
    <w:rsid w:val="0059148E"/>
    <w:rsid w:val="00593F35"/>
    <w:rsid w:val="00593F6A"/>
    <w:rsid w:val="00595E10"/>
    <w:rsid w:val="0059636B"/>
    <w:rsid w:val="00597275"/>
    <w:rsid w:val="005A026C"/>
    <w:rsid w:val="005A138D"/>
    <w:rsid w:val="005A2B26"/>
    <w:rsid w:val="005A40DC"/>
    <w:rsid w:val="005A4155"/>
    <w:rsid w:val="005B1732"/>
    <w:rsid w:val="005B1C20"/>
    <w:rsid w:val="005B2763"/>
    <w:rsid w:val="005B280F"/>
    <w:rsid w:val="005B407E"/>
    <w:rsid w:val="005B6B28"/>
    <w:rsid w:val="005B720C"/>
    <w:rsid w:val="005B7E71"/>
    <w:rsid w:val="005C0807"/>
    <w:rsid w:val="005C49AF"/>
    <w:rsid w:val="005C5575"/>
    <w:rsid w:val="005C6EDC"/>
    <w:rsid w:val="005C7657"/>
    <w:rsid w:val="005D099D"/>
    <w:rsid w:val="005D0BF6"/>
    <w:rsid w:val="005D12D4"/>
    <w:rsid w:val="005D1A4C"/>
    <w:rsid w:val="005D22F3"/>
    <w:rsid w:val="005D37B5"/>
    <w:rsid w:val="005D3970"/>
    <w:rsid w:val="005D3B5F"/>
    <w:rsid w:val="005D3BBE"/>
    <w:rsid w:val="005D5721"/>
    <w:rsid w:val="005D5900"/>
    <w:rsid w:val="005D5A0F"/>
    <w:rsid w:val="005D7F63"/>
    <w:rsid w:val="005E07DA"/>
    <w:rsid w:val="005E08D9"/>
    <w:rsid w:val="005E096A"/>
    <w:rsid w:val="005E24DC"/>
    <w:rsid w:val="005E393F"/>
    <w:rsid w:val="005E5182"/>
    <w:rsid w:val="005E6276"/>
    <w:rsid w:val="005E6B6A"/>
    <w:rsid w:val="005F0C45"/>
    <w:rsid w:val="005F238F"/>
    <w:rsid w:val="005F3164"/>
    <w:rsid w:val="005F382F"/>
    <w:rsid w:val="005F4175"/>
    <w:rsid w:val="005F5923"/>
    <w:rsid w:val="005F6D16"/>
    <w:rsid w:val="00600311"/>
    <w:rsid w:val="006008CF"/>
    <w:rsid w:val="00605C18"/>
    <w:rsid w:val="00605D9F"/>
    <w:rsid w:val="0061146F"/>
    <w:rsid w:val="006123E1"/>
    <w:rsid w:val="006129BD"/>
    <w:rsid w:val="0061548F"/>
    <w:rsid w:val="00615AB6"/>
    <w:rsid w:val="00616588"/>
    <w:rsid w:val="00616F12"/>
    <w:rsid w:val="00617073"/>
    <w:rsid w:val="006224E6"/>
    <w:rsid w:val="00622562"/>
    <w:rsid w:val="0062377A"/>
    <w:rsid w:val="006251C5"/>
    <w:rsid w:val="00625796"/>
    <w:rsid w:val="00625A19"/>
    <w:rsid w:val="00630FCD"/>
    <w:rsid w:val="00632B4D"/>
    <w:rsid w:val="006337C3"/>
    <w:rsid w:val="006337CD"/>
    <w:rsid w:val="00634371"/>
    <w:rsid w:val="00634423"/>
    <w:rsid w:val="00634B3E"/>
    <w:rsid w:val="00634D88"/>
    <w:rsid w:val="0063665E"/>
    <w:rsid w:val="00640E48"/>
    <w:rsid w:val="0064299A"/>
    <w:rsid w:val="006432C3"/>
    <w:rsid w:val="006434D0"/>
    <w:rsid w:val="00645FB0"/>
    <w:rsid w:val="00646FFA"/>
    <w:rsid w:val="006470AA"/>
    <w:rsid w:val="00652083"/>
    <w:rsid w:val="00652925"/>
    <w:rsid w:val="00653B4A"/>
    <w:rsid w:val="006543EF"/>
    <w:rsid w:val="006576C7"/>
    <w:rsid w:val="00660278"/>
    <w:rsid w:val="006610FA"/>
    <w:rsid w:val="00663A57"/>
    <w:rsid w:val="00663C43"/>
    <w:rsid w:val="006640A6"/>
    <w:rsid w:val="00664CA7"/>
    <w:rsid w:val="00664CAC"/>
    <w:rsid w:val="006705CC"/>
    <w:rsid w:val="00670B81"/>
    <w:rsid w:val="00671EF5"/>
    <w:rsid w:val="00673047"/>
    <w:rsid w:val="0067347E"/>
    <w:rsid w:val="00675293"/>
    <w:rsid w:val="00675335"/>
    <w:rsid w:val="00677B76"/>
    <w:rsid w:val="00680ED7"/>
    <w:rsid w:val="0068100B"/>
    <w:rsid w:val="00681DAE"/>
    <w:rsid w:val="006821C1"/>
    <w:rsid w:val="00685A06"/>
    <w:rsid w:val="006877DE"/>
    <w:rsid w:val="00687A52"/>
    <w:rsid w:val="006915DD"/>
    <w:rsid w:val="00691AB1"/>
    <w:rsid w:val="006927F2"/>
    <w:rsid w:val="006A16D1"/>
    <w:rsid w:val="006A2505"/>
    <w:rsid w:val="006A2AFD"/>
    <w:rsid w:val="006A2D3B"/>
    <w:rsid w:val="006A31CF"/>
    <w:rsid w:val="006A33B9"/>
    <w:rsid w:val="006A4150"/>
    <w:rsid w:val="006A415D"/>
    <w:rsid w:val="006A466F"/>
    <w:rsid w:val="006A5B46"/>
    <w:rsid w:val="006A619D"/>
    <w:rsid w:val="006A621F"/>
    <w:rsid w:val="006A6941"/>
    <w:rsid w:val="006A7499"/>
    <w:rsid w:val="006A7B60"/>
    <w:rsid w:val="006B02AB"/>
    <w:rsid w:val="006B1B65"/>
    <w:rsid w:val="006B1D1D"/>
    <w:rsid w:val="006B271F"/>
    <w:rsid w:val="006B2DD7"/>
    <w:rsid w:val="006B38C8"/>
    <w:rsid w:val="006B5875"/>
    <w:rsid w:val="006B675F"/>
    <w:rsid w:val="006B67AD"/>
    <w:rsid w:val="006B6B39"/>
    <w:rsid w:val="006C08F6"/>
    <w:rsid w:val="006C1942"/>
    <w:rsid w:val="006C352E"/>
    <w:rsid w:val="006C4947"/>
    <w:rsid w:val="006C6438"/>
    <w:rsid w:val="006C686C"/>
    <w:rsid w:val="006D0AF5"/>
    <w:rsid w:val="006D1464"/>
    <w:rsid w:val="006D1AF2"/>
    <w:rsid w:val="006D35EA"/>
    <w:rsid w:val="006D5F29"/>
    <w:rsid w:val="006D5FDD"/>
    <w:rsid w:val="006E0D53"/>
    <w:rsid w:val="006E217C"/>
    <w:rsid w:val="006E4DAD"/>
    <w:rsid w:val="006E7BC4"/>
    <w:rsid w:val="006E7EAD"/>
    <w:rsid w:val="006F1CCA"/>
    <w:rsid w:val="006F29F7"/>
    <w:rsid w:val="006F3F5D"/>
    <w:rsid w:val="006F5C48"/>
    <w:rsid w:val="006F6525"/>
    <w:rsid w:val="006F6563"/>
    <w:rsid w:val="006F68FF"/>
    <w:rsid w:val="006F6A21"/>
    <w:rsid w:val="006F733B"/>
    <w:rsid w:val="00700AB0"/>
    <w:rsid w:val="00701255"/>
    <w:rsid w:val="00701838"/>
    <w:rsid w:val="0070314B"/>
    <w:rsid w:val="007034EA"/>
    <w:rsid w:val="0070379A"/>
    <w:rsid w:val="007077E8"/>
    <w:rsid w:val="0071118F"/>
    <w:rsid w:val="00711658"/>
    <w:rsid w:val="007147AA"/>
    <w:rsid w:val="00714912"/>
    <w:rsid w:val="00717390"/>
    <w:rsid w:val="0071750F"/>
    <w:rsid w:val="00720390"/>
    <w:rsid w:val="0072182D"/>
    <w:rsid w:val="00723093"/>
    <w:rsid w:val="00723BA6"/>
    <w:rsid w:val="00723FF2"/>
    <w:rsid w:val="00725B55"/>
    <w:rsid w:val="00726DDA"/>
    <w:rsid w:val="00727DAA"/>
    <w:rsid w:val="007315DE"/>
    <w:rsid w:val="007327AF"/>
    <w:rsid w:val="00732C66"/>
    <w:rsid w:val="0073351A"/>
    <w:rsid w:val="0073542E"/>
    <w:rsid w:val="00735722"/>
    <w:rsid w:val="00735956"/>
    <w:rsid w:val="00736144"/>
    <w:rsid w:val="00736D04"/>
    <w:rsid w:val="0074028A"/>
    <w:rsid w:val="007416F6"/>
    <w:rsid w:val="007417DC"/>
    <w:rsid w:val="00744909"/>
    <w:rsid w:val="00750097"/>
    <w:rsid w:val="00755266"/>
    <w:rsid w:val="00755702"/>
    <w:rsid w:val="00756644"/>
    <w:rsid w:val="00756825"/>
    <w:rsid w:val="00757141"/>
    <w:rsid w:val="007609A5"/>
    <w:rsid w:val="007620D8"/>
    <w:rsid w:val="007623F8"/>
    <w:rsid w:val="00763D0D"/>
    <w:rsid w:val="00763F4B"/>
    <w:rsid w:val="00764ABC"/>
    <w:rsid w:val="007650C4"/>
    <w:rsid w:val="00765988"/>
    <w:rsid w:val="00766A40"/>
    <w:rsid w:val="0077442E"/>
    <w:rsid w:val="007748A4"/>
    <w:rsid w:val="0077524B"/>
    <w:rsid w:val="0077600C"/>
    <w:rsid w:val="00781D64"/>
    <w:rsid w:val="007827EF"/>
    <w:rsid w:val="00783B59"/>
    <w:rsid w:val="0078495D"/>
    <w:rsid w:val="00784E8E"/>
    <w:rsid w:val="00785291"/>
    <w:rsid w:val="00786A5C"/>
    <w:rsid w:val="007914DE"/>
    <w:rsid w:val="00792BB1"/>
    <w:rsid w:val="00792CAA"/>
    <w:rsid w:val="00793C82"/>
    <w:rsid w:val="00794D76"/>
    <w:rsid w:val="00796496"/>
    <w:rsid w:val="007A2983"/>
    <w:rsid w:val="007A72EA"/>
    <w:rsid w:val="007B0111"/>
    <w:rsid w:val="007B0217"/>
    <w:rsid w:val="007B22C7"/>
    <w:rsid w:val="007B280E"/>
    <w:rsid w:val="007B361D"/>
    <w:rsid w:val="007B3A33"/>
    <w:rsid w:val="007B3C49"/>
    <w:rsid w:val="007B3D38"/>
    <w:rsid w:val="007B3FB0"/>
    <w:rsid w:val="007B4F2B"/>
    <w:rsid w:val="007C181D"/>
    <w:rsid w:val="007C3103"/>
    <w:rsid w:val="007D013A"/>
    <w:rsid w:val="007D0856"/>
    <w:rsid w:val="007D0FB2"/>
    <w:rsid w:val="007D14C2"/>
    <w:rsid w:val="007D1822"/>
    <w:rsid w:val="007D2EA4"/>
    <w:rsid w:val="007D6247"/>
    <w:rsid w:val="007D6DBA"/>
    <w:rsid w:val="007E17BA"/>
    <w:rsid w:val="007E1B13"/>
    <w:rsid w:val="007E3B10"/>
    <w:rsid w:val="007E46B2"/>
    <w:rsid w:val="007E51FE"/>
    <w:rsid w:val="007E6D43"/>
    <w:rsid w:val="007E732D"/>
    <w:rsid w:val="007F0E52"/>
    <w:rsid w:val="007F31E1"/>
    <w:rsid w:val="007F3950"/>
    <w:rsid w:val="007F7CA1"/>
    <w:rsid w:val="00801EF4"/>
    <w:rsid w:val="00804A25"/>
    <w:rsid w:val="00805BE1"/>
    <w:rsid w:val="00807177"/>
    <w:rsid w:val="008107BE"/>
    <w:rsid w:val="008122F2"/>
    <w:rsid w:val="00812F1F"/>
    <w:rsid w:val="00814E32"/>
    <w:rsid w:val="008168D9"/>
    <w:rsid w:val="008203E1"/>
    <w:rsid w:val="00820B1D"/>
    <w:rsid w:val="00821974"/>
    <w:rsid w:val="00821F7F"/>
    <w:rsid w:val="00822629"/>
    <w:rsid w:val="00822A70"/>
    <w:rsid w:val="00823081"/>
    <w:rsid w:val="00823A21"/>
    <w:rsid w:val="00825109"/>
    <w:rsid w:val="00826A2E"/>
    <w:rsid w:val="00826A68"/>
    <w:rsid w:val="0083035F"/>
    <w:rsid w:val="00831304"/>
    <w:rsid w:val="008316FD"/>
    <w:rsid w:val="008325CD"/>
    <w:rsid w:val="0083593A"/>
    <w:rsid w:val="00835D40"/>
    <w:rsid w:val="008415D8"/>
    <w:rsid w:val="00844D2F"/>
    <w:rsid w:val="00845320"/>
    <w:rsid w:val="008458BA"/>
    <w:rsid w:val="008501B6"/>
    <w:rsid w:val="00852B52"/>
    <w:rsid w:val="00854A61"/>
    <w:rsid w:val="008557D2"/>
    <w:rsid w:val="00856647"/>
    <w:rsid w:val="008567B6"/>
    <w:rsid w:val="00857294"/>
    <w:rsid w:val="00857492"/>
    <w:rsid w:val="00857B44"/>
    <w:rsid w:val="00857FEA"/>
    <w:rsid w:val="00860247"/>
    <w:rsid w:val="00860B7B"/>
    <w:rsid w:val="00860C2E"/>
    <w:rsid w:val="00860E8B"/>
    <w:rsid w:val="00860EE9"/>
    <w:rsid w:val="00862327"/>
    <w:rsid w:val="00862CEA"/>
    <w:rsid w:val="008647AF"/>
    <w:rsid w:val="00864A7B"/>
    <w:rsid w:val="00864D4C"/>
    <w:rsid w:val="0086527C"/>
    <w:rsid w:val="00871CB2"/>
    <w:rsid w:val="008727D0"/>
    <w:rsid w:val="00872BFA"/>
    <w:rsid w:val="00873D34"/>
    <w:rsid w:val="00875AFD"/>
    <w:rsid w:val="00876462"/>
    <w:rsid w:val="0087657F"/>
    <w:rsid w:val="00876BFF"/>
    <w:rsid w:val="008824FB"/>
    <w:rsid w:val="00882613"/>
    <w:rsid w:val="00882756"/>
    <w:rsid w:val="008828DC"/>
    <w:rsid w:val="008867A7"/>
    <w:rsid w:val="00887463"/>
    <w:rsid w:val="00893706"/>
    <w:rsid w:val="008955AD"/>
    <w:rsid w:val="00895EDF"/>
    <w:rsid w:val="00897077"/>
    <w:rsid w:val="008A01CF"/>
    <w:rsid w:val="008A0E26"/>
    <w:rsid w:val="008A2708"/>
    <w:rsid w:val="008A5479"/>
    <w:rsid w:val="008A5FB0"/>
    <w:rsid w:val="008A7AA5"/>
    <w:rsid w:val="008B0B15"/>
    <w:rsid w:val="008B0C55"/>
    <w:rsid w:val="008B3066"/>
    <w:rsid w:val="008B4C50"/>
    <w:rsid w:val="008B4FB2"/>
    <w:rsid w:val="008B556F"/>
    <w:rsid w:val="008B59AA"/>
    <w:rsid w:val="008B5B28"/>
    <w:rsid w:val="008B770A"/>
    <w:rsid w:val="008B7BE2"/>
    <w:rsid w:val="008C137D"/>
    <w:rsid w:val="008C4F55"/>
    <w:rsid w:val="008C7767"/>
    <w:rsid w:val="008D0995"/>
    <w:rsid w:val="008D1AB0"/>
    <w:rsid w:val="008D1B42"/>
    <w:rsid w:val="008D1B5B"/>
    <w:rsid w:val="008D329F"/>
    <w:rsid w:val="008D45EE"/>
    <w:rsid w:val="008D5669"/>
    <w:rsid w:val="008D5731"/>
    <w:rsid w:val="008E2449"/>
    <w:rsid w:val="008E26C0"/>
    <w:rsid w:val="008E3FE5"/>
    <w:rsid w:val="008E5733"/>
    <w:rsid w:val="008E5B2A"/>
    <w:rsid w:val="008E76F2"/>
    <w:rsid w:val="008F1238"/>
    <w:rsid w:val="008F20F6"/>
    <w:rsid w:val="008F2705"/>
    <w:rsid w:val="008F2A5E"/>
    <w:rsid w:val="008F4A35"/>
    <w:rsid w:val="008F5399"/>
    <w:rsid w:val="008F6042"/>
    <w:rsid w:val="008F6149"/>
    <w:rsid w:val="008F6283"/>
    <w:rsid w:val="008F6AF3"/>
    <w:rsid w:val="009050F6"/>
    <w:rsid w:val="009057FD"/>
    <w:rsid w:val="00906C28"/>
    <w:rsid w:val="00912412"/>
    <w:rsid w:val="00912484"/>
    <w:rsid w:val="009127E9"/>
    <w:rsid w:val="00912B20"/>
    <w:rsid w:val="00913DDC"/>
    <w:rsid w:val="00914803"/>
    <w:rsid w:val="00915338"/>
    <w:rsid w:val="0091547C"/>
    <w:rsid w:val="00916DA4"/>
    <w:rsid w:val="00917535"/>
    <w:rsid w:val="00920468"/>
    <w:rsid w:val="0092050A"/>
    <w:rsid w:val="0092182B"/>
    <w:rsid w:val="00923DB3"/>
    <w:rsid w:val="009268ED"/>
    <w:rsid w:val="00927073"/>
    <w:rsid w:val="00930B6A"/>
    <w:rsid w:val="00931797"/>
    <w:rsid w:val="0093250B"/>
    <w:rsid w:val="00932A78"/>
    <w:rsid w:val="00932FFA"/>
    <w:rsid w:val="00933E42"/>
    <w:rsid w:val="00933E68"/>
    <w:rsid w:val="00933F87"/>
    <w:rsid w:val="00934C8B"/>
    <w:rsid w:val="00936E52"/>
    <w:rsid w:val="009403E5"/>
    <w:rsid w:val="009418F1"/>
    <w:rsid w:val="00942495"/>
    <w:rsid w:val="0094349A"/>
    <w:rsid w:val="009542D1"/>
    <w:rsid w:val="00954B5A"/>
    <w:rsid w:val="0095568A"/>
    <w:rsid w:val="00955C46"/>
    <w:rsid w:val="00956CB9"/>
    <w:rsid w:val="0095795D"/>
    <w:rsid w:val="00957C5D"/>
    <w:rsid w:val="0096025B"/>
    <w:rsid w:val="00960359"/>
    <w:rsid w:val="00960DDD"/>
    <w:rsid w:val="00962025"/>
    <w:rsid w:val="009625F8"/>
    <w:rsid w:val="00964BEF"/>
    <w:rsid w:val="009652F9"/>
    <w:rsid w:val="009722CE"/>
    <w:rsid w:val="009747E1"/>
    <w:rsid w:val="0098056D"/>
    <w:rsid w:val="00980ECF"/>
    <w:rsid w:val="00980FF7"/>
    <w:rsid w:val="009837B0"/>
    <w:rsid w:val="00984D02"/>
    <w:rsid w:val="0098506C"/>
    <w:rsid w:val="0099162B"/>
    <w:rsid w:val="009929D2"/>
    <w:rsid w:val="00997A6E"/>
    <w:rsid w:val="009A2D11"/>
    <w:rsid w:val="009A2D13"/>
    <w:rsid w:val="009A555D"/>
    <w:rsid w:val="009A5B5D"/>
    <w:rsid w:val="009A5DFD"/>
    <w:rsid w:val="009A5FC8"/>
    <w:rsid w:val="009A6E3F"/>
    <w:rsid w:val="009A7D09"/>
    <w:rsid w:val="009A7E1F"/>
    <w:rsid w:val="009B0C4B"/>
    <w:rsid w:val="009B1441"/>
    <w:rsid w:val="009B58C3"/>
    <w:rsid w:val="009B6B6D"/>
    <w:rsid w:val="009B7068"/>
    <w:rsid w:val="009B7396"/>
    <w:rsid w:val="009B7FE1"/>
    <w:rsid w:val="009C0D21"/>
    <w:rsid w:val="009C18C0"/>
    <w:rsid w:val="009C1A19"/>
    <w:rsid w:val="009C1FD1"/>
    <w:rsid w:val="009C6836"/>
    <w:rsid w:val="009C7CEA"/>
    <w:rsid w:val="009D1B52"/>
    <w:rsid w:val="009D2063"/>
    <w:rsid w:val="009D293D"/>
    <w:rsid w:val="009D4264"/>
    <w:rsid w:val="009D45AD"/>
    <w:rsid w:val="009D7BCA"/>
    <w:rsid w:val="009E0B6E"/>
    <w:rsid w:val="009E10BE"/>
    <w:rsid w:val="009E1E40"/>
    <w:rsid w:val="009E2155"/>
    <w:rsid w:val="009E284B"/>
    <w:rsid w:val="009E3E10"/>
    <w:rsid w:val="009E45EB"/>
    <w:rsid w:val="009E4DB2"/>
    <w:rsid w:val="009E501B"/>
    <w:rsid w:val="009E6241"/>
    <w:rsid w:val="009F310E"/>
    <w:rsid w:val="009F3DFD"/>
    <w:rsid w:val="009F49F7"/>
    <w:rsid w:val="009F4F96"/>
    <w:rsid w:val="009F69CD"/>
    <w:rsid w:val="009F6F39"/>
    <w:rsid w:val="009F74C9"/>
    <w:rsid w:val="00A01DF6"/>
    <w:rsid w:val="00A03B4E"/>
    <w:rsid w:val="00A0410D"/>
    <w:rsid w:val="00A05B04"/>
    <w:rsid w:val="00A070A4"/>
    <w:rsid w:val="00A07142"/>
    <w:rsid w:val="00A074E9"/>
    <w:rsid w:val="00A0776D"/>
    <w:rsid w:val="00A11764"/>
    <w:rsid w:val="00A11CF5"/>
    <w:rsid w:val="00A146BC"/>
    <w:rsid w:val="00A147E5"/>
    <w:rsid w:val="00A14B99"/>
    <w:rsid w:val="00A15D0D"/>
    <w:rsid w:val="00A16AF7"/>
    <w:rsid w:val="00A17BF0"/>
    <w:rsid w:val="00A21968"/>
    <w:rsid w:val="00A22482"/>
    <w:rsid w:val="00A24FF6"/>
    <w:rsid w:val="00A25822"/>
    <w:rsid w:val="00A25C91"/>
    <w:rsid w:val="00A26B61"/>
    <w:rsid w:val="00A272DC"/>
    <w:rsid w:val="00A32673"/>
    <w:rsid w:val="00A32E37"/>
    <w:rsid w:val="00A330CA"/>
    <w:rsid w:val="00A34299"/>
    <w:rsid w:val="00A3481C"/>
    <w:rsid w:val="00A34CFF"/>
    <w:rsid w:val="00A36E0D"/>
    <w:rsid w:val="00A37AA8"/>
    <w:rsid w:val="00A4089E"/>
    <w:rsid w:val="00A40DCD"/>
    <w:rsid w:val="00A433AE"/>
    <w:rsid w:val="00A44DBE"/>
    <w:rsid w:val="00A45D4A"/>
    <w:rsid w:val="00A45E8B"/>
    <w:rsid w:val="00A46409"/>
    <w:rsid w:val="00A5055C"/>
    <w:rsid w:val="00A5173F"/>
    <w:rsid w:val="00A51861"/>
    <w:rsid w:val="00A523B5"/>
    <w:rsid w:val="00A52661"/>
    <w:rsid w:val="00A54047"/>
    <w:rsid w:val="00A55D53"/>
    <w:rsid w:val="00A57E59"/>
    <w:rsid w:val="00A60DCB"/>
    <w:rsid w:val="00A62BEA"/>
    <w:rsid w:val="00A630B2"/>
    <w:rsid w:val="00A63525"/>
    <w:rsid w:val="00A640CE"/>
    <w:rsid w:val="00A65021"/>
    <w:rsid w:val="00A65464"/>
    <w:rsid w:val="00A65A31"/>
    <w:rsid w:val="00A674F1"/>
    <w:rsid w:val="00A67A03"/>
    <w:rsid w:val="00A7054F"/>
    <w:rsid w:val="00A72C00"/>
    <w:rsid w:val="00A72FE5"/>
    <w:rsid w:val="00A737DE"/>
    <w:rsid w:val="00A73E2F"/>
    <w:rsid w:val="00A7471E"/>
    <w:rsid w:val="00A749CD"/>
    <w:rsid w:val="00A77B3B"/>
    <w:rsid w:val="00A82700"/>
    <w:rsid w:val="00A82BC3"/>
    <w:rsid w:val="00A842FF"/>
    <w:rsid w:val="00A84B04"/>
    <w:rsid w:val="00A86F3D"/>
    <w:rsid w:val="00A93AB9"/>
    <w:rsid w:val="00A94186"/>
    <w:rsid w:val="00A94B1E"/>
    <w:rsid w:val="00AA0148"/>
    <w:rsid w:val="00AA0658"/>
    <w:rsid w:val="00AA1481"/>
    <w:rsid w:val="00AA3925"/>
    <w:rsid w:val="00AA59E0"/>
    <w:rsid w:val="00AA5D74"/>
    <w:rsid w:val="00AB020A"/>
    <w:rsid w:val="00AB1054"/>
    <w:rsid w:val="00AB14B7"/>
    <w:rsid w:val="00AB1514"/>
    <w:rsid w:val="00AB1CE1"/>
    <w:rsid w:val="00AB2BE1"/>
    <w:rsid w:val="00AB5DFA"/>
    <w:rsid w:val="00AB6235"/>
    <w:rsid w:val="00AB6C02"/>
    <w:rsid w:val="00AB7777"/>
    <w:rsid w:val="00AC1CFB"/>
    <w:rsid w:val="00AC206D"/>
    <w:rsid w:val="00AC23D2"/>
    <w:rsid w:val="00AC3489"/>
    <w:rsid w:val="00AC4925"/>
    <w:rsid w:val="00AC66D2"/>
    <w:rsid w:val="00AC70AA"/>
    <w:rsid w:val="00AC72F0"/>
    <w:rsid w:val="00AD043D"/>
    <w:rsid w:val="00AD29F8"/>
    <w:rsid w:val="00AD2B67"/>
    <w:rsid w:val="00AD342C"/>
    <w:rsid w:val="00AD482F"/>
    <w:rsid w:val="00AD5CA5"/>
    <w:rsid w:val="00AD669B"/>
    <w:rsid w:val="00AD7A5E"/>
    <w:rsid w:val="00AE00CA"/>
    <w:rsid w:val="00AE02A6"/>
    <w:rsid w:val="00AE16C6"/>
    <w:rsid w:val="00AE1DBD"/>
    <w:rsid w:val="00AE249A"/>
    <w:rsid w:val="00AE25CD"/>
    <w:rsid w:val="00AE4203"/>
    <w:rsid w:val="00AE6C16"/>
    <w:rsid w:val="00AE705B"/>
    <w:rsid w:val="00AE7C97"/>
    <w:rsid w:val="00AF07B8"/>
    <w:rsid w:val="00AF0AF6"/>
    <w:rsid w:val="00AF0EE9"/>
    <w:rsid w:val="00AF0FC3"/>
    <w:rsid w:val="00AF33DD"/>
    <w:rsid w:val="00AF519E"/>
    <w:rsid w:val="00AF5B0B"/>
    <w:rsid w:val="00AF69AB"/>
    <w:rsid w:val="00AF6DBB"/>
    <w:rsid w:val="00AF77CB"/>
    <w:rsid w:val="00B004C5"/>
    <w:rsid w:val="00B01325"/>
    <w:rsid w:val="00B01840"/>
    <w:rsid w:val="00B03A2F"/>
    <w:rsid w:val="00B0523C"/>
    <w:rsid w:val="00B0670F"/>
    <w:rsid w:val="00B12A07"/>
    <w:rsid w:val="00B13A97"/>
    <w:rsid w:val="00B14C1A"/>
    <w:rsid w:val="00B14DE5"/>
    <w:rsid w:val="00B14E30"/>
    <w:rsid w:val="00B161C4"/>
    <w:rsid w:val="00B16411"/>
    <w:rsid w:val="00B17078"/>
    <w:rsid w:val="00B22489"/>
    <w:rsid w:val="00B2255D"/>
    <w:rsid w:val="00B228B4"/>
    <w:rsid w:val="00B22D7F"/>
    <w:rsid w:val="00B24B7F"/>
    <w:rsid w:val="00B25274"/>
    <w:rsid w:val="00B253C9"/>
    <w:rsid w:val="00B26087"/>
    <w:rsid w:val="00B316B0"/>
    <w:rsid w:val="00B324EB"/>
    <w:rsid w:val="00B34AFB"/>
    <w:rsid w:val="00B35013"/>
    <w:rsid w:val="00B36207"/>
    <w:rsid w:val="00B40733"/>
    <w:rsid w:val="00B40F08"/>
    <w:rsid w:val="00B427F6"/>
    <w:rsid w:val="00B4304F"/>
    <w:rsid w:val="00B45C65"/>
    <w:rsid w:val="00B4759B"/>
    <w:rsid w:val="00B52499"/>
    <w:rsid w:val="00B5353F"/>
    <w:rsid w:val="00B53E38"/>
    <w:rsid w:val="00B54228"/>
    <w:rsid w:val="00B54BDD"/>
    <w:rsid w:val="00B56394"/>
    <w:rsid w:val="00B601FA"/>
    <w:rsid w:val="00B6032F"/>
    <w:rsid w:val="00B6233A"/>
    <w:rsid w:val="00B62A14"/>
    <w:rsid w:val="00B6487E"/>
    <w:rsid w:val="00B650B6"/>
    <w:rsid w:val="00B67E4A"/>
    <w:rsid w:val="00B71C09"/>
    <w:rsid w:val="00B7253C"/>
    <w:rsid w:val="00B73FED"/>
    <w:rsid w:val="00B76343"/>
    <w:rsid w:val="00B806F5"/>
    <w:rsid w:val="00B83753"/>
    <w:rsid w:val="00B83FD1"/>
    <w:rsid w:val="00B85539"/>
    <w:rsid w:val="00B86139"/>
    <w:rsid w:val="00B86D97"/>
    <w:rsid w:val="00B87825"/>
    <w:rsid w:val="00B87E86"/>
    <w:rsid w:val="00B90791"/>
    <w:rsid w:val="00B90C79"/>
    <w:rsid w:val="00B92A30"/>
    <w:rsid w:val="00B940B9"/>
    <w:rsid w:val="00B95A20"/>
    <w:rsid w:val="00B96445"/>
    <w:rsid w:val="00B978CF"/>
    <w:rsid w:val="00BA011A"/>
    <w:rsid w:val="00BA0A77"/>
    <w:rsid w:val="00BA1749"/>
    <w:rsid w:val="00BA2641"/>
    <w:rsid w:val="00BA2846"/>
    <w:rsid w:val="00BA3887"/>
    <w:rsid w:val="00BA43FC"/>
    <w:rsid w:val="00BA6F74"/>
    <w:rsid w:val="00BB19AE"/>
    <w:rsid w:val="00BB1BCF"/>
    <w:rsid w:val="00BB28D2"/>
    <w:rsid w:val="00BB349B"/>
    <w:rsid w:val="00BB6DC3"/>
    <w:rsid w:val="00BB7BDF"/>
    <w:rsid w:val="00BC31BF"/>
    <w:rsid w:val="00BC3451"/>
    <w:rsid w:val="00BC345B"/>
    <w:rsid w:val="00BC54D7"/>
    <w:rsid w:val="00BC580D"/>
    <w:rsid w:val="00BC5BFE"/>
    <w:rsid w:val="00BC5C53"/>
    <w:rsid w:val="00BC5CD1"/>
    <w:rsid w:val="00BC5D9B"/>
    <w:rsid w:val="00BC5F42"/>
    <w:rsid w:val="00BC70A8"/>
    <w:rsid w:val="00BD0327"/>
    <w:rsid w:val="00BD071D"/>
    <w:rsid w:val="00BD07A8"/>
    <w:rsid w:val="00BD3C19"/>
    <w:rsid w:val="00BD3C9A"/>
    <w:rsid w:val="00BD66B7"/>
    <w:rsid w:val="00BD7233"/>
    <w:rsid w:val="00BE0587"/>
    <w:rsid w:val="00BE1977"/>
    <w:rsid w:val="00BE1F97"/>
    <w:rsid w:val="00BE2F39"/>
    <w:rsid w:val="00BE436C"/>
    <w:rsid w:val="00BE43CC"/>
    <w:rsid w:val="00BE53B2"/>
    <w:rsid w:val="00BE54E8"/>
    <w:rsid w:val="00BF2BFB"/>
    <w:rsid w:val="00BF69B3"/>
    <w:rsid w:val="00C023ED"/>
    <w:rsid w:val="00C0296E"/>
    <w:rsid w:val="00C031CA"/>
    <w:rsid w:val="00C04E08"/>
    <w:rsid w:val="00C06947"/>
    <w:rsid w:val="00C1432B"/>
    <w:rsid w:val="00C14B46"/>
    <w:rsid w:val="00C15051"/>
    <w:rsid w:val="00C17437"/>
    <w:rsid w:val="00C17FAE"/>
    <w:rsid w:val="00C20C15"/>
    <w:rsid w:val="00C210F1"/>
    <w:rsid w:val="00C21ADF"/>
    <w:rsid w:val="00C23774"/>
    <w:rsid w:val="00C2491B"/>
    <w:rsid w:val="00C24B47"/>
    <w:rsid w:val="00C25A43"/>
    <w:rsid w:val="00C30A82"/>
    <w:rsid w:val="00C31686"/>
    <w:rsid w:val="00C32590"/>
    <w:rsid w:val="00C33100"/>
    <w:rsid w:val="00C33613"/>
    <w:rsid w:val="00C33BA9"/>
    <w:rsid w:val="00C34F3D"/>
    <w:rsid w:val="00C36427"/>
    <w:rsid w:val="00C41DEA"/>
    <w:rsid w:val="00C42202"/>
    <w:rsid w:val="00C426FF"/>
    <w:rsid w:val="00C449F3"/>
    <w:rsid w:val="00C51266"/>
    <w:rsid w:val="00C5137B"/>
    <w:rsid w:val="00C515F3"/>
    <w:rsid w:val="00C53381"/>
    <w:rsid w:val="00C539D2"/>
    <w:rsid w:val="00C549B1"/>
    <w:rsid w:val="00C54E14"/>
    <w:rsid w:val="00C555CE"/>
    <w:rsid w:val="00C60E60"/>
    <w:rsid w:val="00C62611"/>
    <w:rsid w:val="00C64505"/>
    <w:rsid w:val="00C65582"/>
    <w:rsid w:val="00C658FC"/>
    <w:rsid w:val="00C65A69"/>
    <w:rsid w:val="00C65D04"/>
    <w:rsid w:val="00C65E78"/>
    <w:rsid w:val="00C70D4B"/>
    <w:rsid w:val="00C71CFB"/>
    <w:rsid w:val="00C7210B"/>
    <w:rsid w:val="00C73111"/>
    <w:rsid w:val="00C738E1"/>
    <w:rsid w:val="00C73EE8"/>
    <w:rsid w:val="00C759E5"/>
    <w:rsid w:val="00C7660B"/>
    <w:rsid w:val="00C81E4E"/>
    <w:rsid w:val="00C82D51"/>
    <w:rsid w:val="00C83DAD"/>
    <w:rsid w:val="00C84212"/>
    <w:rsid w:val="00C85838"/>
    <w:rsid w:val="00C86140"/>
    <w:rsid w:val="00C87B85"/>
    <w:rsid w:val="00C90A89"/>
    <w:rsid w:val="00C92C71"/>
    <w:rsid w:val="00C93F87"/>
    <w:rsid w:val="00C952F6"/>
    <w:rsid w:val="00C95F86"/>
    <w:rsid w:val="00C96322"/>
    <w:rsid w:val="00C96C8A"/>
    <w:rsid w:val="00CA13E9"/>
    <w:rsid w:val="00CA26D1"/>
    <w:rsid w:val="00CA278E"/>
    <w:rsid w:val="00CA34B6"/>
    <w:rsid w:val="00CA43FF"/>
    <w:rsid w:val="00CA4BA2"/>
    <w:rsid w:val="00CA4CC4"/>
    <w:rsid w:val="00CA51E5"/>
    <w:rsid w:val="00CA5380"/>
    <w:rsid w:val="00CB0B04"/>
    <w:rsid w:val="00CB3DC3"/>
    <w:rsid w:val="00CB47D6"/>
    <w:rsid w:val="00CB58BF"/>
    <w:rsid w:val="00CB751B"/>
    <w:rsid w:val="00CC136E"/>
    <w:rsid w:val="00CC1941"/>
    <w:rsid w:val="00CC40D4"/>
    <w:rsid w:val="00CC5D12"/>
    <w:rsid w:val="00CC72F6"/>
    <w:rsid w:val="00CC7875"/>
    <w:rsid w:val="00CD18A4"/>
    <w:rsid w:val="00CD302E"/>
    <w:rsid w:val="00CD33F1"/>
    <w:rsid w:val="00CD4204"/>
    <w:rsid w:val="00CD43DB"/>
    <w:rsid w:val="00CD7AB6"/>
    <w:rsid w:val="00CD7E32"/>
    <w:rsid w:val="00CE0835"/>
    <w:rsid w:val="00CE0E4E"/>
    <w:rsid w:val="00CE252C"/>
    <w:rsid w:val="00CE2E6E"/>
    <w:rsid w:val="00CE4B12"/>
    <w:rsid w:val="00CE53C0"/>
    <w:rsid w:val="00CE5658"/>
    <w:rsid w:val="00CE5D60"/>
    <w:rsid w:val="00CE5FE1"/>
    <w:rsid w:val="00CE6765"/>
    <w:rsid w:val="00CE6FB1"/>
    <w:rsid w:val="00CE794C"/>
    <w:rsid w:val="00CE79AD"/>
    <w:rsid w:val="00CF080C"/>
    <w:rsid w:val="00CF23A6"/>
    <w:rsid w:val="00CF4C43"/>
    <w:rsid w:val="00CF562E"/>
    <w:rsid w:val="00CF5980"/>
    <w:rsid w:val="00CF7477"/>
    <w:rsid w:val="00CF790C"/>
    <w:rsid w:val="00D011C5"/>
    <w:rsid w:val="00D029FF"/>
    <w:rsid w:val="00D0450F"/>
    <w:rsid w:val="00D050AC"/>
    <w:rsid w:val="00D05375"/>
    <w:rsid w:val="00D05860"/>
    <w:rsid w:val="00D06AE1"/>
    <w:rsid w:val="00D06B40"/>
    <w:rsid w:val="00D07A63"/>
    <w:rsid w:val="00D10810"/>
    <w:rsid w:val="00D15550"/>
    <w:rsid w:val="00D157A4"/>
    <w:rsid w:val="00D17D0E"/>
    <w:rsid w:val="00D21E88"/>
    <w:rsid w:val="00D2247C"/>
    <w:rsid w:val="00D229EB"/>
    <w:rsid w:val="00D22E0C"/>
    <w:rsid w:val="00D22E2E"/>
    <w:rsid w:val="00D232F1"/>
    <w:rsid w:val="00D2453A"/>
    <w:rsid w:val="00D24C2A"/>
    <w:rsid w:val="00D24E27"/>
    <w:rsid w:val="00D27464"/>
    <w:rsid w:val="00D31E7E"/>
    <w:rsid w:val="00D32119"/>
    <w:rsid w:val="00D3289D"/>
    <w:rsid w:val="00D3327A"/>
    <w:rsid w:val="00D343CB"/>
    <w:rsid w:val="00D345F7"/>
    <w:rsid w:val="00D34A2A"/>
    <w:rsid w:val="00D34D64"/>
    <w:rsid w:val="00D368BB"/>
    <w:rsid w:val="00D36C02"/>
    <w:rsid w:val="00D36EEA"/>
    <w:rsid w:val="00D4038D"/>
    <w:rsid w:val="00D41F18"/>
    <w:rsid w:val="00D427EC"/>
    <w:rsid w:val="00D4352D"/>
    <w:rsid w:val="00D437F1"/>
    <w:rsid w:val="00D44535"/>
    <w:rsid w:val="00D44A22"/>
    <w:rsid w:val="00D47121"/>
    <w:rsid w:val="00D5203B"/>
    <w:rsid w:val="00D520E2"/>
    <w:rsid w:val="00D52247"/>
    <w:rsid w:val="00D54A5D"/>
    <w:rsid w:val="00D55F8F"/>
    <w:rsid w:val="00D572BD"/>
    <w:rsid w:val="00D57D78"/>
    <w:rsid w:val="00D61682"/>
    <w:rsid w:val="00D61CE1"/>
    <w:rsid w:val="00D6274C"/>
    <w:rsid w:val="00D62831"/>
    <w:rsid w:val="00D6680E"/>
    <w:rsid w:val="00D6788C"/>
    <w:rsid w:val="00D67D74"/>
    <w:rsid w:val="00D71051"/>
    <w:rsid w:val="00D73E23"/>
    <w:rsid w:val="00D743DC"/>
    <w:rsid w:val="00D81D23"/>
    <w:rsid w:val="00D821D7"/>
    <w:rsid w:val="00D83B80"/>
    <w:rsid w:val="00D840BA"/>
    <w:rsid w:val="00D844CA"/>
    <w:rsid w:val="00D84960"/>
    <w:rsid w:val="00D84BC5"/>
    <w:rsid w:val="00D850EA"/>
    <w:rsid w:val="00D8516F"/>
    <w:rsid w:val="00D85917"/>
    <w:rsid w:val="00D85E9A"/>
    <w:rsid w:val="00D86B13"/>
    <w:rsid w:val="00D90A5F"/>
    <w:rsid w:val="00D916B9"/>
    <w:rsid w:val="00D93DF2"/>
    <w:rsid w:val="00D94FAA"/>
    <w:rsid w:val="00D97A32"/>
    <w:rsid w:val="00DA2D38"/>
    <w:rsid w:val="00DA3AB4"/>
    <w:rsid w:val="00DA3F8E"/>
    <w:rsid w:val="00DA43A5"/>
    <w:rsid w:val="00DA59B9"/>
    <w:rsid w:val="00DA5DCC"/>
    <w:rsid w:val="00DA6694"/>
    <w:rsid w:val="00DA77E2"/>
    <w:rsid w:val="00DB2F71"/>
    <w:rsid w:val="00DB3A91"/>
    <w:rsid w:val="00DB3C5B"/>
    <w:rsid w:val="00DB4D7C"/>
    <w:rsid w:val="00DC1A31"/>
    <w:rsid w:val="00DC354F"/>
    <w:rsid w:val="00DC37ED"/>
    <w:rsid w:val="00DC3C1E"/>
    <w:rsid w:val="00DC72CF"/>
    <w:rsid w:val="00DD07EB"/>
    <w:rsid w:val="00DD1583"/>
    <w:rsid w:val="00DD266C"/>
    <w:rsid w:val="00DD2810"/>
    <w:rsid w:val="00DD799D"/>
    <w:rsid w:val="00DE20C7"/>
    <w:rsid w:val="00DE37F1"/>
    <w:rsid w:val="00DE47AA"/>
    <w:rsid w:val="00DE4A30"/>
    <w:rsid w:val="00DE788A"/>
    <w:rsid w:val="00DE7AB0"/>
    <w:rsid w:val="00DF0C73"/>
    <w:rsid w:val="00DF386F"/>
    <w:rsid w:val="00DF3ACE"/>
    <w:rsid w:val="00DF4516"/>
    <w:rsid w:val="00DF481F"/>
    <w:rsid w:val="00DF7DC9"/>
    <w:rsid w:val="00E00046"/>
    <w:rsid w:val="00E0154E"/>
    <w:rsid w:val="00E03585"/>
    <w:rsid w:val="00E045E0"/>
    <w:rsid w:val="00E04C28"/>
    <w:rsid w:val="00E1059B"/>
    <w:rsid w:val="00E114ED"/>
    <w:rsid w:val="00E12DFC"/>
    <w:rsid w:val="00E13ECB"/>
    <w:rsid w:val="00E147C8"/>
    <w:rsid w:val="00E1496C"/>
    <w:rsid w:val="00E162B9"/>
    <w:rsid w:val="00E16474"/>
    <w:rsid w:val="00E1691F"/>
    <w:rsid w:val="00E16D8D"/>
    <w:rsid w:val="00E20225"/>
    <w:rsid w:val="00E212E9"/>
    <w:rsid w:val="00E218B5"/>
    <w:rsid w:val="00E21AED"/>
    <w:rsid w:val="00E21C58"/>
    <w:rsid w:val="00E225BE"/>
    <w:rsid w:val="00E22CBC"/>
    <w:rsid w:val="00E23430"/>
    <w:rsid w:val="00E2402B"/>
    <w:rsid w:val="00E2431D"/>
    <w:rsid w:val="00E25BEE"/>
    <w:rsid w:val="00E30297"/>
    <w:rsid w:val="00E306B4"/>
    <w:rsid w:val="00E30A91"/>
    <w:rsid w:val="00E30C6C"/>
    <w:rsid w:val="00E32236"/>
    <w:rsid w:val="00E32C10"/>
    <w:rsid w:val="00E343F9"/>
    <w:rsid w:val="00E356DB"/>
    <w:rsid w:val="00E37186"/>
    <w:rsid w:val="00E37454"/>
    <w:rsid w:val="00E37A0C"/>
    <w:rsid w:val="00E37F22"/>
    <w:rsid w:val="00E41A34"/>
    <w:rsid w:val="00E4354A"/>
    <w:rsid w:val="00E43D77"/>
    <w:rsid w:val="00E471DB"/>
    <w:rsid w:val="00E478A3"/>
    <w:rsid w:val="00E47B7B"/>
    <w:rsid w:val="00E50157"/>
    <w:rsid w:val="00E547A5"/>
    <w:rsid w:val="00E553A4"/>
    <w:rsid w:val="00E5742C"/>
    <w:rsid w:val="00E608A9"/>
    <w:rsid w:val="00E615B9"/>
    <w:rsid w:val="00E61C1D"/>
    <w:rsid w:val="00E63DC8"/>
    <w:rsid w:val="00E63F00"/>
    <w:rsid w:val="00E63F67"/>
    <w:rsid w:val="00E64599"/>
    <w:rsid w:val="00E67060"/>
    <w:rsid w:val="00E67D88"/>
    <w:rsid w:val="00E70222"/>
    <w:rsid w:val="00E70502"/>
    <w:rsid w:val="00E70C6F"/>
    <w:rsid w:val="00E71BC7"/>
    <w:rsid w:val="00E7282B"/>
    <w:rsid w:val="00E73A37"/>
    <w:rsid w:val="00E748DA"/>
    <w:rsid w:val="00E756F1"/>
    <w:rsid w:val="00E75BC1"/>
    <w:rsid w:val="00E76AC9"/>
    <w:rsid w:val="00E80AE9"/>
    <w:rsid w:val="00E810F2"/>
    <w:rsid w:val="00E814DA"/>
    <w:rsid w:val="00E8164F"/>
    <w:rsid w:val="00E83550"/>
    <w:rsid w:val="00E83F92"/>
    <w:rsid w:val="00E86932"/>
    <w:rsid w:val="00E905F0"/>
    <w:rsid w:val="00E910D1"/>
    <w:rsid w:val="00E91FC5"/>
    <w:rsid w:val="00E93BAD"/>
    <w:rsid w:val="00E93C7B"/>
    <w:rsid w:val="00E9506D"/>
    <w:rsid w:val="00E967DB"/>
    <w:rsid w:val="00E973D8"/>
    <w:rsid w:val="00E9797A"/>
    <w:rsid w:val="00EA0494"/>
    <w:rsid w:val="00EA05D4"/>
    <w:rsid w:val="00EA0CF3"/>
    <w:rsid w:val="00EA1D2C"/>
    <w:rsid w:val="00EA35F5"/>
    <w:rsid w:val="00EA4A89"/>
    <w:rsid w:val="00EA766F"/>
    <w:rsid w:val="00EB1AE4"/>
    <w:rsid w:val="00EC0814"/>
    <w:rsid w:val="00EC1598"/>
    <w:rsid w:val="00EC3841"/>
    <w:rsid w:val="00EC4BCD"/>
    <w:rsid w:val="00EC54AE"/>
    <w:rsid w:val="00EC7ECF"/>
    <w:rsid w:val="00ED110C"/>
    <w:rsid w:val="00ED19AA"/>
    <w:rsid w:val="00ED3DB5"/>
    <w:rsid w:val="00ED4B5F"/>
    <w:rsid w:val="00ED62F8"/>
    <w:rsid w:val="00ED698E"/>
    <w:rsid w:val="00EE0154"/>
    <w:rsid w:val="00EE054B"/>
    <w:rsid w:val="00EE1115"/>
    <w:rsid w:val="00EE18D9"/>
    <w:rsid w:val="00EE26BF"/>
    <w:rsid w:val="00EE35DE"/>
    <w:rsid w:val="00EE60DB"/>
    <w:rsid w:val="00EE689B"/>
    <w:rsid w:val="00EF0EAE"/>
    <w:rsid w:val="00EF13D8"/>
    <w:rsid w:val="00EF20FD"/>
    <w:rsid w:val="00EF4764"/>
    <w:rsid w:val="00EF4D89"/>
    <w:rsid w:val="00EF55A3"/>
    <w:rsid w:val="00EF5614"/>
    <w:rsid w:val="00EF6247"/>
    <w:rsid w:val="00F01465"/>
    <w:rsid w:val="00F015CD"/>
    <w:rsid w:val="00F03BF5"/>
    <w:rsid w:val="00F03C17"/>
    <w:rsid w:val="00F0483F"/>
    <w:rsid w:val="00F04BB6"/>
    <w:rsid w:val="00F05162"/>
    <w:rsid w:val="00F0656D"/>
    <w:rsid w:val="00F067DE"/>
    <w:rsid w:val="00F06F17"/>
    <w:rsid w:val="00F07601"/>
    <w:rsid w:val="00F11146"/>
    <w:rsid w:val="00F11F03"/>
    <w:rsid w:val="00F13D9D"/>
    <w:rsid w:val="00F152F8"/>
    <w:rsid w:val="00F17232"/>
    <w:rsid w:val="00F17B78"/>
    <w:rsid w:val="00F21045"/>
    <w:rsid w:val="00F21E2F"/>
    <w:rsid w:val="00F228CC"/>
    <w:rsid w:val="00F23541"/>
    <w:rsid w:val="00F2443F"/>
    <w:rsid w:val="00F2668C"/>
    <w:rsid w:val="00F332E5"/>
    <w:rsid w:val="00F34F75"/>
    <w:rsid w:val="00F352B7"/>
    <w:rsid w:val="00F368A8"/>
    <w:rsid w:val="00F379E0"/>
    <w:rsid w:val="00F403A0"/>
    <w:rsid w:val="00F4069D"/>
    <w:rsid w:val="00F420CD"/>
    <w:rsid w:val="00F42E86"/>
    <w:rsid w:val="00F47D76"/>
    <w:rsid w:val="00F53AC6"/>
    <w:rsid w:val="00F53EE9"/>
    <w:rsid w:val="00F55C16"/>
    <w:rsid w:val="00F57A51"/>
    <w:rsid w:val="00F62C28"/>
    <w:rsid w:val="00F63DCD"/>
    <w:rsid w:val="00F63F3F"/>
    <w:rsid w:val="00F64E4F"/>
    <w:rsid w:val="00F6604E"/>
    <w:rsid w:val="00F70C3B"/>
    <w:rsid w:val="00F740C1"/>
    <w:rsid w:val="00F74A94"/>
    <w:rsid w:val="00F77172"/>
    <w:rsid w:val="00F77829"/>
    <w:rsid w:val="00F80B04"/>
    <w:rsid w:val="00F83692"/>
    <w:rsid w:val="00F84893"/>
    <w:rsid w:val="00F86847"/>
    <w:rsid w:val="00F87400"/>
    <w:rsid w:val="00F9092E"/>
    <w:rsid w:val="00F9112D"/>
    <w:rsid w:val="00F93838"/>
    <w:rsid w:val="00F93BBF"/>
    <w:rsid w:val="00F9665D"/>
    <w:rsid w:val="00F96885"/>
    <w:rsid w:val="00F97CFF"/>
    <w:rsid w:val="00FA1515"/>
    <w:rsid w:val="00FA16D7"/>
    <w:rsid w:val="00FA5D90"/>
    <w:rsid w:val="00FA6084"/>
    <w:rsid w:val="00FA6124"/>
    <w:rsid w:val="00FA65D3"/>
    <w:rsid w:val="00FB16FB"/>
    <w:rsid w:val="00FB53DB"/>
    <w:rsid w:val="00FB54D5"/>
    <w:rsid w:val="00FB5A91"/>
    <w:rsid w:val="00FB62FD"/>
    <w:rsid w:val="00FB69D5"/>
    <w:rsid w:val="00FB6F71"/>
    <w:rsid w:val="00FB769B"/>
    <w:rsid w:val="00FB76E3"/>
    <w:rsid w:val="00FB784D"/>
    <w:rsid w:val="00FC1443"/>
    <w:rsid w:val="00FC24F5"/>
    <w:rsid w:val="00FC3845"/>
    <w:rsid w:val="00FC3AA5"/>
    <w:rsid w:val="00FC3DF0"/>
    <w:rsid w:val="00FC4734"/>
    <w:rsid w:val="00FD0169"/>
    <w:rsid w:val="00FD2DAF"/>
    <w:rsid w:val="00FD3566"/>
    <w:rsid w:val="00FD5A0C"/>
    <w:rsid w:val="00FD6880"/>
    <w:rsid w:val="00FD766A"/>
    <w:rsid w:val="00FD7A2A"/>
    <w:rsid w:val="00FE0014"/>
    <w:rsid w:val="00FE194D"/>
    <w:rsid w:val="00FE3A4B"/>
    <w:rsid w:val="00FE48AC"/>
    <w:rsid w:val="00FE7072"/>
    <w:rsid w:val="00FF098D"/>
    <w:rsid w:val="00FF4929"/>
    <w:rsid w:val="00FF4D6D"/>
    <w:rsid w:val="00FF5934"/>
    <w:rsid w:val="00FF62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C5992"/>
  <w15:chartTrackingRefBased/>
  <w15:docId w15:val="{BDA23D4B-5F6E-4C0A-A4F0-883AB6E1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E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3EE9"/>
  </w:style>
  <w:style w:type="paragraph" w:styleId="Footer">
    <w:name w:val="footer"/>
    <w:basedOn w:val="Normal"/>
    <w:link w:val="FooterChar"/>
    <w:uiPriority w:val="99"/>
    <w:unhideWhenUsed/>
    <w:rsid w:val="00F53E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3EE9"/>
  </w:style>
  <w:style w:type="character" w:styleId="LineNumber">
    <w:name w:val="line number"/>
    <w:basedOn w:val="DefaultParagraphFont"/>
    <w:uiPriority w:val="99"/>
    <w:semiHidden/>
    <w:unhideWhenUsed/>
    <w:rsid w:val="00AC206D"/>
  </w:style>
  <w:style w:type="character" w:styleId="Hyperlink">
    <w:name w:val="Hyperlink"/>
    <w:basedOn w:val="DefaultParagraphFont"/>
    <w:uiPriority w:val="99"/>
    <w:unhideWhenUsed/>
    <w:rsid w:val="003A4BE7"/>
    <w:rPr>
      <w:color w:val="0563C1" w:themeColor="hyperlink"/>
      <w:u w:val="single"/>
    </w:rPr>
  </w:style>
  <w:style w:type="character" w:styleId="FollowedHyperlink">
    <w:name w:val="FollowedHyperlink"/>
    <w:basedOn w:val="DefaultParagraphFont"/>
    <w:uiPriority w:val="99"/>
    <w:semiHidden/>
    <w:unhideWhenUsed/>
    <w:rsid w:val="001E5163"/>
    <w:rPr>
      <w:color w:val="954F72" w:themeColor="followedHyperlink"/>
      <w:u w:val="single"/>
    </w:rPr>
  </w:style>
  <w:style w:type="character" w:styleId="CommentReference">
    <w:name w:val="annotation reference"/>
    <w:basedOn w:val="DefaultParagraphFont"/>
    <w:uiPriority w:val="99"/>
    <w:semiHidden/>
    <w:unhideWhenUsed/>
    <w:rsid w:val="000A7127"/>
    <w:rPr>
      <w:sz w:val="16"/>
      <w:szCs w:val="16"/>
    </w:rPr>
  </w:style>
  <w:style w:type="paragraph" w:styleId="CommentText">
    <w:name w:val="annotation text"/>
    <w:basedOn w:val="Normal"/>
    <w:link w:val="CommentTextChar"/>
    <w:uiPriority w:val="99"/>
    <w:unhideWhenUsed/>
    <w:rsid w:val="000A7127"/>
    <w:pPr>
      <w:spacing w:line="240" w:lineRule="auto"/>
    </w:pPr>
    <w:rPr>
      <w:sz w:val="20"/>
      <w:szCs w:val="20"/>
    </w:rPr>
  </w:style>
  <w:style w:type="character" w:customStyle="1" w:styleId="CommentTextChar">
    <w:name w:val="Comment Text Char"/>
    <w:basedOn w:val="DefaultParagraphFont"/>
    <w:link w:val="CommentText"/>
    <w:uiPriority w:val="99"/>
    <w:rsid w:val="000A7127"/>
    <w:rPr>
      <w:sz w:val="20"/>
      <w:szCs w:val="20"/>
    </w:rPr>
  </w:style>
  <w:style w:type="paragraph" w:styleId="CommentSubject">
    <w:name w:val="annotation subject"/>
    <w:basedOn w:val="CommentText"/>
    <w:next w:val="CommentText"/>
    <w:link w:val="CommentSubjectChar"/>
    <w:uiPriority w:val="99"/>
    <w:semiHidden/>
    <w:unhideWhenUsed/>
    <w:rsid w:val="000A7127"/>
    <w:rPr>
      <w:b/>
      <w:bCs/>
    </w:rPr>
  </w:style>
  <w:style w:type="character" w:customStyle="1" w:styleId="CommentSubjectChar">
    <w:name w:val="Comment Subject Char"/>
    <w:basedOn w:val="CommentTextChar"/>
    <w:link w:val="CommentSubject"/>
    <w:uiPriority w:val="99"/>
    <w:semiHidden/>
    <w:rsid w:val="000A7127"/>
    <w:rPr>
      <w:b/>
      <w:bCs/>
      <w:sz w:val="20"/>
      <w:szCs w:val="20"/>
    </w:rPr>
  </w:style>
  <w:style w:type="paragraph" w:styleId="BalloonText">
    <w:name w:val="Balloon Text"/>
    <w:basedOn w:val="Normal"/>
    <w:link w:val="BalloonTextChar"/>
    <w:uiPriority w:val="99"/>
    <w:semiHidden/>
    <w:unhideWhenUsed/>
    <w:rsid w:val="000A71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7127"/>
    <w:rPr>
      <w:rFonts w:ascii="Segoe UI" w:hAnsi="Segoe UI" w:cs="Segoe UI"/>
      <w:sz w:val="18"/>
      <w:szCs w:val="18"/>
    </w:rPr>
  </w:style>
  <w:style w:type="character" w:styleId="PlaceholderText">
    <w:name w:val="Placeholder Text"/>
    <w:basedOn w:val="DefaultParagraphFont"/>
    <w:uiPriority w:val="99"/>
    <w:semiHidden/>
    <w:rsid w:val="00A146BC"/>
    <w:rPr>
      <w:color w:val="808080"/>
    </w:rPr>
  </w:style>
  <w:style w:type="paragraph" w:styleId="Revision">
    <w:name w:val="Revision"/>
    <w:hidden/>
    <w:uiPriority w:val="99"/>
    <w:semiHidden/>
    <w:rsid w:val="001744FC"/>
    <w:pPr>
      <w:spacing w:after="0" w:line="240" w:lineRule="auto"/>
    </w:pPr>
  </w:style>
  <w:style w:type="character" w:styleId="UnresolvedMention">
    <w:name w:val="Unresolved Mention"/>
    <w:basedOn w:val="DefaultParagraphFont"/>
    <w:uiPriority w:val="99"/>
    <w:semiHidden/>
    <w:unhideWhenUsed/>
    <w:rsid w:val="00547D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5527863">
      <w:bodyDiv w:val="1"/>
      <w:marLeft w:val="0"/>
      <w:marRight w:val="0"/>
      <w:marTop w:val="0"/>
      <w:marBottom w:val="0"/>
      <w:divBdr>
        <w:top w:val="none" w:sz="0" w:space="0" w:color="auto"/>
        <w:left w:val="none" w:sz="0" w:space="0" w:color="auto"/>
        <w:bottom w:val="none" w:sz="0" w:space="0" w:color="auto"/>
        <w:right w:val="none" w:sz="0" w:space="0" w:color="auto"/>
      </w:divBdr>
    </w:div>
    <w:div w:id="1334452322">
      <w:bodyDiv w:val="1"/>
      <w:marLeft w:val="0"/>
      <w:marRight w:val="0"/>
      <w:marTop w:val="0"/>
      <w:marBottom w:val="0"/>
      <w:divBdr>
        <w:top w:val="none" w:sz="0" w:space="0" w:color="auto"/>
        <w:left w:val="none" w:sz="0" w:space="0" w:color="auto"/>
        <w:bottom w:val="none" w:sz="0" w:space="0" w:color="auto"/>
        <w:right w:val="none" w:sz="0" w:space="0" w:color="auto"/>
      </w:divBdr>
    </w:div>
    <w:div w:id="152516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80/13218710802242011" TargetMode="External"/><Relationship Id="rId21" Type="http://schemas.openxmlformats.org/officeDocument/2006/relationships/comments" Target="comments.xml"/><Relationship Id="rId42" Type="http://schemas.openxmlformats.org/officeDocument/2006/relationships/hyperlink" Target="https://doi.org/10.2147/NDT.S56870" TargetMode="External"/><Relationship Id="rId47" Type="http://schemas.openxmlformats.org/officeDocument/2006/relationships/hyperlink" Target="https://doi.org/10.1017/S1352465806002852" TargetMode="External"/><Relationship Id="rId63" Type="http://schemas.openxmlformats.org/officeDocument/2006/relationships/hyperlink" Target="http://dx.doi.org/10.1037/xge0000286" TargetMode="External"/><Relationship Id="rId68" Type="http://schemas.openxmlformats.org/officeDocument/2006/relationships/hyperlink" Target="https://doi.org/10.1016/j.jbtep.2016.07.004" TargetMode="External"/><Relationship Id="rId84" Type="http://schemas.openxmlformats.org/officeDocument/2006/relationships/hyperlink" Target="https://doi.org/10.1503/jpn.090025" TargetMode="External"/><Relationship Id="rId89" Type="http://schemas.openxmlformats.org/officeDocument/2006/relationships/hyperlink" Target="https://doi.org/10.31234/osf.io/t7dn2" TargetMode="External"/><Relationship Id="rId16" Type="http://schemas.openxmlformats.org/officeDocument/2006/relationships/image" Target="media/image6.tif"/><Relationship Id="rId11" Type="http://schemas.openxmlformats.org/officeDocument/2006/relationships/image" Target="media/image1.tiff"/><Relationship Id="rId32" Type="http://schemas.openxmlformats.org/officeDocument/2006/relationships/hyperlink" Target="https://doi.org/10.1016/j.jbtep.2016.07.017" TargetMode="External"/><Relationship Id="rId37" Type="http://schemas.openxmlformats.org/officeDocument/2006/relationships/hyperlink" Target="https://doi.org/10.1037/law0000006" TargetMode="External"/><Relationship Id="rId53" Type="http://schemas.openxmlformats.org/officeDocument/2006/relationships/hyperlink" Target="https://doi.org/10.1038/s41398-017-0040-3" TargetMode="External"/><Relationship Id="rId58" Type="http://schemas.openxmlformats.org/officeDocument/2006/relationships/hyperlink" Target="https://doi.org/10.1176/appi.ajp.160.1.13" TargetMode="External"/><Relationship Id="rId74" Type="http://schemas.openxmlformats.org/officeDocument/2006/relationships/hyperlink" Target="https://doi.org/10.1093/oxfordjournals.schbul.a007116" TargetMode="External"/><Relationship Id="rId79" Type="http://schemas.openxmlformats.org/officeDocument/2006/relationships/hyperlink" Target="https://doi.org/10.1177/0886260506298827" TargetMode="External"/><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hyperlink" Target="https://doi.org/10.1017/S003329171900357X" TargetMode="External"/><Relationship Id="rId95" Type="http://schemas.openxmlformats.org/officeDocument/2006/relationships/hyperlink" Target="http://dx.doi.org/10.1097/01.nmd.0000239907.83668.aa" TargetMode="External"/><Relationship Id="rId22" Type="http://schemas.microsoft.com/office/2011/relationships/commentsExtended" Target="commentsExtended.xml"/><Relationship Id="rId27" Type="http://schemas.openxmlformats.org/officeDocument/2006/relationships/hyperlink" Target="https://doi.org/10.3758/s13428-019-01237-x" TargetMode="External"/><Relationship Id="rId43" Type="http://schemas.openxmlformats.org/officeDocument/2006/relationships/hyperlink" Target="https://doi.org/10.1017/S0033291796004175" TargetMode="External"/><Relationship Id="rId48" Type="http://schemas.openxmlformats.org/officeDocument/2006/relationships/hyperlink" Target="https://doi.org/10.1523/JNEUROSCI.4236-11.2011" TargetMode="External"/><Relationship Id="rId64" Type="http://schemas.openxmlformats.org/officeDocument/2006/relationships/hyperlink" Target="https://doi.org/10.1097/01.nmd.0000221353.44132.25" TargetMode="External"/><Relationship Id="rId69" Type="http://schemas.openxmlformats.org/officeDocument/2006/relationships/hyperlink" Target="https://doi.org/10.1348/014466505X35678" TargetMode="External"/><Relationship Id="rId80" Type="http://schemas.openxmlformats.org/officeDocument/2006/relationships/hyperlink" Target="https://doi.org/10.1093/schbul/sbu187" TargetMode="External"/><Relationship Id="rId85" Type="http://schemas.openxmlformats.org/officeDocument/2006/relationships/hyperlink" Target="https://doi.org/10.1093/schbul/sbab108" TargetMode="External"/><Relationship Id="rId12" Type="http://schemas.openxmlformats.org/officeDocument/2006/relationships/image" Target="media/image2.tiff"/><Relationship Id="rId17" Type="http://schemas.openxmlformats.org/officeDocument/2006/relationships/image" Target="media/image7.tiff"/><Relationship Id="rId33" Type="http://schemas.openxmlformats.org/officeDocument/2006/relationships/hyperlink" Target="https://doi.org/10.1192/bjp.191.51.s38" TargetMode="External"/><Relationship Id="rId38" Type="http://schemas.openxmlformats.org/officeDocument/2006/relationships/hyperlink" Target="https://doi.org/10.1080/19409044.2014.901437" TargetMode="External"/><Relationship Id="rId59" Type="http://schemas.openxmlformats.org/officeDocument/2006/relationships/hyperlink" Target="https://doi.org/10.1371/journal.pcbi.1006319" TargetMode="External"/><Relationship Id="rId103"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hyperlink" Target="https://doi.org/10.1093/schbul/sbv150" TargetMode="External"/><Relationship Id="rId54" Type="http://schemas.openxmlformats.org/officeDocument/2006/relationships/hyperlink" Target="https://doi.org/10.1523/JNEUROSCI.0192-18.2018" TargetMode="External"/><Relationship Id="rId62" Type="http://schemas.openxmlformats.org/officeDocument/2006/relationships/hyperlink" Target="https://kdef.se/" TargetMode="External"/><Relationship Id="rId70" Type="http://schemas.openxmlformats.org/officeDocument/2006/relationships/hyperlink" Target="https://doi.org/10.1348/014466506X129862" TargetMode="External"/><Relationship Id="rId75" Type="http://schemas.openxmlformats.org/officeDocument/2006/relationships/hyperlink" Target="https://doi.org/10.1037/h0023653" TargetMode="External"/><Relationship Id="rId83" Type="http://schemas.openxmlformats.org/officeDocument/2006/relationships/hyperlink" Target="https://doi.org/10.1016/j.neuron.2013.10.047" TargetMode="External"/><Relationship Id="rId88" Type="http://schemas.openxmlformats.org/officeDocument/2006/relationships/hyperlink" Target="https://doi.org/10.1093/jleo/ewq019" TargetMode="External"/><Relationship Id="rId91" Type="http://schemas.openxmlformats.org/officeDocument/2006/relationships/hyperlink" Target="https://doi.org/10.1093/schbul/sbj021" TargetMode="External"/><Relationship Id="rId96" Type="http://schemas.openxmlformats.org/officeDocument/2006/relationships/hyperlink" Target="https://doi.org/10.5127/jep.01711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iff"/><Relationship Id="rId23" Type="http://schemas.microsoft.com/office/2016/09/relationships/commentsIds" Target="commentsIds.xml"/><Relationship Id="rId28" Type="http://schemas.openxmlformats.org/officeDocument/2006/relationships/hyperlink" Target="https://doi.org/10.1371/journal.pcbi.1004164" TargetMode="External"/><Relationship Id="rId36" Type="http://schemas.openxmlformats.org/officeDocument/2006/relationships/hyperlink" Target="https://doi.org/10.17605/OSF.IO/A3947" TargetMode="External"/><Relationship Id="rId49" Type="http://schemas.openxmlformats.org/officeDocument/2006/relationships/hyperlink" Target="https://doi.org/10.1016/j.cogpsych.2019.02.002" TargetMode="External"/><Relationship Id="rId57" Type="http://schemas.openxmlformats.org/officeDocument/2006/relationships/hyperlink" Target="https://doi.org/10.1080/14640748808402300" TargetMode="External"/><Relationship Id="rId10" Type="http://schemas.openxmlformats.org/officeDocument/2006/relationships/hyperlink" Target="https://aspredicted.org/blind.php?x=5qr89i" TargetMode="External"/><Relationship Id="rId31" Type="http://schemas.openxmlformats.org/officeDocument/2006/relationships/hyperlink" Target="http://dx.doi.org/10.1177/0004867411435291" TargetMode="External"/><Relationship Id="rId44" Type="http://schemas.openxmlformats.org/officeDocument/2006/relationships/hyperlink" Target="https://doi.org/10.1037/0278-7393.34.1.186" TargetMode="External"/><Relationship Id="rId52" Type="http://schemas.openxmlformats.org/officeDocument/2006/relationships/hyperlink" Target="https://doi.org/10.1523/JNEUROSCI.3194-20.2021" TargetMode="External"/><Relationship Id="rId60" Type="http://schemas.openxmlformats.org/officeDocument/2006/relationships/hyperlink" Target="https://doi.org/10.1093/schbul/sbn069" TargetMode="External"/><Relationship Id="rId65" Type="http://schemas.openxmlformats.org/officeDocument/2006/relationships/hyperlink" Target="https://doi.org/10.1093/schbul/sbw056" TargetMode="External"/><Relationship Id="rId73" Type="http://schemas.openxmlformats.org/officeDocument/2006/relationships/hyperlink" Target="https://doi.org/10.1146/annurev-neuro-092019-100200" TargetMode="External"/><Relationship Id="rId78" Type="http://schemas.openxmlformats.org/officeDocument/2006/relationships/hyperlink" Target="https://doi.org/10.1177/0963721415596228" TargetMode="External"/><Relationship Id="rId81" Type="http://schemas.openxmlformats.org/officeDocument/2006/relationships/hyperlink" Target="https://doi.org/10.1080/13546805.2016.1192025" TargetMode="External"/><Relationship Id="rId86" Type="http://schemas.openxmlformats.org/officeDocument/2006/relationships/hyperlink" Target="https://doi.org/10.1371/journal.pone.0121347" TargetMode="External"/><Relationship Id="rId94" Type="http://schemas.openxmlformats.org/officeDocument/2006/relationships/hyperlink" Target="https://doi.org/10.1016/j.brat.2006.09.002" TargetMode="External"/><Relationship Id="rId99" Type="http://schemas.openxmlformats.org/officeDocument/2006/relationships/hyperlink" Target="https://doi.org/10.1017/S0033291796004540" TargetMode="External"/><Relationship Id="rId101" Type="http://schemas.openxmlformats.org/officeDocument/2006/relationships/hyperlink" Target="https://doi.org/10.1016/j.psychres.2012.01.004" TargetMode="External"/><Relationship Id="rId4" Type="http://schemas.openxmlformats.org/officeDocument/2006/relationships/settings" Target="settings.xml"/><Relationship Id="rId9" Type="http://schemas.openxmlformats.org/officeDocument/2006/relationships/hyperlink" Target="http://www.gorilla.sc" TargetMode="External"/><Relationship Id="rId13" Type="http://schemas.openxmlformats.org/officeDocument/2006/relationships/image" Target="media/image3.tiff"/><Relationship Id="rId18" Type="http://schemas.openxmlformats.org/officeDocument/2006/relationships/image" Target="media/image8.jpeg"/><Relationship Id="rId39" Type="http://schemas.openxmlformats.org/officeDocument/2006/relationships/hyperlink" Target="https://doi.org/10.1523/JNEUROSCI.4010-11.2012" TargetMode="External"/><Relationship Id="rId34" Type="http://schemas.openxmlformats.org/officeDocument/2006/relationships/hyperlink" Target="https://doi.org/10.1097/00005053-200201000-00007" TargetMode="External"/><Relationship Id="rId50" Type="http://schemas.openxmlformats.org/officeDocument/2006/relationships/hyperlink" Target="https://doi.ord/10.1097/00005053-199104000-00003" TargetMode="External"/><Relationship Id="rId55" Type="http://schemas.openxmlformats.org/officeDocument/2006/relationships/hyperlink" Target="https://doi.org/10.1017/S0033291720003578" TargetMode="External"/><Relationship Id="rId76" Type="http://schemas.openxmlformats.org/officeDocument/2006/relationships/hyperlink" Target="https://doi.org/10.3758/s13423-017-1369-6" TargetMode="External"/><Relationship Id="rId97" Type="http://schemas.openxmlformats.org/officeDocument/2006/relationships/hyperlink" Target="https://doi.org/10.5964/ejop.v13i3.1181" TargetMode="External"/><Relationship Id="rId10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doi.org/10.1080/13546805.2010.548678" TargetMode="External"/><Relationship Id="rId92" Type="http://schemas.openxmlformats.org/officeDocument/2006/relationships/hyperlink" Target="https://doi.org/10.1080/13546805.2013.861350" TargetMode="External"/><Relationship Id="rId2" Type="http://schemas.openxmlformats.org/officeDocument/2006/relationships/numbering" Target="numbering.xml"/><Relationship Id="rId29" Type="http://schemas.openxmlformats.org/officeDocument/2006/relationships/hyperlink" Target="https://doi.org/10.1093/brain/awz051" TargetMode="External"/><Relationship Id="rId24" Type="http://schemas.microsoft.com/office/2018/08/relationships/commentsExtensible" Target="commentsExtensible.xml"/><Relationship Id="rId40" Type="http://schemas.openxmlformats.org/officeDocument/2006/relationships/hyperlink" Target="http://dx.doi.org/10.1111/j.2044-8260.1997.tb01262.x" TargetMode="External"/><Relationship Id="rId45" Type="http://schemas.openxmlformats.org/officeDocument/2006/relationships/hyperlink" Target="https://doi.org/10.1080/13546800600750597" TargetMode="External"/><Relationship Id="rId66" Type="http://schemas.openxmlformats.org/officeDocument/2006/relationships/hyperlink" Target="https://doi.org/10.1080/13546800544000046" TargetMode="External"/><Relationship Id="rId87" Type="http://schemas.openxmlformats.org/officeDocument/2006/relationships/hyperlink" Target="https://doi.org/10.1016/j.cpr.2016.05.001" TargetMode="External"/><Relationship Id="rId61" Type="http://schemas.openxmlformats.org/officeDocument/2006/relationships/hyperlink" Target="https://doi.org/10.1016/j.jbtep.2010.09.005" TargetMode="External"/><Relationship Id="rId82" Type="http://schemas.openxmlformats.org/officeDocument/2006/relationships/hyperlink" Target="https://doi.org/10.1016/j.schres.2011.08.008" TargetMode="External"/><Relationship Id="rId19" Type="http://schemas.openxmlformats.org/officeDocument/2006/relationships/image" Target="media/image9.tiff"/><Relationship Id="rId14" Type="http://schemas.openxmlformats.org/officeDocument/2006/relationships/image" Target="media/image4.tiff"/><Relationship Id="rId30" Type="http://schemas.openxmlformats.org/officeDocument/2006/relationships/hyperlink" Target="https://doi.org/10.1111/j.1742-9536.2011.00032.x" TargetMode="External"/><Relationship Id="rId35" Type="http://schemas.openxmlformats.org/officeDocument/2006/relationships/hyperlink" Target="https://doi.org/10.1093/cercor/bht286" TargetMode="External"/><Relationship Id="rId56" Type="http://schemas.openxmlformats.org/officeDocument/2006/relationships/hyperlink" Target="https://doi.org/10.1027/2151-2604/a000333" TargetMode="External"/><Relationship Id="rId77" Type="http://schemas.openxmlformats.org/officeDocument/2006/relationships/hyperlink" Target="https://doi.org/10.3389/fpsyt.2020.568942" TargetMode="External"/><Relationship Id="rId100" Type="http://schemas.openxmlformats.org/officeDocument/2006/relationships/hyperlink" Target="https://doi.org/10.1080/08039480801963135" TargetMode="External"/><Relationship Id="rId105" Type="http://schemas.openxmlformats.org/officeDocument/2006/relationships/theme" Target="theme/theme1.xml"/><Relationship Id="rId8" Type="http://schemas.openxmlformats.org/officeDocument/2006/relationships/hyperlink" Target="https://www.prolific.co/" TargetMode="External"/><Relationship Id="rId51" Type="http://schemas.openxmlformats.org/officeDocument/2006/relationships/hyperlink" Target="https://doi.org/10.1016/j.schres.2013.08.035" TargetMode="External"/><Relationship Id="rId72" Type="http://schemas.openxmlformats.org/officeDocument/2006/relationships/hyperlink" Target="https://doi.org/10.1037/1076-8971.12.1.36" TargetMode="External"/><Relationship Id="rId93" Type="http://schemas.openxmlformats.org/officeDocument/2006/relationships/hyperlink" Target="https://doi.org/10.1017/S0033291714002359" TargetMode="External"/><Relationship Id="rId98" Type="http://schemas.openxmlformats.org/officeDocument/2006/relationships/hyperlink" Target="https://doi.org/10.1002/cpp.607" TargetMode="External"/><Relationship Id="rId3" Type="http://schemas.openxmlformats.org/officeDocument/2006/relationships/styles" Target="styles.xml"/><Relationship Id="rId25" Type="http://schemas.openxmlformats.org/officeDocument/2006/relationships/hyperlink" Target="https://doi.org/10.1523/JNEUROSCI.3163-17.2018" TargetMode="External"/><Relationship Id="rId46" Type="http://schemas.openxmlformats.org/officeDocument/2006/relationships/hyperlink" Target="https://doi.org/10.1146/annurev-psych-122414-033645" TargetMode="External"/><Relationship Id="rId67" Type="http://schemas.openxmlformats.org/officeDocument/2006/relationships/hyperlink" Target="https://doi.org/10.1155/2012/3840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3C0B2-9FC3-46AF-8EB0-B5E5599B6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3531</TotalTime>
  <Pages>47</Pages>
  <Words>17484</Words>
  <Characters>99663</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Furl, Nicholas</dc:creator>
  <cp:keywords/>
  <dc:description/>
  <cp:lastModifiedBy>Furl, Nicholas</cp:lastModifiedBy>
  <cp:revision>287</cp:revision>
  <cp:lastPrinted>2022-07-20T22:13:00Z</cp:lastPrinted>
  <dcterms:created xsi:type="dcterms:W3CDTF">2024-10-01T10:45:00Z</dcterms:created>
  <dcterms:modified xsi:type="dcterms:W3CDTF">2024-10-07T07:31:00Z</dcterms:modified>
</cp:coreProperties>
</file>